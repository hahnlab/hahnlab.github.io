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22BE68" w14:textId="258D813A" w:rsidR="00E76B2B" w:rsidRPr="00E76B2B" w:rsidRDefault="00E76B2B" w:rsidP="00E76B2B">
      <w:pPr>
        <w:spacing w:after="200" w:line="240" w:lineRule="auto"/>
        <w:jc w:val="center"/>
        <w:rPr>
          <w:rFonts w:ascii="Times New Roman" w:hAnsi="Times New Roman" w:cs="Times New Roman"/>
          <w:b/>
          <w:bCs/>
          <w:color w:val="000000"/>
          <w:sz w:val="28"/>
          <w:szCs w:val="28"/>
          <w:lang w:val="en-US"/>
        </w:rPr>
      </w:pPr>
      <w:r w:rsidRPr="00E76B2B">
        <w:rPr>
          <w:rFonts w:ascii="Times New Roman" w:hAnsi="Times New Roman" w:cs="Times New Roman"/>
          <w:b/>
          <w:bCs/>
          <w:color w:val="000000"/>
          <w:sz w:val="28"/>
          <w:szCs w:val="28"/>
          <w:lang w:val="en-US"/>
        </w:rPr>
        <w:t xml:space="preserve">Gene </w:t>
      </w:r>
      <w:r w:rsidR="003F605F">
        <w:rPr>
          <w:rFonts w:ascii="Times New Roman" w:hAnsi="Times New Roman" w:cs="Times New Roman"/>
          <w:b/>
          <w:bCs/>
          <w:color w:val="000000"/>
          <w:sz w:val="28"/>
          <w:szCs w:val="28"/>
          <w:lang w:val="en-US"/>
        </w:rPr>
        <w:t>c</w:t>
      </w:r>
      <w:r w:rsidRPr="00E76B2B">
        <w:rPr>
          <w:rFonts w:ascii="Times New Roman" w:hAnsi="Times New Roman" w:cs="Times New Roman"/>
          <w:b/>
          <w:bCs/>
          <w:color w:val="000000"/>
          <w:sz w:val="28"/>
          <w:szCs w:val="28"/>
          <w:lang w:val="en-US"/>
        </w:rPr>
        <w:t xml:space="preserve">ontent </w:t>
      </w:r>
      <w:r w:rsidR="003F605F">
        <w:rPr>
          <w:rFonts w:ascii="Times New Roman" w:hAnsi="Times New Roman" w:cs="Times New Roman"/>
          <w:b/>
          <w:bCs/>
          <w:color w:val="000000"/>
          <w:sz w:val="28"/>
          <w:szCs w:val="28"/>
          <w:lang w:val="en-US"/>
        </w:rPr>
        <w:t>e</w:t>
      </w:r>
      <w:r w:rsidRPr="00E76B2B">
        <w:rPr>
          <w:rFonts w:ascii="Times New Roman" w:hAnsi="Times New Roman" w:cs="Times New Roman"/>
          <w:b/>
          <w:bCs/>
          <w:color w:val="000000"/>
          <w:sz w:val="28"/>
          <w:szCs w:val="28"/>
          <w:lang w:val="en-US"/>
        </w:rPr>
        <w:t>volution in the Arthropods</w:t>
      </w:r>
    </w:p>
    <w:p w14:paraId="394251A1" w14:textId="526CA5A7" w:rsidR="002A2DCA" w:rsidRPr="00616769" w:rsidRDefault="00951089" w:rsidP="00616769">
      <w:pPr>
        <w:spacing w:after="200" w:line="240" w:lineRule="auto"/>
        <w:jc w:val="center"/>
        <w:rPr>
          <w:rFonts w:ascii="-webkit-standard" w:hAnsi="-webkit-standard" w:cs="Times New Roman"/>
          <w:color w:val="000000"/>
          <w:sz w:val="24"/>
          <w:szCs w:val="24"/>
          <w:lang w:val="en-US"/>
        </w:rPr>
      </w:pPr>
      <w:r>
        <w:rPr>
          <w:rFonts w:ascii="Times New Roman" w:eastAsia="Times New Roman" w:hAnsi="Times New Roman" w:cs="Times New Roman"/>
          <w:b/>
          <w:sz w:val="28"/>
          <w:szCs w:val="28"/>
        </w:rPr>
        <w:t xml:space="preserve">Supplementary </w:t>
      </w:r>
      <w:r w:rsidR="003F605F">
        <w:rPr>
          <w:rFonts w:ascii="Times New Roman" w:eastAsia="Times New Roman" w:hAnsi="Times New Roman" w:cs="Times New Roman"/>
          <w:b/>
          <w:sz w:val="28"/>
          <w:szCs w:val="28"/>
        </w:rPr>
        <w:t>m</w:t>
      </w:r>
      <w:r>
        <w:rPr>
          <w:rFonts w:ascii="Times New Roman" w:eastAsia="Times New Roman" w:hAnsi="Times New Roman" w:cs="Times New Roman"/>
          <w:b/>
          <w:sz w:val="28"/>
          <w:szCs w:val="28"/>
        </w:rPr>
        <w:t>aterials</w:t>
      </w:r>
    </w:p>
    <w:sdt>
      <w:sdtPr>
        <w:rPr>
          <w:rFonts w:ascii="Arial" w:eastAsia="Arial" w:hAnsi="Arial" w:cs="Arial"/>
          <w:b w:val="0"/>
          <w:bCs w:val="0"/>
          <w:color w:val="auto"/>
          <w:sz w:val="22"/>
          <w:szCs w:val="22"/>
          <w:lang w:val="en"/>
        </w:rPr>
        <w:id w:val="-1479211884"/>
        <w:docPartObj>
          <w:docPartGallery w:val="Table of Contents"/>
          <w:docPartUnique/>
        </w:docPartObj>
      </w:sdtPr>
      <w:sdtEndPr>
        <w:rPr>
          <w:noProof/>
        </w:rPr>
      </w:sdtEndPr>
      <w:sdtContent>
        <w:p w14:paraId="61CDF80D" w14:textId="3E1C04A6" w:rsidR="002A2DCA" w:rsidRDefault="002A2DCA">
          <w:pPr>
            <w:pStyle w:val="TOCHeading"/>
          </w:pPr>
          <w:r>
            <w:t>Table of Contents</w:t>
          </w:r>
        </w:p>
        <w:p w14:paraId="4122242C" w14:textId="1242B175" w:rsidR="00724E86" w:rsidRDefault="002A2DCA">
          <w:pPr>
            <w:pStyle w:val="TOC1"/>
            <w:tabs>
              <w:tab w:val="right" w:pos="9350"/>
            </w:tabs>
            <w:rPr>
              <w:rFonts w:eastAsiaTheme="minorEastAsia" w:cstheme="minorBidi"/>
              <w:b w:val="0"/>
              <w:bCs w:val="0"/>
              <w:caps w:val="0"/>
              <w:noProof/>
              <w:sz w:val="24"/>
              <w:szCs w:val="24"/>
              <w:u w:val="none"/>
              <w:lang w:val="en-US"/>
            </w:rPr>
          </w:pPr>
          <w:r>
            <w:rPr>
              <w:b w:val="0"/>
              <w:bCs w:val="0"/>
              <w:smallCaps/>
            </w:rPr>
            <w:fldChar w:fldCharType="begin"/>
          </w:r>
          <w:r>
            <w:instrText xml:space="preserve"> TOC \o "1-3" \h \z \u </w:instrText>
          </w:r>
          <w:r>
            <w:rPr>
              <w:b w:val="0"/>
              <w:bCs w:val="0"/>
              <w:smallCaps/>
            </w:rPr>
            <w:fldChar w:fldCharType="separate"/>
          </w:r>
          <w:hyperlink w:anchor="_Toc26815953" w:history="1">
            <w:r w:rsidR="00724E86" w:rsidRPr="005003E5">
              <w:rPr>
                <w:rStyle w:val="Hyperlink"/>
                <w:rFonts w:ascii="Times New Roman" w:eastAsia="Times New Roman" w:hAnsi="Times New Roman" w:cs="Times New Roman"/>
                <w:noProof/>
              </w:rPr>
              <w:t>1. Supplemental Methods</w:t>
            </w:r>
            <w:r w:rsidR="00724E86">
              <w:rPr>
                <w:noProof/>
                <w:webHidden/>
              </w:rPr>
              <w:tab/>
            </w:r>
            <w:r w:rsidR="00724E86">
              <w:rPr>
                <w:noProof/>
                <w:webHidden/>
              </w:rPr>
              <w:fldChar w:fldCharType="begin"/>
            </w:r>
            <w:r w:rsidR="00724E86">
              <w:rPr>
                <w:noProof/>
                <w:webHidden/>
              </w:rPr>
              <w:instrText xml:space="preserve"> PAGEREF _Toc26815953 \h </w:instrText>
            </w:r>
            <w:r w:rsidR="00724E86">
              <w:rPr>
                <w:noProof/>
                <w:webHidden/>
              </w:rPr>
            </w:r>
            <w:r w:rsidR="00724E86">
              <w:rPr>
                <w:noProof/>
                <w:webHidden/>
              </w:rPr>
              <w:fldChar w:fldCharType="separate"/>
            </w:r>
            <w:r w:rsidR="00724E86">
              <w:rPr>
                <w:noProof/>
                <w:webHidden/>
              </w:rPr>
              <w:t>3</w:t>
            </w:r>
            <w:r w:rsidR="00724E86">
              <w:rPr>
                <w:noProof/>
                <w:webHidden/>
              </w:rPr>
              <w:fldChar w:fldCharType="end"/>
            </w:r>
          </w:hyperlink>
        </w:p>
        <w:p w14:paraId="55D295A2" w14:textId="3AE5A3DF" w:rsidR="00724E86" w:rsidRDefault="007B5045">
          <w:pPr>
            <w:pStyle w:val="TOC2"/>
            <w:tabs>
              <w:tab w:val="right" w:pos="9350"/>
            </w:tabs>
            <w:rPr>
              <w:rFonts w:eastAsiaTheme="minorEastAsia" w:cstheme="minorBidi"/>
              <w:b w:val="0"/>
              <w:bCs w:val="0"/>
              <w:smallCaps w:val="0"/>
              <w:noProof/>
              <w:sz w:val="24"/>
              <w:szCs w:val="24"/>
              <w:lang w:val="en-US"/>
            </w:rPr>
          </w:pPr>
          <w:hyperlink w:anchor="_Toc26815954" w:history="1">
            <w:r w:rsidR="00724E86" w:rsidRPr="005003E5">
              <w:rPr>
                <w:rStyle w:val="Hyperlink"/>
                <w:rFonts w:ascii="Times New Roman" w:eastAsia="Times New Roman" w:hAnsi="Times New Roman" w:cs="Times New Roman"/>
                <w:i/>
                <w:noProof/>
              </w:rPr>
              <w:t>1.01 Species Selection and DNA Isolation</w:t>
            </w:r>
            <w:r w:rsidR="00724E86">
              <w:rPr>
                <w:noProof/>
                <w:webHidden/>
              </w:rPr>
              <w:tab/>
            </w:r>
            <w:r w:rsidR="00724E86">
              <w:rPr>
                <w:noProof/>
                <w:webHidden/>
              </w:rPr>
              <w:fldChar w:fldCharType="begin"/>
            </w:r>
            <w:r w:rsidR="00724E86">
              <w:rPr>
                <w:noProof/>
                <w:webHidden/>
              </w:rPr>
              <w:instrText xml:space="preserve"> PAGEREF _Toc26815954 \h </w:instrText>
            </w:r>
            <w:r w:rsidR="00724E86">
              <w:rPr>
                <w:noProof/>
                <w:webHidden/>
              </w:rPr>
            </w:r>
            <w:r w:rsidR="00724E86">
              <w:rPr>
                <w:noProof/>
                <w:webHidden/>
              </w:rPr>
              <w:fldChar w:fldCharType="separate"/>
            </w:r>
            <w:r w:rsidR="00724E86">
              <w:rPr>
                <w:noProof/>
                <w:webHidden/>
              </w:rPr>
              <w:t>3</w:t>
            </w:r>
            <w:r w:rsidR="00724E86">
              <w:rPr>
                <w:noProof/>
                <w:webHidden/>
              </w:rPr>
              <w:fldChar w:fldCharType="end"/>
            </w:r>
          </w:hyperlink>
        </w:p>
        <w:p w14:paraId="0AC3460A" w14:textId="27F29F50" w:rsidR="00724E86" w:rsidRDefault="007B5045">
          <w:pPr>
            <w:pStyle w:val="TOC2"/>
            <w:tabs>
              <w:tab w:val="right" w:pos="9350"/>
            </w:tabs>
            <w:rPr>
              <w:rFonts w:eastAsiaTheme="minorEastAsia" w:cstheme="minorBidi"/>
              <w:b w:val="0"/>
              <w:bCs w:val="0"/>
              <w:smallCaps w:val="0"/>
              <w:noProof/>
              <w:sz w:val="24"/>
              <w:szCs w:val="24"/>
              <w:lang w:val="en-US"/>
            </w:rPr>
          </w:pPr>
          <w:hyperlink w:anchor="_Toc26815955" w:history="1">
            <w:r w:rsidR="00724E86" w:rsidRPr="005003E5">
              <w:rPr>
                <w:rStyle w:val="Hyperlink"/>
                <w:rFonts w:ascii="Times New Roman" w:eastAsia="Times New Roman" w:hAnsi="Times New Roman" w:cs="Times New Roman"/>
                <w:i/>
                <w:noProof/>
              </w:rPr>
              <w:t>1.02 Genome sequencing and assembly strategy</w:t>
            </w:r>
            <w:r w:rsidR="00724E86">
              <w:rPr>
                <w:noProof/>
                <w:webHidden/>
              </w:rPr>
              <w:tab/>
            </w:r>
            <w:r w:rsidR="00724E86">
              <w:rPr>
                <w:noProof/>
                <w:webHidden/>
              </w:rPr>
              <w:fldChar w:fldCharType="begin"/>
            </w:r>
            <w:r w:rsidR="00724E86">
              <w:rPr>
                <w:noProof/>
                <w:webHidden/>
              </w:rPr>
              <w:instrText xml:space="preserve"> PAGEREF _Toc26815955 \h </w:instrText>
            </w:r>
            <w:r w:rsidR="00724E86">
              <w:rPr>
                <w:noProof/>
                <w:webHidden/>
              </w:rPr>
            </w:r>
            <w:r w:rsidR="00724E86">
              <w:rPr>
                <w:noProof/>
                <w:webHidden/>
              </w:rPr>
              <w:fldChar w:fldCharType="separate"/>
            </w:r>
            <w:r w:rsidR="00724E86">
              <w:rPr>
                <w:noProof/>
                <w:webHidden/>
              </w:rPr>
              <w:t>4</w:t>
            </w:r>
            <w:r w:rsidR="00724E86">
              <w:rPr>
                <w:noProof/>
                <w:webHidden/>
              </w:rPr>
              <w:fldChar w:fldCharType="end"/>
            </w:r>
          </w:hyperlink>
        </w:p>
        <w:p w14:paraId="0062AD7A" w14:textId="116359B7" w:rsidR="00724E86" w:rsidRDefault="007B5045">
          <w:pPr>
            <w:pStyle w:val="TOC2"/>
            <w:tabs>
              <w:tab w:val="right" w:pos="9350"/>
            </w:tabs>
            <w:rPr>
              <w:rFonts w:eastAsiaTheme="minorEastAsia" w:cstheme="minorBidi"/>
              <w:b w:val="0"/>
              <w:bCs w:val="0"/>
              <w:smallCaps w:val="0"/>
              <w:noProof/>
              <w:sz w:val="24"/>
              <w:szCs w:val="24"/>
              <w:lang w:val="en-US"/>
            </w:rPr>
          </w:pPr>
          <w:hyperlink w:anchor="_Toc26815956" w:history="1">
            <w:r w:rsidR="00724E86" w:rsidRPr="005003E5">
              <w:rPr>
                <w:rStyle w:val="Hyperlink"/>
                <w:rFonts w:ascii="Times New Roman" w:eastAsia="Times New Roman" w:hAnsi="Times New Roman" w:cs="Times New Roman"/>
                <w:i/>
                <w:noProof/>
              </w:rPr>
              <w:t>1.03 DNA sequencing library preparation</w:t>
            </w:r>
            <w:r w:rsidR="00724E86">
              <w:rPr>
                <w:noProof/>
                <w:webHidden/>
              </w:rPr>
              <w:tab/>
            </w:r>
            <w:r w:rsidR="00724E86">
              <w:rPr>
                <w:noProof/>
                <w:webHidden/>
              </w:rPr>
              <w:fldChar w:fldCharType="begin"/>
            </w:r>
            <w:r w:rsidR="00724E86">
              <w:rPr>
                <w:noProof/>
                <w:webHidden/>
              </w:rPr>
              <w:instrText xml:space="preserve"> PAGEREF _Toc26815956 \h </w:instrText>
            </w:r>
            <w:r w:rsidR="00724E86">
              <w:rPr>
                <w:noProof/>
                <w:webHidden/>
              </w:rPr>
            </w:r>
            <w:r w:rsidR="00724E86">
              <w:rPr>
                <w:noProof/>
                <w:webHidden/>
              </w:rPr>
              <w:fldChar w:fldCharType="separate"/>
            </w:r>
            <w:r w:rsidR="00724E86">
              <w:rPr>
                <w:noProof/>
                <w:webHidden/>
              </w:rPr>
              <w:t>4</w:t>
            </w:r>
            <w:r w:rsidR="00724E86">
              <w:rPr>
                <w:noProof/>
                <w:webHidden/>
              </w:rPr>
              <w:fldChar w:fldCharType="end"/>
            </w:r>
          </w:hyperlink>
        </w:p>
        <w:p w14:paraId="64A5CB81" w14:textId="63A67E5E" w:rsidR="00724E86" w:rsidRDefault="007B5045">
          <w:pPr>
            <w:pStyle w:val="TOC2"/>
            <w:tabs>
              <w:tab w:val="right" w:pos="9350"/>
            </w:tabs>
            <w:rPr>
              <w:rFonts w:eastAsiaTheme="minorEastAsia" w:cstheme="minorBidi"/>
              <w:b w:val="0"/>
              <w:bCs w:val="0"/>
              <w:smallCaps w:val="0"/>
              <w:noProof/>
              <w:sz w:val="24"/>
              <w:szCs w:val="24"/>
              <w:lang w:val="en-US"/>
            </w:rPr>
          </w:pPr>
          <w:hyperlink w:anchor="_Toc26815957" w:history="1">
            <w:r w:rsidR="00724E86" w:rsidRPr="005003E5">
              <w:rPr>
                <w:rStyle w:val="Hyperlink"/>
                <w:rFonts w:ascii="Times New Roman" w:eastAsia="Times New Roman" w:hAnsi="Times New Roman" w:cs="Times New Roman"/>
                <w:i/>
                <w:noProof/>
              </w:rPr>
              <w:t>1.04 DNA sequencing</w:t>
            </w:r>
            <w:r w:rsidR="00724E86">
              <w:rPr>
                <w:noProof/>
                <w:webHidden/>
              </w:rPr>
              <w:tab/>
            </w:r>
            <w:r w:rsidR="00724E86">
              <w:rPr>
                <w:noProof/>
                <w:webHidden/>
              </w:rPr>
              <w:fldChar w:fldCharType="begin"/>
            </w:r>
            <w:r w:rsidR="00724E86">
              <w:rPr>
                <w:noProof/>
                <w:webHidden/>
              </w:rPr>
              <w:instrText xml:space="preserve"> PAGEREF _Toc26815957 \h </w:instrText>
            </w:r>
            <w:r w:rsidR="00724E86">
              <w:rPr>
                <w:noProof/>
                <w:webHidden/>
              </w:rPr>
            </w:r>
            <w:r w:rsidR="00724E86">
              <w:rPr>
                <w:noProof/>
                <w:webHidden/>
              </w:rPr>
              <w:fldChar w:fldCharType="separate"/>
            </w:r>
            <w:r w:rsidR="00724E86">
              <w:rPr>
                <w:noProof/>
                <w:webHidden/>
              </w:rPr>
              <w:t>5</w:t>
            </w:r>
            <w:r w:rsidR="00724E86">
              <w:rPr>
                <w:noProof/>
                <w:webHidden/>
              </w:rPr>
              <w:fldChar w:fldCharType="end"/>
            </w:r>
          </w:hyperlink>
        </w:p>
        <w:p w14:paraId="477CF7D2" w14:textId="1DF575E6" w:rsidR="00724E86" w:rsidRDefault="007B5045">
          <w:pPr>
            <w:pStyle w:val="TOC2"/>
            <w:tabs>
              <w:tab w:val="right" w:pos="9350"/>
            </w:tabs>
            <w:rPr>
              <w:rFonts w:eastAsiaTheme="minorEastAsia" w:cstheme="minorBidi"/>
              <w:b w:val="0"/>
              <w:bCs w:val="0"/>
              <w:smallCaps w:val="0"/>
              <w:noProof/>
              <w:sz w:val="24"/>
              <w:szCs w:val="24"/>
              <w:lang w:val="en-US"/>
            </w:rPr>
          </w:pPr>
          <w:hyperlink w:anchor="_Toc26815958" w:history="1">
            <w:r w:rsidR="00724E86" w:rsidRPr="005003E5">
              <w:rPr>
                <w:rStyle w:val="Hyperlink"/>
                <w:rFonts w:ascii="Times New Roman" w:eastAsia="Times New Roman" w:hAnsi="Times New Roman" w:cs="Times New Roman"/>
                <w:i/>
                <w:noProof/>
              </w:rPr>
              <w:t>1.05 Genome assembly</w:t>
            </w:r>
            <w:r w:rsidR="00724E86">
              <w:rPr>
                <w:noProof/>
                <w:webHidden/>
              </w:rPr>
              <w:tab/>
            </w:r>
            <w:r w:rsidR="00724E86">
              <w:rPr>
                <w:noProof/>
                <w:webHidden/>
              </w:rPr>
              <w:fldChar w:fldCharType="begin"/>
            </w:r>
            <w:r w:rsidR="00724E86">
              <w:rPr>
                <w:noProof/>
                <w:webHidden/>
              </w:rPr>
              <w:instrText xml:space="preserve"> PAGEREF _Toc26815958 \h </w:instrText>
            </w:r>
            <w:r w:rsidR="00724E86">
              <w:rPr>
                <w:noProof/>
                <w:webHidden/>
              </w:rPr>
            </w:r>
            <w:r w:rsidR="00724E86">
              <w:rPr>
                <w:noProof/>
                <w:webHidden/>
              </w:rPr>
              <w:fldChar w:fldCharType="separate"/>
            </w:r>
            <w:r w:rsidR="00724E86">
              <w:rPr>
                <w:noProof/>
                <w:webHidden/>
              </w:rPr>
              <w:t>5</w:t>
            </w:r>
            <w:r w:rsidR="00724E86">
              <w:rPr>
                <w:noProof/>
                <w:webHidden/>
              </w:rPr>
              <w:fldChar w:fldCharType="end"/>
            </w:r>
          </w:hyperlink>
        </w:p>
        <w:p w14:paraId="203C00FE" w14:textId="1B1DED77" w:rsidR="00724E86" w:rsidRDefault="007B5045">
          <w:pPr>
            <w:pStyle w:val="TOC2"/>
            <w:tabs>
              <w:tab w:val="right" w:pos="9350"/>
            </w:tabs>
            <w:rPr>
              <w:rFonts w:eastAsiaTheme="minorEastAsia" w:cstheme="minorBidi"/>
              <w:b w:val="0"/>
              <w:bCs w:val="0"/>
              <w:smallCaps w:val="0"/>
              <w:noProof/>
              <w:sz w:val="24"/>
              <w:szCs w:val="24"/>
              <w:lang w:val="en-US"/>
            </w:rPr>
          </w:pPr>
          <w:hyperlink w:anchor="_Toc26815959" w:history="1">
            <w:r w:rsidR="00724E86" w:rsidRPr="005003E5">
              <w:rPr>
                <w:rStyle w:val="Hyperlink"/>
                <w:rFonts w:ascii="Times New Roman" w:eastAsia="Times New Roman" w:hAnsi="Times New Roman" w:cs="Times New Roman"/>
                <w:i/>
                <w:noProof/>
              </w:rPr>
              <w:t>1.06 Platanus assembly of a dipluran</w:t>
            </w:r>
            <w:r w:rsidR="00724E86">
              <w:rPr>
                <w:noProof/>
                <w:webHidden/>
              </w:rPr>
              <w:tab/>
            </w:r>
            <w:r w:rsidR="00724E86">
              <w:rPr>
                <w:noProof/>
                <w:webHidden/>
              </w:rPr>
              <w:fldChar w:fldCharType="begin"/>
            </w:r>
            <w:r w:rsidR="00724E86">
              <w:rPr>
                <w:noProof/>
                <w:webHidden/>
              </w:rPr>
              <w:instrText xml:space="preserve"> PAGEREF _Toc26815959 \h </w:instrText>
            </w:r>
            <w:r w:rsidR="00724E86">
              <w:rPr>
                <w:noProof/>
                <w:webHidden/>
              </w:rPr>
            </w:r>
            <w:r w:rsidR="00724E86">
              <w:rPr>
                <w:noProof/>
                <w:webHidden/>
              </w:rPr>
              <w:fldChar w:fldCharType="separate"/>
            </w:r>
            <w:r w:rsidR="00724E86">
              <w:rPr>
                <w:noProof/>
                <w:webHidden/>
              </w:rPr>
              <w:t>6</w:t>
            </w:r>
            <w:r w:rsidR="00724E86">
              <w:rPr>
                <w:noProof/>
                <w:webHidden/>
              </w:rPr>
              <w:fldChar w:fldCharType="end"/>
            </w:r>
          </w:hyperlink>
        </w:p>
        <w:p w14:paraId="38FED19D" w14:textId="71B57A19" w:rsidR="00724E86" w:rsidRDefault="007B5045">
          <w:pPr>
            <w:pStyle w:val="TOC2"/>
            <w:tabs>
              <w:tab w:val="right" w:pos="9350"/>
            </w:tabs>
            <w:rPr>
              <w:rFonts w:eastAsiaTheme="minorEastAsia" w:cstheme="minorBidi"/>
              <w:b w:val="0"/>
              <w:bCs w:val="0"/>
              <w:smallCaps w:val="0"/>
              <w:noProof/>
              <w:sz w:val="24"/>
              <w:szCs w:val="24"/>
              <w:lang w:val="en-US"/>
            </w:rPr>
          </w:pPr>
          <w:hyperlink w:anchor="_Toc26815960" w:history="1">
            <w:r w:rsidR="00724E86" w:rsidRPr="005003E5">
              <w:rPr>
                <w:rStyle w:val="Hyperlink"/>
                <w:rFonts w:ascii="Times New Roman" w:eastAsia="Times New Roman" w:hAnsi="Times New Roman" w:cs="Times New Roman"/>
                <w:i/>
                <w:noProof/>
              </w:rPr>
              <w:t>1.07 Redundans genome assembly improvement</w:t>
            </w:r>
            <w:r w:rsidR="00724E86">
              <w:rPr>
                <w:noProof/>
                <w:webHidden/>
              </w:rPr>
              <w:tab/>
            </w:r>
            <w:r w:rsidR="00724E86">
              <w:rPr>
                <w:noProof/>
                <w:webHidden/>
              </w:rPr>
              <w:fldChar w:fldCharType="begin"/>
            </w:r>
            <w:r w:rsidR="00724E86">
              <w:rPr>
                <w:noProof/>
                <w:webHidden/>
              </w:rPr>
              <w:instrText xml:space="preserve"> PAGEREF _Toc26815960 \h </w:instrText>
            </w:r>
            <w:r w:rsidR="00724E86">
              <w:rPr>
                <w:noProof/>
                <w:webHidden/>
              </w:rPr>
            </w:r>
            <w:r w:rsidR="00724E86">
              <w:rPr>
                <w:noProof/>
                <w:webHidden/>
              </w:rPr>
              <w:fldChar w:fldCharType="separate"/>
            </w:r>
            <w:r w:rsidR="00724E86">
              <w:rPr>
                <w:noProof/>
                <w:webHidden/>
              </w:rPr>
              <w:t>6</w:t>
            </w:r>
            <w:r w:rsidR="00724E86">
              <w:rPr>
                <w:noProof/>
                <w:webHidden/>
              </w:rPr>
              <w:fldChar w:fldCharType="end"/>
            </w:r>
          </w:hyperlink>
        </w:p>
        <w:p w14:paraId="22BC3680" w14:textId="3718AC66" w:rsidR="00724E86" w:rsidRDefault="007B5045">
          <w:pPr>
            <w:pStyle w:val="TOC2"/>
            <w:tabs>
              <w:tab w:val="right" w:pos="9350"/>
            </w:tabs>
            <w:rPr>
              <w:rFonts w:eastAsiaTheme="minorEastAsia" w:cstheme="minorBidi"/>
              <w:b w:val="0"/>
              <w:bCs w:val="0"/>
              <w:smallCaps w:val="0"/>
              <w:noProof/>
              <w:sz w:val="24"/>
              <w:szCs w:val="24"/>
              <w:lang w:val="en-US"/>
            </w:rPr>
          </w:pPr>
          <w:hyperlink w:anchor="_Toc26815961" w:history="1">
            <w:r w:rsidR="00724E86" w:rsidRPr="005003E5">
              <w:rPr>
                <w:rStyle w:val="Hyperlink"/>
                <w:rFonts w:ascii="Times New Roman" w:eastAsia="Times New Roman" w:hAnsi="Times New Roman" w:cs="Times New Roman"/>
                <w:i/>
                <w:noProof/>
              </w:rPr>
              <w:t>1.08 Simple GC content analysis</w:t>
            </w:r>
            <w:r w:rsidR="00724E86">
              <w:rPr>
                <w:noProof/>
                <w:webHidden/>
              </w:rPr>
              <w:tab/>
            </w:r>
            <w:r w:rsidR="00724E86">
              <w:rPr>
                <w:noProof/>
                <w:webHidden/>
              </w:rPr>
              <w:fldChar w:fldCharType="begin"/>
            </w:r>
            <w:r w:rsidR="00724E86">
              <w:rPr>
                <w:noProof/>
                <w:webHidden/>
              </w:rPr>
              <w:instrText xml:space="preserve"> PAGEREF _Toc26815961 \h </w:instrText>
            </w:r>
            <w:r w:rsidR="00724E86">
              <w:rPr>
                <w:noProof/>
                <w:webHidden/>
              </w:rPr>
            </w:r>
            <w:r w:rsidR="00724E86">
              <w:rPr>
                <w:noProof/>
                <w:webHidden/>
              </w:rPr>
              <w:fldChar w:fldCharType="separate"/>
            </w:r>
            <w:r w:rsidR="00724E86">
              <w:rPr>
                <w:noProof/>
                <w:webHidden/>
              </w:rPr>
              <w:t>7</w:t>
            </w:r>
            <w:r w:rsidR="00724E86">
              <w:rPr>
                <w:noProof/>
                <w:webHidden/>
              </w:rPr>
              <w:fldChar w:fldCharType="end"/>
            </w:r>
          </w:hyperlink>
        </w:p>
        <w:p w14:paraId="29838466" w14:textId="2578A8D1" w:rsidR="00724E86" w:rsidRDefault="007B5045">
          <w:pPr>
            <w:pStyle w:val="TOC2"/>
            <w:tabs>
              <w:tab w:val="right" w:pos="9350"/>
            </w:tabs>
            <w:rPr>
              <w:rFonts w:eastAsiaTheme="minorEastAsia" w:cstheme="minorBidi"/>
              <w:b w:val="0"/>
              <w:bCs w:val="0"/>
              <w:smallCaps w:val="0"/>
              <w:noProof/>
              <w:sz w:val="24"/>
              <w:szCs w:val="24"/>
              <w:lang w:val="en-US"/>
            </w:rPr>
          </w:pPr>
          <w:hyperlink w:anchor="_Toc26815962" w:history="1">
            <w:r w:rsidR="00724E86" w:rsidRPr="005003E5">
              <w:rPr>
                <w:rStyle w:val="Hyperlink"/>
                <w:rFonts w:ascii="Times New Roman" w:eastAsia="Times New Roman" w:hAnsi="Times New Roman" w:cs="Times New Roman"/>
                <w:i/>
                <w:noProof/>
              </w:rPr>
              <w:t>1.09 Sequence read K-mer distributions</w:t>
            </w:r>
            <w:r w:rsidR="00724E86">
              <w:rPr>
                <w:noProof/>
                <w:webHidden/>
              </w:rPr>
              <w:tab/>
            </w:r>
            <w:r w:rsidR="00724E86">
              <w:rPr>
                <w:noProof/>
                <w:webHidden/>
              </w:rPr>
              <w:fldChar w:fldCharType="begin"/>
            </w:r>
            <w:r w:rsidR="00724E86">
              <w:rPr>
                <w:noProof/>
                <w:webHidden/>
              </w:rPr>
              <w:instrText xml:space="preserve"> PAGEREF _Toc26815962 \h </w:instrText>
            </w:r>
            <w:r w:rsidR="00724E86">
              <w:rPr>
                <w:noProof/>
                <w:webHidden/>
              </w:rPr>
            </w:r>
            <w:r w:rsidR="00724E86">
              <w:rPr>
                <w:noProof/>
                <w:webHidden/>
              </w:rPr>
              <w:fldChar w:fldCharType="separate"/>
            </w:r>
            <w:r w:rsidR="00724E86">
              <w:rPr>
                <w:noProof/>
                <w:webHidden/>
              </w:rPr>
              <w:t>7</w:t>
            </w:r>
            <w:r w:rsidR="00724E86">
              <w:rPr>
                <w:noProof/>
                <w:webHidden/>
              </w:rPr>
              <w:fldChar w:fldCharType="end"/>
            </w:r>
          </w:hyperlink>
        </w:p>
        <w:p w14:paraId="357B03DD" w14:textId="2E6B4BD4" w:rsidR="00724E86" w:rsidRDefault="007B5045">
          <w:pPr>
            <w:pStyle w:val="TOC2"/>
            <w:tabs>
              <w:tab w:val="right" w:pos="9350"/>
            </w:tabs>
            <w:rPr>
              <w:rFonts w:eastAsiaTheme="minorEastAsia" w:cstheme="minorBidi"/>
              <w:b w:val="0"/>
              <w:bCs w:val="0"/>
              <w:smallCaps w:val="0"/>
              <w:noProof/>
              <w:sz w:val="24"/>
              <w:szCs w:val="24"/>
              <w:lang w:val="en-US"/>
            </w:rPr>
          </w:pPr>
          <w:hyperlink w:anchor="_Toc26815963" w:history="1">
            <w:r w:rsidR="00724E86" w:rsidRPr="005003E5">
              <w:rPr>
                <w:rStyle w:val="Hyperlink"/>
                <w:rFonts w:ascii="Times New Roman" w:eastAsia="Times New Roman" w:hAnsi="Times New Roman" w:cs="Times New Roman"/>
                <w:i/>
                <w:noProof/>
              </w:rPr>
              <w:t>1.10 RNA sequencing</w:t>
            </w:r>
            <w:r w:rsidR="00724E86">
              <w:rPr>
                <w:noProof/>
                <w:webHidden/>
              </w:rPr>
              <w:tab/>
            </w:r>
            <w:r w:rsidR="00724E86">
              <w:rPr>
                <w:noProof/>
                <w:webHidden/>
              </w:rPr>
              <w:fldChar w:fldCharType="begin"/>
            </w:r>
            <w:r w:rsidR="00724E86">
              <w:rPr>
                <w:noProof/>
                <w:webHidden/>
              </w:rPr>
              <w:instrText xml:space="preserve"> PAGEREF _Toc26815963 \h </w:instrText>
            </w:r>
            <w:r w:rsidR="00724E86">
              <w:rPr>
                <w:noProof/>
                <w:webHidden/>
              </w:rPr>
            </w:r>
            <w:r w:rsidR="00724E86">
              <w:rPr>
                <w:noProof/>
                <w:webHidden/>
              </w:rPr>
              <w:fldChar w:fldCharType="separate"/>
            </w:r>
            <w:r w:rsidR="00724E86">
              <w:rPr>
                <w:noProof/>
                <w:webHidden/>
              </w:rPr>
              <w:t>8</w:t>
            </w:r>
            <w:r w:rsidR="00724E86">
              <w:rPr>
                <w:noProof/>
                <w:webHidden/>
              </w:rPr>
              <w:fldChar w:fldCharType="end"/>
            </w:r>
          </w:hyperlink>
        </w:p>
        <w:p w14:paraId="4B5001B6" w14:textId="5CD3D408" w:rsidR="00724E86" w:rsidRDefault="007B5045">
          <w:pPr>
            <w:pStyle w:val="TOC2"/>
            <w:tabs>
              <w:tab w:val="right" w:pos="9350"/>
            </w:tabs>
            <w:rPr>
              <w:rFonts w:eastAsiaTheme="minorEastAsia" w:cstheme="minorBidi"/>
              <w:b w:val="0"/>
              <w:bCs w:val="0"/>
              <w:smallCaps w:val="0"/>
              <w:noProof/>
              <w:sz w:val="24"/>
              <w:szCs w:val="24"/>
              <w:lang w:val="en-US"/>
            </w:rPr>
          </w:pPr>
          <w:hyperlink w:anchor="_Toc26815964" w:history="1">
            <w:r w:rsidR="00724E86" w:rsidRPr="005003E5">
              <w:rPr>
                <w:rStyle w:val="Hyperlink"/>
                <w:rFonts w:ascii="Times New Roman" w:eastAsia="Times New Roman" w:hAnsi="Times New Roman" w:cs="Times New Roman"/>
                <w:i/>
                <w:noProof/>
              </w:rPr>
              <w:t>1.11 Automated gene model annotation</w:t>
            </w:r>
            <w:r w:rsidR="00724E86">
              <w:rPr>
                <w:noProof/>
                <w:webHidden/>
              </w:rPr>
              <w:tab/>
            </w:r>
            <w:r w:rsidR="00724E86">
              <w:rPr>
                <w:noProof/>
                <w:webHidden/>
              </w:rPr>
              <w:fldChar w:fldCharType="begin"/>
            </w:r>
            <w:r w:rsidR="00724E86">
              <w:rPr>
                <w:noProof/>
                <w:webHidden/>
              </w:rPr>
              <w:instrText xml:space="preserve"> PAGEREF _Toc26815964 \h </w:instrText>
            </w:r>
            <w:r w:rsidR="00724E86">
              <w:rPr>
                <w:noProof/>
                <w:webHidden/>
              </w:rPr>
            </w:r>
            <w:r w:rsidR="00724E86">
              <w:rPr>
                <w:noProof/>
                <w:webHidden/>
              </w:rPr>
              <w:fldChar w:fldCharType="separate"/>
            </w:r>
            <w:r w:rsidR="00724E86">
              <w:rPr>
                <w:noProof/>
                <w:webHidden/>
              </w:rPr>
              <w:t>8</w:t>
            </w:r>
            <w:r w:rsidR="00724E86">
              <w:rPr>
                <w:noProof/>
                <w:webHidden/>
              </w:rPr>
              <w:fldChar w:fldCharType="end"/>
            </w:r>
          </w:hyperlink>
        </w:p>
        <w:p w14:paraId="575E8772" w14:textId="27BB5BBE" w:rsidR="00724E86" w:rsidRDefault="007B5045">
          <w:pPr>
            <w:pStyle w:val="TOC2"/>
            <w:tabs>
              <w:tab w:val="right" w:pos="9350"/>
            </w:tabs>
            <w:rPr>
              <w:rFonts w:eastAsiaTheme="minorEastAsia" w:cstheme="minorBidi"/>
              <w:b w:val="0"/>
              <w:bCs w:val="0"/>
              <w:smallCaps w:val="0"/>
              <w:noProof/>
              <w:sz w:val="24"/>
              <w:szCs w:val="24"/>
              <w:lang w:val="en-US"/>
            </w:rPr>
          </w:pPr>
          <w:hyperlink w:anchor="_Toc26815965" w:history="1">
            <w:r w:rsidR="00724E86" w:rsidRPr="005003E5">
              <w:rPr>
                <w:rStyle w:val="Hyperlink"/>
                <w:rFonts w:ascii="Times New Roman" w:eastAsia="Times New Roman" w:hAnsi="Times New Roman" w:cs="Times New Roman"/>
                <w:i/>
                <w:noProof/>
              </w:rPr>
              <w:t>1.12 Community gene curation and annotation</w:t>
            </w:r>
            <w:r w:rsidR="00724E86">
              <w:rPr>
                <w:noProof/>
                <w:webHidden/>
              </w:rPr>
              <w:tab/>
            </w:r>
            <w:r w:rsidR="00724E86">
              <w:rPr>
                <w:noProof/>
                <w:webHidden/>
              </w:rPr>
              <w:fldChar w:fldCharType="begin"/>
            </w:r>
            <w:r w:rsidR="00724E86">
              <w:rPr>
                <w:noProof/>
                <w:webHidden/>
              </w:rPr>
              <w:instrText xml:space="preserve"> PAGEREF _Toc26815965 \h </w:instrText>
            </w:r>
            <w:r w:rsidR="00724E86">
              <w:rPr>
                <w:noProof/>
                <w:webHidden/>
              </w:rPr>
            </w:r>
            <w:r w:rsidR="00724E86">
              <w:rPr>
                <w:noProof/>
                <w:webHidden/>
              </w:rPr>
              <w:fldChar w:fldCharType="separate"/>
            </w:r>
            <w:r w:rsidR="00724E86">
              <w:rPr>
                <w:noProof/>
                <w:webHidden/>
              </w:rPr>
              <w:t>9</w:t>
            </w:r>
            <w:r w:rsidR="00724E86">
              <w:rPr>
                <w:noProof/>
                <w:webHidden/>
              </w:rPr>
              <w:fldChar w:fldCharType="end"/>
            </w:r>
          </w:hyperlink>
        </w:p>
        <w:p w14:paraId="607F0292" w14:textId="6B1788D0" w:rsidR="00724E86" w:rsidRDefault="007B5045">
          <w:pPr>
            <w:pStyle w:val="TOC2"/>
            <w:tabs>
              <w:tab w:val="right" w:pos="9350"/>
            </w:tabs>
            <w:rPr>
              <w:rFonts w:eastAsiaTheme="minorEastAsia" w:cstheme="minorBidi"/>
              <w:b w:val="0"/>
              <w:bCs w:val="0"/>
              <w:smallCaps w:val="0"/>
              <w:noProof/>
              <w:sz w:val="24"/>
              <w:szCs w:val="24"/>
              <w:lang w:val="en-US"/>
            </w:rPr>
          </w:pPr>
          <w:hyperlink w:anchor="_Toc26815966" w:history="1">
            <w:r w:rsidR="00724E86" w:rsidRPr="005003E5">
              <w:rPr>
                <w:rStyle w:val="Hyperlink"/>
                <w:rFonts w:ascii="Times New Roman" w:eastAsia="Times New Roman" w:hAnsi="Times New Roman" w:cs="Times New Roman"/>
                <w:i/>
                <w:noProof/>
              </w:rPr>
              <w:t>1.13 Gene model quality assessment</w:t>
            </w:r>
            <w:r w:rsidR="00724E86">
              <w:rPr>
                <w:noProof/>
                <w:webHidden/>
              </w:rPr>
              <w:tab/>
            </w:r>
            <w:r w:rsidR="00724E86">
              <w:rPr>
                <w:noProof/>
                <w:webHidden/>
              </w:rPr>
              <w:fldChar w:fldCharType="begin"/>
            </w:r>
            <w:r w:rsidR="00724E86">
              <w:rPr>
                <w:noProof/>
                <w:webHidden/>
              </w:rPr>
              <w:instrText xml:space="preserve"> PAGEREF _Toc26815966 \h </w:instrText>
            </w:r>
            <w:r w:rsidR="00724E86">
              <w:rPr>
                <w:noProof/>
                <w:webHidden/>
              </w:rPr>
            </w:r>
            <w:r w:rsidR="00724E86">
              <w:rPr>
                <w:noProof/>
                <w:webHidden/>
              </w:rPr>
              <w:fldChar w:fldCharType="separate"/>
            </w:r>
            <w:r w:rsidR="00724E86">
              <w:rPr>
                <w:noProof/>
                <w:webHidden/>
              </w:rPr>
              <w:t>10</w:t>
            </w:r>
            <w:r w:rsidR="00724E86">
              <w:rPr>
                <w:noProof/>
                <w:webHidden/>
              </w:rPr>
              <w:fldChar w:fldCharType="end"/>
            </w:r>
          </w:hyperlink>
        </w:p>
        <w:p w14:paraId="039272EF" w14:textId="7847FE6C" w:rsidR="00724E86" w:rsidRDefault="007B5045">
          <w:pPr>
            <w:pStyle w:val="TOC2"/>
            <w:tabs>
              <w:tab w:val="right" w:pos="9350"/>
            </w:tabs>
            <w:rPr>
              <w:rFonts w:eastAsiaTheme="minorEastAsia" w:cstheme="minorBidi"/>
              <w:b w:val="0"/>
              <w:bCs w:val="0"/>
              <w:smallCaps w:val="0"/>
              <w:noProof/>
              <w:sz w:val="24"/>
              <w:szCs w:val="24"/>
              <w:lang w:val="en-US"/>
            </w:rPr>
          </w:pPr>
          <w:hyperlink w:anchor="_Toc26815967" w:history="1">
            <w:r w:rsidR="00724E86" w:rsidRPr="005003E5">
              <w:rPr>
                <w:rStyle w:val="Hyperlink"/>
                <w:rFonts w:ascii="Times New Roman" w:eastAsia="Times New Roman" w:hAnsi="Times New Roman" w:cs="Times New Roman"/>
                <w:i/>
                <w:noProof/>
              </w:rPr>
              <w:t>1.14 Orthology prediction</w:t>
            </w:r>
            <w:r w:rsidR="00724E86">
              <w:rPr>
                <w:noProof/>
                <w:webHidden/>
              </w:rPr>
              <w:tab/>
            </w:r>
            <w:r w:rsidR="00724E86">
              <w:rPr>
                <w:noProof/>
                <w:webHidden/>
              </w:rPr>
              <w:fldChar w:fldCharType="begin"/>
            </w:r>
            <w:r w:rsidR="00724E86">
              <w:rPr>
                <w:noProof/>
                <w:webHidden/>
              </w:rPr>
              <w:instrText xml:space="preserve"> PAGEREF _Toc26815967 \h </w:instrText>
            </w:r>
            <w:r w:rsidR="00724E86">
              <w:rPr>
                <w:noProof/>
                <w:webHidden/>
              </w:rPr>
            </w:r>
            <w:r w:rsidR="00724E86">
              <w:rPr>
                <w:noProof/>
                <w:webHidden/>
              </w:rPr>
              <w:fldChar w:fldCharType="separate"/>
            </w:r>
            <w:r w:rsidR="00724E86">
              <w:rPr>
                <w:noProof/>
                <w:webHidden/>
              </w:rPr>
              <w:t>10</w:t>
            </w:r>
            <w:r w:rsidR="00724E86">
              <w:rPr>
                <w:noProof/>
                <w:webHidden/>
              </w:rPr>
              <w:fldChar w:fldCharType="end"/>
            </w:r>
          </w:hyperlink>
        </w:p>
        <w:p w14:paraId="244FF0C6" w14:textId="7CECA6FA" w:rsidR="00724E86" w:rsidRDefault="007B5045">
          <w:pPr>
            <w:pStyle w:val="TOC2"/>
            <w:tabs>
              <w:tab w:val="right" w:pos="9350"/>
            </w:tabs>
            <w:rPr>
              <w:rFonts w:eastAsiaTheme="minorEastAsia" w:cstheme="minorBidi"/>
              <w:b w:val="0"/>
              <w:bCs w:val="0"/>
              <w:smallCaps w:val="0"/>
              <w:noProof/>
              <w:sz w:val="24"/>
              <w:szCs w:val="24"/>
              <w:lang w:val="en-US"/>
            </w:rPr>
          </w:pPr>
          <w:hyperlink w:anchor="_Toc26815968" w:history="1">
            <w:r w:rsidR="00724E86" w:rsidRPr="005003E5">
              <w:rPr>
                <w:rStyle w:val="Hyperlink"/>
                <w:rFonts w:ascii="Times New Roman" w:eastAsia="Times New Roman" w:hAnsi="Times New Roman" w:cs="Times New Roman"/>
                <w:i/>
                <w:noProof/>
              </w:rPr>
              <w:t>1.15 Phylogeny inference</w:t>
            </w:r>
            <w:r w:rsidR="00724E86">
              <w:rPr>
                <w:noProof/>
                <w:webHidden/>
              </w:rPr>
              <w:tab/>
            </w:r>
            <w:r w:rsidR="00724E86">
              <w:rPr>
                <w:noProof/>
                <w:webHidden/>
              </w:rPr>
              <w:fldChar w:fldCharType="begin"/>
            </w:r>
            <w:r w:rsidR="00724E86">
              <w:rPr>
                <w:noProof/>
                <w:webHidden/>
              </w:rPr>
              <w:instrText xml:space="preserve"> PAGEREF _Toc26815968 \h </w:instrText>
            </w:r>
            <w:r w:rsidR="00724E86">
              <w:rPr>
                <w:noProof/>
                <w:webHidden/>
              </w:rPr>
            </w:r>
            <w:r w:rsidR="00724E86">
              <w:rPr>
                <w:noProof/>
                <w:webHidden/>
              </w:rPr>
              <w:fldChar w:fldCharType="separate"/>
            </w:r>
            <w:r w:rsidR="00724E86">
              <w:rPr>
                <w:noProof/>
                <w:webHidden/>
              </w:rPr>
              <w:t>12</w:t>
            </w:r>
            <w:r w:rsidR="00724E86">
              <w:rPr>
                <w:noProof/>
                <w:webHidden/>
              </w:rPr>
              <w:fldChar w:fldCharType="end"/>
            </w:r>
          </w:hyperlink>
        </w:p>
        <w:p w14:paraId="29D4AD61" w14:textId="62D85B79" w:rsidR="00724E86" w:rsidRDefault="007B5045">
          <w:pPr>
            <w:pStyle w:val="TOC2"/>
            <w:tabs>
              <w:tab w:val="right" w:pos="9350"/>
            </w:tabs>
            <w:rPr>
              <w:rFonts w:eastAsiaTheme="minorEastAsia" w:cstheme="minorBidi"/>
              <w:b w:val="0"/>
              <w:bCs w:val="0"/>
              <w:smallCaps w:val="0"/>
              <w:noProof/>
              <w:sz w:val="24"/>
              <w:szCs w:val="24"/>
              <w:lang w:val="en-US"/>
            </w:rPr>
          </w:pPr>
          <w:hyperlink w:anchor="_Toc26815969" w:history="1">
            <w:r w:rsidR="00724E86" w:rsidRPr="005003E5">
              <w:rPr>
                <w:rStyle w:val="Hyperlink"/>
                <w:rFonts w:ascii="Times New Roman" w:eastAsia="Times New Roman" w:hAnsi="Times New Roman" w:cs="Times New Roman"/>
                <w:i/>
                <w:noProof/>
              </w:rPr>
              <w:t>1.16 Phylogeny inference – an additional point brought up during review.</w:t>
            </w:r>
            <w:r w:rsidR="00724E86">
              <w:rPr>
                <w:noProof/>
                <w:webHidden/>
              </w:rPr>
              <w:tab/>
            </w:r>
            <w:r w:rsidR="00724E86">
              <w:rPr>
                <w:noProof/>
                <w:webHidden/>
              </w:rPr>
              <w:fldChar w:fldCharType="begin"/>
            </w:r>
            <w:r w:rsidR="00724E86">
              <w:rPr>
                <w:noProof/>
                <w:webHidden/>
              </w:rPr>
              <w:instrText xml:space="preserve"> PAGEREF _Toc26815969 \h </w:instrText>
            </w:r>
            <w:r w:rsidR="00724E86">
              <w:rPr>
                <w:noProof/>
                <w:webHidden/>
              </w:rPr>
            </w:r>
            <w:r w:rsidR="00724E86">
              <w:rPr>
                <w:noProof/>
                <w:webHidden/>
              </w:rPr>
              <w:fldChar w:fldCharType="separate"/>
            </w:r>
            <w:r w:rsidR="00724E86">
              <w:rPr>
                <w:noProof/>
                <w:webHidden/>
              </w:rPr>
              <w:t>14</w:t>
            </w:r>
            <w:r w:rsidR="00724E86">
              <w:rPr>
                <w:noProof/>
                <w:webHidden/>
              </w:rPr>
              <w:fldChar w:fldCharType="end"/>
            </w:r>
          </w:hyperlink>
        </w:p>
        <w:p w14:paraId="5F0C26B9" w14:textId="049270D0" w:rsidR="00724E86" w:rsidRDefault="007B5045">
          <w:pPr>
            <w:pStyle w:val="TOC2"/>
            <w:tabs>
              <w:tab w:val="right" w:pos="9350"/>
            </w:tabs>
            <w:rPr>
              <w:rFonts w:eastAsiaTheme="minorEastAsia" w:cstheme="minorBidi"/>
              <w:b w:val="0"/>
              <w:bCs w:val="0"/>
              <w:smallCaps w:val="0"/>
              <w:noProof/>
              <w:sz w:val="24"/>
              <w:szCs w:val="24"/>
              <w:lang w:val="en-US"/>
            </w:rPr>
          </w:pPr>
          <w:hyperlink w:anchor="_Toc26815970" w:history="1">
            <w:r w:rsidR="00724E86" w:rsidRPr="005003E5">
              <w:rPr>
                <w:rStyle w:val="Hyperlink"/>
                <w:rFonts w:ascii="Times New Roman" w:eastAsia="Times New Roman" w:hAnsi="Times New Roman" w:cs="Times New Roman"/>
                <w:i/>
                <w:noProof/>
              </w:rPr>
              <w:t>1.17 Divergence time estimation</w:t>
            </w:r>
            <w:r w:rsidR="00724E86">
              <w:rPr>
                <w:noProof/>
                <w:webHidden/>
              </w:rPr>
              <w:tab/>
            </w:r>
            <w:r w:rsidR="00724E86">
              <w:rPr>
                <w:noProof/>
                <w:webHidden/>
              </w:rPr>
              <w:fldChar w:fldCharType="begin"/>
            </w:r>
            <w:r w:rsidR="00724E86">
              <w:rPr>
                <w:noProof/>
                <w:webHidden/>
              </w:rPr>
              <w:instrText xml:space="preserve"> PAGEREF _Toc26815970 \h </w:instrText>
            </w:r>
            <w:r w:rsidR="00724E86">
              <w:rPr>
                <w:noProof/>
                <w:webHidden/>
              </w:rPr>
            </w:r>
            <w:r w:rsidR="00724E86">
              <w:rPr>
                <w:noProof/>
                <w:webHidden/>
              </w:rPr>
              <w:fldChar w:fldCharType="separate"/>
            </w:r>
            <w:r w:rsidR="00724E86">
              <w:rPr>
                <w:noProof/>
                <w:webHidden/>
              </w:rPr>
              <w:t>15</w:t>
            </w:r>
            <w:r w:rsidR="00724E86">
              <w:rPr>
                <w:noProof/>
                <w:webHidden/>
              </w:rPr>
              <w:fldChar w:fldCharType="end"/>
            </w:r>
          </w:hyperlink>
        </w:p>
        <w:p w14:paraId="703661CB" w14:textId="354B20AA" w:rsidR="00724E86" w:rsidRDefault="007B5045">
          <w:pPr>
            <w:pStyle w:val="TOC2"/>
            <w:tabs>
              <w:tab w:val="right" w:pos="9350"/>
            </w:tabs>
            <w:rPr>
              <w:rFonts w:eastAsiaTheme="minorEastAsia" w:cstheme="minorBidi"/>
              <w:b w:val="0"/>
              <w:bCs w:val="0"/>
              <w:smallCaps w:val="0"/>
              <w:noProof/>
              <w:sz w:val="24"/>
              <w:szCs w:val="24"/>
              <w:lang w:val="en-US"/>
            </w:rPr>
          </w:pPr>
          <w:hyperlink w:anchor="_Toc26815971" w:history="1">
            <w:r w:rsidR="00724E86" w:rsidRPr="005003E5">
              <w:rPr>
                <w:rStyle w:val="Hyperlink"/>
                <w:rFonts w:ascii="Times New Roman" w:eastAsia="Times New Roman" w:hAnsi="Times New Roman" w:cs="Times New Roman"/>
                <w:i/>
                <w:noProof/>
              </w:rPr>
              <w:t>1.18 Substitution rate estimation</w:t>
            </w:r>
            <w:r w:rsidR="00724E86">
              <w:rPr>
                <w:noProof/>
                <w:webHidden/>
              </w:rPr>
              <w:tab/>
            </w:r>
            <w:r w:rsidR="00724E86">
              <w:rPr>
                <w:noProof/>
                <w:webHidden/>
              </w:rPr>
              <w:fldChar w:fldCharType="begin"/>
            </w:r>
            <w:r w:rsidR="00724E86">
              <w:rPr>
                <w:noProof/>
                <w:webHidden/>
              </w:rPr>
              <w:instrText xml:space="preserve"> PAGEREF _Toc26815971 \h </w:instrText>
            </w:r>
            <w:r w:rsidR="00724E86">
              <w:rPr>
                <w:noProof/>
                <w:webHidden/>
              </w:rPr>
            </w:r>
            <w:r w:rsidR="00724E86">
              <w:rPr>
                <w:noProof/>
                <w:webHidden/>
              </w:rPr>
              <w:fldChar w:fldCharType="separate"/>
            </w:r>
            <w:r w:rsidR="00724E86">
              <w:rPr>
                <w:noProof/>
                <w:webHidden/>
              </w:rPr>
              <w:t>15</w:t>
            </w:r>
            <w:r w:rsidR="00724E86">
              <w:rPr>
                <w:noProof/>
                <w:webHidden/>
              </w:rPr>
              <w:fldChar w:fldCharType="end"/>
            </w:r>
          </w:hyperlink>
        </w:p>
        <w:p w14:paraId="715299BC" w14:textId="3C9073A9" w:rsidR="00724E86" w:rsidRDefault="007B5045">
          <w:pPr>
            <w:pStyle w:val="TOC2"/>
            <w:tabs>
              <w:tab w:val="right" w:pos="9350"/>
            </w:tabs>
            <w:rPr>
              <w:rFonts w:eastAsiaTheme="minorEastAsia" w:cstheme="minorBidi"/>
              <w:b w:val="0"/>
              <w:bCs w:val="0"/>
              <w:smallCaps w:val="0"/>
              <w:noProof/>
              <w:sz w:val="24"/>
              <w:szCs w:val="24"/>
              <w:lang w:val="en-US"/>
            </w:rPr>
          </w:pPr>
          <w:hyperlink w:anchor="_Toc26815972" w:history="1">
            <w:r w:rsidR="00724E86" w:rsidRPr="005003E5">
              <w:rPr>
                <w:rStyle w:val="Hyperlink"/>
                <w:rFonts w:ascii="Times New Roman" w:eastAsia="Times New Roman" w:hAnsi="Times New Roman" w:cs="Times New Roman"/>
                <w:i/>
                <w:noProof/>
              </w:rPr>
              <w:t>1.19 Gene family analysis</w:t>
            </w:r>
            <w:r w:rsidR="00724E86">
              <w:rPr>
                <w:noProof/>
                <w:webHidden/>
              </w:rPr>
              <w:tab/>
            </w:r>
            <w:r w:rsidR="00724E86">
              <w:rPr>
                <w:noProof/>
                <w:webHidden/>
              </w:rPr>
              <w:fldChar w:fldCharType="begin"/>
            </w:r>
            <w:r w:rsidR="00724E86">
              <w:rPr>
                <w:noProof/>
                <w:webHidden/>
              </w:rPr>
              <w:instrText xml:space="preserve"> PAGEREF _Toc26815972 \h </w:instrText>
            </w:r>
            <w:r w:rsidR="00724E86">
              <w:rPr>
                <w:noProof/>
                <w:webHidden/>
              </w:rPr>
            </w:r>
            <w:r w:rsidR="00724E86">
              <w:rPr>
                <w:noProof/>
                <w:webHidden/>
              </w:rPr>
              <w:fldChar w:fldCharType="separate"/>
            </w:r>
            <w:r w:rsidR="00724E86">
              <w:rPr>
                <w:noProof/>
                <w:webHidden/>
              </w:rPr>
              <w:t>15</w:t>
            </w:r>
            <w:r w:rsidR="00724E86">
              <w:rPr>
                <w:noProof/>
                <w:webHidden/>
              </w:rPr>
              <w:fldChar w:fldCharType="end"/>
            </w:r>
          </w:hyperlink>
        </w:p>
        <w:p w14:paraId="08E0BE35" w14:textId="7C32AA52" w:rsidR="00724E86" w:rsidRDefault="007B5045">
          <w:pPr>
            <w:pStyle w:val="TOC2"/>
            <w:tabs>
              <w:tab w:val="right" w:pos="9350"/>
            </w:tabs>
            <w:rPr>
              <w:rFonts w:eastAsiaTheme="minorEastAsia" w:cstheme="minorBidi"/>
              <w:b w:val="0"/>
              <w:bCs w:val="0"/>
              <w:smallCaps w:val="0"/>
              <w:noProof/>
              <w:sz w:val="24"/>
              <w:szCs w:val="24"/>
              <w:lang w:val="en-US"/>
            </w:rPr>
          </w:pPr>
          <w:hyperlink w:anchor="_Toc26815973" w:history="1">
            <w:r w:rsidR="00724E86" w:rsidRPr="005003E5">
              <w:rPr>
                <w:rStyle w:val="Hyperlink"/>
                <w:rFonts w:ascii="Times New Roman" w:hAnsi="Times New Roman" w:cs="Times New Roman"/>
                <w:i/>
                <w:noProof/>
              </w:rPr>
              <w:t>1.20 Jackknifing tests on parsimony reconstructions of gene families</w:t>
            </w:r>
            <w:r w:rsidR="00724E86">
              <w:rPr>
                <w:noProof/>
                <w:webHidden/>
              </w:rPr>
              <w:tab/>
            </w:r>
            <w:r w:rsidR="00724E86">
              <w:rPr>
                <w:noProof/>
                <w:webHidden/>
              </w:rPr>
              <w:fldChar w:fldCharType="begin"/>
            </w:r>
            <w:r w:rsidR="00724E86">
              <w:rPr>
                <w:noProof/>
                <w:webHidden/>
              </w:rPr>
              <w:instrText xml:space="preserve"> PAGEREF _Toc26815973 \h </w:instrText>
            </w:r>
            <w:r w:rsidR="00724E86">
              <w:rPr>
                <w:noProof/>
                <w:webHidden/>
              </w:rPr>
            </w:r>
            <w:r w:rsidR="00724E86">
              <w:rPr>
                <w:noProof/>
                <w:webHidden/>
              </w:rPr>
              <w:fldChar w:fldCharType="separate"/>
            </w:r>
            <w:r w:rsidR="00724E86">
              <w:rPr>
                <w:noProof/>
                <w:webHidden/>
              </w:rPr>
              <w:t>17</w:t>
            </w:r>
            <w:r w:rsidR="00724E86">
              <w:rPr>
                <w:noProof/>
                <w:webHidden/>
              </w:rPr>
              <w:fldChar w:fldCharType="end"/>
            </w:r>
          </w:hyperlink>
        </w:p>
        <w:p w14:paraId="30EDA2F0" w14:textId="68CC89E7" w:rsidR="00724E86" w:rsidRDefault="007B5045">
          <w:pPr>
            <w:pStyle w:val="TOC2"/>
            <w:tabs>
              <w:tab w:val="right" w:pos="9350"/>
            </w:tabs>
            <w:rPr>
              <w:rFonts w:eastAsiaTheme="minorEastAsia" w:cstheme="minorBidi"/>
              <w:b w:val="0"/>
              <w:bCs w:val="0"/>
              <w:smallCaps w:val="0"/>
              <w:noProof/>
              <w:sz w:val="24"/>
              <w:szCs w:val="24"/>
              <w:lang w:val="en-US"/>
            </w:rPr>
          </w:pPr>
          <w:hyperlink w:anchor="_Toc26815974" w:history="1">
            <w:r w:rsidR="00724E86" w:rsidRPr="005003E5">
              <w:rPr>
                <w:rStyle w:val="Hyperlink"/>
                <w:rFonts w:ascii="Times New Roman" w:eastAsia="Times New Roman" w:hAnsi="Times New Roman" w:cs="Times New Roman"/>
                <w:i/>
                <w:noProof/>
              </w:rPr>
              <w:t>1.21 GO enrichment tests</w:t>
            </w:r>
            <w:r w:rsidR="00724E86">
              <w:rPr>
                <w:noProof/>
                <w:webHidden/>
              </w:rPr>
              <w:tab/>
            </w:r>
            <w:r w:rsidR="00724E86">
              <w:rPr>
                <w:noProof/>
                <w:webHidden/>
              </w:rPr>
              <w:fldChar w:fldCharType="begin"/>
            </w:r>
            <w:r w:rsidR="00724E86">
              <w:rPr>
                <w:noProof/>
                <w:webHidden/>
              </w:rPr>
              <w:instrText xml:space="preserve"> PAGEREF _Toc26815974 \h </w:instrText>
            </w:r>
            <w:r w:rsidR="00724E86">
              <w:rPr>
                <w:noProof/>
                <w:webHidden/>
              </w:rPr>
            </w:r>
            <w:r w:rsidR="00724E86">
              <w:rPr>
                <w:noProof/>
                <w:webHidden/>
              </w:rPr>
              <w:fldChar w:fldCharType="separate"/>
            </w:r>
            <w:r w:rsidR="00724E86">
              <w:rPr>
                <w:noProof/>
                <w:webHidden/>
              </w:rPr>
              <w:t>17</w:t>
            </w:r>
            <w:r w:rsidR="00724E86">
              <w:rPr>
                <w:noProof/>
                <w:webHidden/>
              </w:rPr>
              <w:fldChar w:fldCharType="end"/>
            </w:r>
          </w:hyperlink>
        </w:p>
        <w:p w14:paraId="2790A70F" w14:textId="336DF0E8" w:rsidR="00724E86" w:rsidRDefault="007B5045">
          <w:pPr>
            <w:pStyle w:val="TOC2"/>
            <w:tabs>
              <w:tab w:val="right" w:pos="9350"/>
            </w:tabs>
            <w:rPr>
              <w:rFonts w:eastAsiaTheme="minorEastAsia" w:cstheme="minorBidi"/>
              <w:b w:val="0"/>
              <w:bCs w:val="0"/>
              <w:smallCaps w:val="0"/>
              <w:noProof/>
              <w:sz w:val="24"/>
              <w:szCs w:val="24"/>
              <w:lang w:val="en-US"/>
            </w:rPr>
          </w:pPr>
          <w:hyperlink w:anchor="_Toc26815975" w:history="1">
            <w:r w:rsidR="00724E86" w:rsidRPr="005003E5">
              <w:rPr>
                <w:rStyle w:val="Hyperlink"/>
                <w:rFonts w:ascii="Times New Roman" w:eastAsia="Times New Roman" w:hAnsi="Times New Roman" w:cs="Times New Roman"/>
                <w:i/>
                <w:noProof/>
              </w:rPr>
              <w:t>1.22 Protein Domain evolution analysis</w:t>
            </w:r>
            <w:r w:rsidR="00724E86">
              <w:rPr>
                <w:noProof/>
                <w:webHidden/>
              </w:rPr>
              <w:tab/>
            </w:r>
            <w:r w:rsidR="00724E86">
              <w:rPr>
                <w:noProof/>
                <w:webHidden/>
              </w:rPr>
              <w:fldChar w:fldCharType="begin"/>
            </w:r>
            <w:r w:rsidR="00724E86">
              <w:rPr>
                <w:noProof/>
                <w:webHidden/>
              </w:rPr>
              <w:instrText xml:space="preserve"> PAGEREF _Toc26815975 \h </w:instrText>
            </w:r>
            <w:r w:rsidR="00724E86">
              <w:rPr>
                <w:noProof/>
                <w:webHidden/>
              </w:rPr>
            </w:r>
            <w:r w:rsidR="00724E86">
              <w:rPr>
                <w:noProof/>
                <w:webHidden/>
              </w:rPr>
              <w:fldChar w:fldCharType="separate"/>
            </w:r>
            <w:r w:rsidR="00724E86">
              <w:rPr>
                <w:noProof/>
                <w:webHidden/>
              </w:rPr>
              <w:t>17</w:t>
            </w:r>
            <w:r w:rsidR="00724E86">
              <w:rPr>
                <w:noProof/>
                <w:webHidden/>
              </w:rPr>
              <w:fldChar w:fldCharType="end"/>
            </w:r>
          </w:hyperlink>
        </w:p>
        <w:p w14:paraId="7365A411" w14:textId="26D60A08" w:rsidR="00724E86" w:rsidRDefault="007B5045">
          <w:pPr>
            <w:pStyle w:val="TOC1"/>
            <w:tabs>
              <w:tab w:val="left" w:pos="460"/>
              <w:tab w:val="right" w:pos="9350"/>
            </w:tabs>
            <w:rPr>
              <w:rFonts w:eastAsiaTheme="minorEastAsia" w:cstheme="minorBidi"/>
              <w:b w:val="0"/>
              <w:bCs w:val="0"/>
              <w:caps w:val="0"/>
              <w:noProof/>
              <w:sz w:val="24"/>
              <w:szCs w:val="24"/>
              <w:u w:val="none"/>
              <w:lang w:val="en-US"/>
            </w:rPr>
          </w:pPr>
          <w:hyperlink w:anchor="_Toc26815976" w:history="1">
            <w:r w:rsidR="00724E86" w:rsidRPr="005003E5">
              <w:rPr>
                <w:rStyle w:val="Hyperlink"/>
                <w:rFonts w:ascii="Times New Roman" w:eastAsia="Times New Roman" w:hAnsi="Times New Roman" w:cs="Times New Roman"/>
                <w:noProof/>
              </w:rPr>
              <w:t xml:space="preserve">2. </w:t>
            </w:r>
            <w:r w:rsidR="00724E86">
              <w:rPr>
                <w:rFonts w:eastAsiaTheme="minorEastAsia" w:cstheme="minorBidi"/>
                <w:b w:val="0"/>
                <w:bCs w:val="0"/>
                <w:caps w:val="0"/>
                <w:noProof/>
                <w:sz w:val="24"/>
                <w:szCs w:val="24"/>
                <w:u w:val="none"/>
                <w:lang w:val="en-US"/>
              </w:rPr>
              <w:tab/>
            </w:r>
            <w:r w:rsidR="00724E86" w:rsidRPr="005003E5">
              <w:rPr>
                <w:rStyle w:val="Hyperlink"/>
                <w:rFonts w:ascii="Times New Roman" w:eastAsia="Times New Roman" w:hAnsi="Times New Roman" w:cs="Times New Roman"/>
                <w:noProof/>
              </w:rPr>
              <w:t>Supplemental Results</w:t>
            </w:r>
            <w:r w:rsidR="00724E86">
              <w:rPr>
                <w:noProof/>
                <w:webHidden/>
              </w:rPr>
              <w:tab/>
            </w:r>
            <w:r w:rsidR="00724E86">
              <w:rPr>
                <w:noProof/>
                <w:webHidden/>
              </w:rPr>
              <w:fldChar w:fldCharType="begin"/>
            </w:r>
            <w:r w:rsidR="00724E86">
              <w:rPr>
                <w:noProof/>
                <w:webHidden/>
              </w:rPr>
              <w:instrText xml:space="preserve"> PAGEREF _Toc26815976 \h </w:instrText>
            </w:r>
            <w:r w:rsidR="00724E86">
              <w:rPr>
                <w:noProof/>
                <w:webHidden/>
              </w:rPr>
            </w:r>
            <w:r w:rsidR="00724E86">
              <w:rPr>
                <w:noProof/>
                <w:webHidden/>
              </w:rPr>
              <w:fldChar w:fldCharType="separate"/>
            </w:r>
            <w:r w:rsidR="00724E86">
              <w:rPr>
                <w:noProof/>
                <w:webHidden/>
              </w:rPr>
              <w:t>20</w:t>
            </w:r>
            <w:r w:rsidR="00724E86">
              <w:rPr>
                <w:noProof/>
                <w:webHidden/>
              </w:rPr>
              <w:fldChar w:fldCharType="end"/>
            </w:r>
          </w:hyperlink>
        </w:p>
        <w:p w14:paraId="1D54142B" w14:textId="53B326E9" w:rsidR="00724E86" w:rsidRDefault="007B5045">
          <w:pPr>
            <w:pStyle w:val="TOC2"/>
            <w:tabs>
              <w:tab w:val="right" w:pos="9350"/>
            </w:tabs>
            <w:rPr>
              <w:rFonts w:eastAsiaTheme="minorEastAsia" w:cstheme="minorBidi"/>
              <w:b w:val="0"/>
              <w:bCs w:val="0"/>
              <w:smallCaps w:val="0"/>
              <w:noProof/>
              <w:sz w:val="24"/>
              <w:szCs w:val="24"/>
              <w:lang w:val="en-US"/>
            </w:rPr>
          </w:pPr>
          <w:hyperlink w:anchor="_Toc26815977" w:history="1">
            <w:r w:rsidR="00724E86" w:rsidRPr="005003E5">
              <w:rPr>
                <w:rStyle w:val="Hyperlink"/>
                <w:rFonts w:ascii="Times New Roman" w:eastAsia="Times New Roman" w:hAnsi="Times New Roman" w:cs="Times New Roman"/>
                <w:i/>
                <w:noProof/>
              </w:rPr>
              <w:t>2.01 DNA methylation across the arthropods</w:t>
            </w:r>
            <w:r w:rsidR="00724E86">
              <w:rPr>
                <w:noProof/>
                <w:webHidden/>
              </w:rPr>
              <w:tab/>
            </w:r>
            <w:r w:rsidR="00724E86">
              <w:rPr>
                <w:noProof/>
                <w:webHidden/>
              </w:rPr>
              <w:fldChar w:fldCharType="begin"/>
            </w:r>
            <w:r w:rsidR="00724E86">
              <w:rPr>
                <w:noProof/>
                <w:webHidden/>
              </w:rPr>
              <w:instrText xml:space="preserve"> PAGEREF _Toc26815977 \h </w:instrText>
            </w:r>
            <w:r w:rsidR="00724E86">
              <w:rPr>
                <w:noProof/>
                <w:webHidden/>
              </w:rPr>
            </w:r>
            <w:r w:rsidR="00724E86">
              <w:rPr>
                <w:noProof/>
                <w:webHidden/>
              </w:rPr>
              <w:fldChar w:fldCharType="separate"/>
            </w:r>
            <w:r w:rsidR="00724E86">
              <w:rPr>
                <w:noProof/>
                <w:webHidden/>
              </w:rPr>
              <w:t>20</w:t>
            </w:r>
            <w:r w:rsidR="00724E86">
              <w:rPr>
                <w:noProof/>
                <w:webHidden/>
              </w:rPr>
              <w:fldChar w:fldCharType="end"/>
            </w:r>
          </w:hyperlink>
        </w:p>
        <w:p w14:paraId="3D966FFE" w14:textId="07308269" w:rsidR="00724E86" w:rsidRDefault="007B5045">
          <w:pPr>
            <w:pStyle w:val="TOC2"/>
            <w:tabs>
              <w:tab w:val="right" w:pos="9350"/>
            </w:tabs>
            <w:rPr>
              <w:rFonts w:eastAsiaTheme="minorEastAsia" w:cstheme="minorBidi"/>
              <w:b w:val="0"/>
              <w:bCs w:val="0"/>
              <w:smallCaps w:val="0"/>
              <w:noProof/>
              <w:sz w:val="24"/>
              <w:szCs w:val="24"/>
              <w:lang w:val="en-US"/>
            </w:rPr>
          </w:pPr>
          <w:hyperlink w:anchor="_Toc26815978" w:history="1">
            <w:r w:rsidR="00724E86" w:rsidRPr="005003E5">
              <w:rPr>
                <w:rStyle w:val="Hyperlink"/>
                <w:rFonts w:ascii="Times New Roman" w:eastAsia="Times New Roman" w:hAnsi="Times New Roman" w:cs="Times New Roman"/>
                <w:i/>
                <w:noProof/>
              </w:rPr>
              <w:t>2.02 Pancrustacea phylogeny</w:t>
            </w:r>
            <w:r w:rsidR="00724E86">
              <w:rPr>
                <w:noProof/>
                <w:webHidden/>
              </w:rPr>
              <w:tab/>
            </w:r>
            <w:r w:rsidR="00724E86">
              <w:rPr>
                <w:noProof/>
                <w:webHidden/>
              </w:rPr>
              <w:fldChar w:fldCharType="begin"/>
            </w:r>
            <w:r w:rsidR="00724E86">
              <w:rPr>
                <w:noProof/>
                <w:webHidden/>
              </w:rPr>
              <w:instrText xml:space="preserve"> PAGEREF _Toc26815978 \h </w:instrText>
            </w:r>
            <w:r w:rsidR="00724E86">
              <w:rPr>
                <w:noProof/>
                <w:webHidden/>
              </w:rPr>
            </w:r>
            <w:r w:rsidR="00724E86">
              <w:rPr>
                <w:noProof/>
                <w:webHidden/>
              </w:rPr>
              <w:fldChar w:fldCharType="separate"/>
            </w:r>
            <w:r w:rsidR="00724E86">
              <w:rPr>
                <w:noProof/>
                <w:webHidden/>
              </w:rPr>
              <w:t>22</w:t>
            </w:r>
            <w:r w:rsidR="00724E86">
              <w:rPr>
                <w:noProof/>
                <w:webHidden/>
              </w:rPr>
              <w:fldChar w:fldCharType="end"/>
            </w:r>
          </w:hyperlink>
        </w:p>
        <w:p w14:paraId="4F5329DB" w14:textId="57B57805" w:rsidR="00724E86" w:rsidRDefault="007B5045">
          <w:pPr>
            <w:pStyle w:val="TOC2"/>
            <w:tabs>
              <w:tab w:val="right" w:pos="9350"/>
            </w:tabs>
            <w:rPr>
              <w:rFonts w:eastAsiaTheme="minorEastAsia" w:cstheme="minorBidi"/>
              <w:b w:val="0"/>
              <w:bCs w:val="0"/>
              <w:smallCaps w:val="0"/>
              <w:noProof/>
              <w:sz w:val="24"/>
              <w:szCs w:val="24"/>
              <w:lang w:val="en-US"/>
            </w:rPr>
          </w:pPr>
          <w:hyperlink w:anchor="_Toc26815979" w:history="1">
            <w:r w:rsidR="00724E86" w:rsidRPr="005003E5">
              <w:rPr>
                <w:rStyle w:val="Hyperlink"/>
                <w:rFonts w:ascii="Times New Roman" w:eastAsia="Times New Roman" w:hAnsi="Times New Roman" w:cs="Times New Roman"/>
                <w:i/>
                <w:noProof/>
              </w:rPr>
              <w:t>2.03 Gene families evolving on the most lineages</w:t>
            </w:r>
            <w:r w:rsidR="00724E86">
              <w:rPr>
                <w:noProof/>
                <w:webHidden/>
              </w:rPr>
              <w:tab/>
            </w:r>
            <w:r w:rsidR="00724E86">
              <w:rPr>
                <w:noProof/>
                <w:webHidden/>
              </w:rPr>
              <w:fldChar w:fldCharType="begin"/>
            </w:r>
            <w:r w:rsidR="00724E86">
              <w:rPr>
                <w:noProof/>
                <w:webHidden/>
              </w:rPr>
              <w:instrText xml:space="preserve"> PAGEREF _Toc26815979 \h </w:instrText>
            </w:r>
            <w:r w:rsidR="00724E86">
              <w:rPr>
                <w:noProof/>
                <w:webHidden/>
              </w:rPr>
            </w:r>
            <w:r w:rsidR="00724E86">
              <w:rPr>
                <w:noProof/>
                <w:webHidden/>
              </w:rPr>
              <w:fldChar w:fldCharType="separate"/>
            </w:r>
            <w:r w:rsidR="00724E86">
              <w:rPr>
                <w:noProof/>
                <w:webHidden/>
              </w:rPr>
              <w:t>23</w:t>
            </w:r>
            <w:r w:rsidR="00724E86">
              <w:rPr>
                <w:noProof/>
                <w:webHidden/>
              </w:rPr>
              <w:fldChar w:fldCharType="end"/>
            </w:r>
          </w:hyperlink>
        </w:p>
        <w:p w14:paraId="44799472" w14:textId="20D03F1F" w:rsidR="00724E86" w:rsidRDefault="007B5045">
          <w:pPr>
            <w:pStyle w:val="TOC2"/>
            <w:tabs>
              <w:tab w:val="right" w:pos="9350"/>
            </w:tabs>
            <w:rPr>
              <w:rFonts w:eastAsiaTheme="minorEastAsia" w:cstheme="minorBidi"/>
              <w:b w:val="0"/>
              <w:bCs w:val="0"/>
              <w:smallCaps w:val="0"/>
              <w:noProof/>
              <w:sz w:val="24"/>
              <w:szCs w:val="24"/>
              <w:lang w:val="en-US"/>
            </w:rPr>
          </w:pPr>
          <w:hyperlink w:anchor="_Toc26815980" w:history="1">
            <w:r w:rsidR="00724E86" w:rsidRPr="005003E5">
              <w:rPr>
                <w:rStyle w:val="Hyperlink"/>
                <w:rFonts w:ascii="Times New Roman" w:eastAsia="Times New Roman" w:hAnsi="Times New Roman" w:cs="Times New Roman"/>
                <w:i/>
                <w:noProof/>
              </w:rPr>
              <w:t>2.04 Coleopteran gene family evolution summary</w:t>
            </w:r>
            <w:r w:rsidR="00724E86">
              <w:rPr>
                <w:noProof/>
                <w:webHidden/>
              </w:rPr>
              <w:tab/>
            </w:r>
            <w:r w:rsidR="00724E86">
              <w:rPr>
                <w:noProof/>
                <w:webHidden/>
              </w:rPr>
              <w:fldChar w:fldCharType="begin"/>
            </w:r>
            <w:r w:rsidR="00724E86">
              <w:rPr>
                <w:noProof/>
                <w:webHidden/>
              </w:rPr>
              <w:instrText xml:space="preserve"> PAGEREF _Toc26815980 \h </w:instrText>
            </w:r>
            <w:r w:rsidR="00724E86">
              <w:rPr>
                <w:noProof/>
                <w:webHidden/>
              </w:rPr>
            </w:r>
            <w:r w:rsidR="00724E86">
              <w:rPr>
                <w:noProof/>
                <w:webHidden/>
              </w:rPr>
              <w:fldChar w:fldCharType="separate"/>
            </w:r>
            <w:r w:rsidR="00724E86">
              <w:rPr>
                <w:noProof/>
                <w:webHidden/>
              </w:rPr>
              <w:t>23</w:t>
            </w:r>
            <w:r w:rsidR="00724E86">
              <w:rPr>
                <w:noProof/>
                <w:webHidden/>
              </w:rPr>
              <w:fldChar w:fldCharType="end"/>
            </w:r>
          </w:hyperlink>
        </w:p>
        <w:p w14:paraId="0740A3BF" w14:textId="588E79A0" w:rsidR="00724E86" w:rsidRDefault="007B5045">
          <w:pPr>
            <w:pStyle w:val="TOC2"/>
            <w:tabs>
              <w:tab w:val="right" w:pos="9350"/>
            </w:tabs>
            <w:rPr>
              <w:rFonts w:eastAsiaTheme="minorEastAsia" w:cstheme="minorBidi"/>
              <w:b w:val="0"/>
              <w:bCs w:val="0"/>
              <w:smallCaps w:val="0"/>
              <w:noProof/>
              <w:sz w:val="24"/>
              <w:szCs w:val="24"/>
              <w:lang w:val="en-US"/>
            </w:rPr>
          </w:pPr>
          <w:hyperlink w:anchor="_Toc26815981" w:history="1">
            <w:r w:rsidR="00724E86" w:rsidRPr="005003E5">
              <w:rPr>
                <w:rStyle w:val="Hyperlink"/>
                <w:rFonts w:ascii="Times New Roman" w:eastAsia="Times New Roman" w:hAnsi="Times New Roman" w:cs="Times New Roman"/>
                <w:i/>
                <w:noProof/>
              </w:rPr>
              <w:t>2.05 Diptera gene family evolution summary</w:t>
            </w:r>
            <w:r w:rsidR="00724E86">
              <w:rPr>
                <w:noProof/>
                <w:webHidden/>
              </w:rPr>
              <w:tab/>
            </w:r>
            <w:r w:rsidR="00724E86">
              <w:rPr>
                <w:noProof/>
                <w:webHidden/>
              </w:rPr>
              <w:fldChar w:fldCharType="begin"/>
            </w:r>
            <w:r w:rsidR="00724E86">
              <w:rPr>
                <w:noProof/>
                <w:webHidden/>
              </w:rPr>
              <w:instrText xml:space="preserve"> PAGEREF _Toc26815981 \h </w:instrText>
            </w:r>
            <w:r w:rsidR="00724E86">
              <w:rPr>
                <w:noProof/>
                <w:webHidden/>
              </w:rPr>
            </w:r>
            <w:r w:rsidR="00724E86">
              <w:rPr>
                <w:noProof/>
                <w:webHidden/>
              </w:rPr>
              <w:fldChar w:fldCharType="separate"/>
            </w:r>
            <w:r w:rsidR="00724E86">
              <w:rPr>
                <w:noProof/>
                <w:webHidden/>
              </w:rPr>
              <w:t>24</w:t>
            </w:r>
            <w:r w:rsidR="00724E86">
              <w:rPr>
                <w:noProof/>
                <w:webHidden/>
              </w:rPr>
              <w:fldChar w:fldCharType="end"/>
            </w:r>
          </w:hyperlink>
        </w:p>
        <w:p w14:paraId="55D6910E" w14:textId="179EB6DA" w:rsidR="00724E86" w:rsidRDefault="007B5045">
          <w:pPr>
            <w:pStyle w:val="TOC2"/>
            <w:tabs>
              <w:tab w:val="right" w:pos="9350"/>
            </w:tabs>
            <w:rPr>
              <w:rFonts w:eastAsiaTheme="minorEastAsia" w:cstheme="minorBidi"/>
              <w:b w:val="0"/>
              <w:bCs w:val="0"/>
              <w:smallCaps w:val="0"/>
              <w:noProof/>
              <w:sz w:val="24"/>
              <w:szCs w:val="24"/>
              <w:lang w:val="en-US"/>
            </w:rPr>
          </w:pPr>
          <w:hyperlink w:anchor="_Toc26815982" w:history="1">
            <w:r w:rsidR="00724E86" w:rsidRPr="005003E5">
              <w:rPr>
                <w:rStyle w:val="Hyperlink"/>
                <w:rFonts w:ascii="Times New Roman" w:eastAsia="Times New Roman" w:hAnsi="Times New Roman" w:cs="Times New Roman"/>
                <w:i/>
                <w:noProof/>
              </w:rPr>
              <w:t>2.06 Protein domain analysis</w:t>
            </w:r>
            <w:r w:rsidR="00724E86">
              <w:rPr>
                <w:noProof/>
                <w:webHidden/>
              </w:rPr>
              <w:tab/>
            </w:r>
            <w:r w:rsidR="00724E86">
              <w:rPr>
                <w:noProof/>
                <w:webHidden/>
              </w:rPr>
              <w:fldChar w:fldCharType="begin"/>
            </w:r>
            <w:r w:rsidR="00724E86">
              <w:rPr>
                <w:noProof/>
                <w:webHidden/>
              </w:rPr>
              <w:instrText xml:space="preserve"> PAGEREF _Toc26815982 \h </w:instrText>
            </w:r>
            <w:r w:rsidR="00724E86">
              <w:rPr>
                <w:noProof/>
                <w:webHidden/>
              </w:rPr>
            </w:r>
            <w:r w:rsidR="00724E86">
              <w:rPr>
                <w:noProof/>
                <w:webHidden/>
              </w:rPr>
              <w:fldChar w:fldCharType="separate"/>
            </w:r>
            <w:r w:rsidR="00724E86">
              <w:rPr>
                <w:noProof/>
                <w:webHidden/>
              </w:rPr>
              <w:t>26</w:t>
            </w:r>
            <w:r w:rsidR="00724E86">
              <w:rPr>
                <w:noProof/>
                <w:webHidden/>
              </w:rPr>
              <w:fldChar w:fldCharType="end"/>
            </w:r>
          </w:hyperlink>
        </w:p>
        <w:p w14:paraId="2387A88B" w14:textId="4BA59825" w:rsidR="00724E86" w:rsidRDefault="007B5045">
          <w:pPr>
            <w:pStyle w:val="TOC2"/>
            <w:tabs>
              <w:tab w:val="right" w:pos="9350"/>
            </w:tabs>
            <w:rPr>
              <w:rFonts w:eastAsiaTheme="minorEastAsia" w:cstheme="minorBidi"/>
              <w:b w:val="0"/>
              <w:bCs w:val="0"/>
              <w:smallCaps w:val="0"/>
              <w:noProof/>
              <w:sz w:val="24"/>
              <w:szCs w:val="24"/>
              <w:lang w:val="en-US"/>
            </w:rPr>
          </w:pPr>
          <w:hyperlink w:anchor="_Toc26815983" w:history="1">
            <w:r w:rsidR="00724E86" w:rsidRPr="005003E5">
              <w:rPr>
                <w:rStyle w:val="Hyperlink"/>
                <w:rFonts w:ascii="Times New Roman" w:eastAsia="Times New Roman" w:hAnsi="Times New Roman" w:cs="Times New Roman"/>
                <w:i/>
                <w:noProof/>
              </w:rPr>
              <w:t>2.07 Protein Innovation: Silk and venom domain emergences in Chelicerates</w:t>
            </w:r>
            <w:r w:rsidR="00724E86">
              <w:rPr>
                <w:noProof/>
                <w:webHidden/>
              </w:rPr>
              <w:tab/>
            </w:r>
            <w:r w:rsidR="00724E86">
              <w:rPr>
                <w:noProof/>
                <w:webHidden/>
              </w:rPr>
              <w:fldChar w:fldCharType="begin"/>
            </w:r>
            <w:r w:rsidR="00724E86">
              <w:rPr>
                <w:noProof/>
                <w:webHidden/>
              </w:rPr>
              <w:instrText xml:space="preserve"> PAGEREF _Toc26815983 \h </w:instrText>
            </w:r>
            <w:r w:rsidR="00724E86">
              <w:rPr>
                <w:noProof/>
                <w:webHidden/>
              </w:rPr>
            </w:r>
            <w:r w:rsidR="00724E86">
              <w:rPr>
                <w:noProof/>
                <w:webHidden/>
              </w:rPr>
              <w:fldChar w:fldCharType="separate"/>
            </w:r>
            <w:r w:rsidR="00724E86">
              <w:rPr>
                <w:noProof/>
                <w:webHidden/>
              </w:rPr>
              <w:t>27</w:t>
            </w:r>
            <w:r w:rsidR="00724E86">
              <w:rPr>
                <w:noProof/>
                <w:webHidden/>
              </w:rPr>
              <w:fldChar w:fldCharType="end"/>
            </w:r>
          </w:hyperlink>
        </w:p>
        <w:p w14:paraId="2659A9E6" w14:textId="373B96CB" w:rsidR="00724E86" w:rsidRDefault="007B5045">
          <w:pPr>
            <w:pStyle w:val="TOC1"/>
            <w:tabs>
              <w:tab w:val="left" w:pos="460"/>
              <w:tab w:val="right" w:pos="9350"/>
            </w:tabs>
            <w:rPr>
              <w:rFonts w:eastAsiaTheme="minorEastAsia" w:cstheme="minorBidi"/>
              <w:b w:val="0"/>
              <w:bCs w:val="0"/>
              <w:caps w:val="0"/>
              <w:noProof/>
              <w:sz w:val="24"/>
              <w:szCs w:val="24"/>
              <w:u w:val="none"/>
              <w:lang w:val="en-US"/>
            </w:rPr>
          </w:pPr>
          <w:hyperlink w:anchor="_Toc26815984" w:history="1">
            <w:r w:rsidR="00724E86" w:rsidRPr="005003E5">
              <w:rPr>
                <w:rStyle w:val="Hyperlink"/>
                <w:rFonts w:ascii="Times New Roman" w:eastAsia="Times New Roman" w:hAnsi="Times New Roman" w:cs="Times New Roman"/>
                <w:noProof/>
              </w:rPr>
              <w:t xml:space="preserve">3. </w:t>
            </w:r>
            <w:r w:rsidR="00724E86">
              <w:rPr>
                <w:rFonts w:eastAsiaTheme="minorEastAsia" w:cstheme="minorBidi"/>
                <w:b w:val="0"/>
                <w:bCs w:val="0"/>
                <w:caps w:val="0"/>
                <w:noProof/>
                <w:sz w:val="24"/>
                <w:szCs w:val="24"/>
                <w:u w:val="none"/>
                <w:lang w:val="en-US"/>
              </w:rPr>
              <w:tab/>
            </w:r>
            <w:r w:rsidR="00724E86" w:rsidRPr="005003E5">
              <w:rPr>
                <w:rStyle w:val="Hyperlink"/>
                <w:rFonts w:ascii="Times New Roman" w:eastAsia="Times New Roman" w:hAnsi="Times New Roman" w:cs="Times New Roman"/>
                <w:noProof/>
              </w:rPr>
              <w:t>Supplementary Tables.</w:t>
            </w:r>
            <w:r w:rsidR="00724E86">
              <w:rPr>
                <w:noProof/>
                <w:webHidden/>
              </w:rPr>
              <w:tab/>
            </w:r>
            <w:r w:rsidR="00724E86">
              <w:rPr>
                <w:noProof/>
                <w:webHidden/>
              </w:rPr>
              <w:fldChar w:fldCharType="begin"/>
            </w:r>
            <w:r w:rsidR="00724E86">
              <w:rPr>
                <w:noProof/>
                <w:webHidden/>
              </w:rPr>
              <w:instrText xml:space="preserve"> PAGEREF _Toc26815984 \h </w:instrText>
            </w:r>
            <w:r w:rsidR="00724E86">
              <w:rPr>
                <w:noProof/>
                <w:webHidden/>
              </w:rPr>
            </w:r>
            <w:r w:rsidR="00724E86">
              <w:rPr>
                <w:noProof/>
                <w:webHidden/>
              </w:rPr>
              <w:fldChar w:fldCharType="separate"/>
            </w:r>
            <w:r w:rsidR="00724E86">
              <w:rPr>
                <w:noProof/>
                <w:webHidden/>
              </w:rPr>
              <w:t>28</w:t>
            </w:r>
            <w:r w:rsidR="00724E86">
              <w:rPr>
                <w:noProof/>
                <w:webHidden/>
              </w:rPr>
              <w:fldChar w:fldCharType="end"/>
            </w:r>
          </w:hyperlink>
        </w:p>
        <w:p w14:paraId="58D7A862" w14:textId="6B8040FA" w:rsidR="00724E86" w:rsidRDefault="007B5045">
          <w:pPr>
            <w:pStyle w:val="TOC2"/>
            <w:tabs>
              <w:tab w:val="right" w:pos="9350"/>
            </w:tabs>
            <w:rPr>
              <w:rFonts w:eastAsiaTheme="minorEastAsia" w:cstheme="minorBidi"/>
              <w:b w:val="0"/>
              <w:bCs w:val="0"/>
              <w:smallCaps w:val="0"/>
              <w:noProof/>
              <w:sz w:val="24"/>
              <w:szCs w:val="24"/>
              <w:lang w:val="en-US"/>
            </w:rPr>
          </w:pPr>
          <w:hyperlink w:anchor="_Toc26815985" w:history="1">
            <w:r w:rsidR="00724E86" w:rsidRPr="005003E5">
              <w:rPr>
                <w:rStyle w:val="Hyperlink"/>
                <w:rFonts w:ascii="Times New Roman" w:eastAsia="Times New Roman" w:hAnsi="Times New Roman" w:cs="Times New Roman"/>
                <w:i/>
                <w:noProof/>
              </w:rPr>
              <w:t>3.01. List of Large Supplementary Tables as worksheets in Microsoft Excel file “Additional File 1: Large Supplementary Tables”.</w:t>
            </w:r>
            <w:r w:rsidR="00724E86">
              <w:rPr>
                <w:noProof/>
                <w:webHidden/>
              </w:rPr>
              <w:tab/>
            </w:r>
            <w:r w:rsidR="00724E86">
              <w:rPr>
                <w:noProof/>
                <w:webHidden/>
              </w:rPr>
              <w:fldChar w:fldCharType="begin"/>
            </w:r>
            <w:r w:rsidR="00724E86">
              <w:rPr>
                <w:noProof/>
                <w:webHidden/>
              </w:rPr>
              <w:instrText xml:space="preserve"> PAGEREF _Toc26815985 \h </w:instrText>
            </w:r>
            <w:r w:rsidR="00724E86">
              <w:rPr>
                <w:noProof/>
                <w:webHidden/>
              </w:rPr>
            </w:r>
            <w:r w:rsidR="00724E86">
              <w:rPr>
                <w:noProof/>
                <w:webHidden/>
              </w:rPr>
              <w:fldChar w:fldCharType="separate"/>
            </w:r>
            <w:r w:rsidR="00724E86">
              <w:rPr>
                <w:noProof/>
                <w:webHidden/>
              </w:rPr>
              <w:t>28</w:t>
            </w:r>
            <w:r w:rsidR="00724E86">
              <w:rPr>
                <w:noProof/>
                <w:webHidden/>
              </w:rPr>
              <w:fldChar w:fldCharType="end"/>
            </w:r>
          </w:hyperlink>
        </w:p>
        <w:p w14:paraId="64638A8C" w14:textId="3409CCBC" w:rsidR="00724E86" w:rsidRDefault="007B5045">
          <w:pPr>
            <w:pStyle w:val="TOC1"/>
            <w:tabs>
              <w:tab w:val="left" w:pos="460"/>
              <w:tab w:val="right" w:pos="9350"/>
            </w:tabs>
            <w:rPr>
              <w:rFonts w:eastAsiaTheme="minorEastAsia" w:cstheme="minorBidi"/>
              <w:b w:val="0"/>
              <w:bCs w:val="0"/>
              <w:caps w:val="0"/>
              <w:noProof/>
              <w:sz w:val="24"/>
              <w:szCs w:val="24"/>
              <w:u w:val="none"/>
              <w:lang w:val="en-US"/>
            </w:rPr>
          </w:pPr>
          <w:hyperlink w:anchor="_Toc26815986" w:history="1">
            <w:r w:rsidR="00724E86" w:rsidRPr="005003E5">
              <w:rPr>
                <w:rStyle w:val="Hyperlink"/>
                <w:rFonts w:ascii="Times New Roman" w:eastAsia="Times New Roman" w:hAnsi="Times New Roman" w:cs="Times New Roman"/>
                <w:noProof/>
              </w:rPr>
              <w:t xml:space="preserve">4. </w:t>
            </w:r>
            <w:r w:rsidR="00724E86">
              <w:rPr>
                <w:rFonts w:eastAsiaTheme="minorEastAsia" w:cstheme="minorBidi"/>
                <w:b w:val="0"/>
                <w:bCs w:val="0"/>
                <w:caps w:val="0"/>
                <w:noProof/>
                <w:sz w:val="24"/>
                <w:szCs w:val="24"/>
                <w:u w:val="none"/>
                <w:lang w:val="en-US"/>
              </w:rPr>
              <w:tab/>
            </w:r>
            <w:r w:rsidR="00724E86" w:rsidRPr="005003E5">
              <w:rPr>
                <w:rStyle w:val="Hyperlink"/>
                <w:rFonts w:ascii="Times New Roman" w:eastAsia="Times New Roman" w:hAnsi="Times New Roman" w:cs="Times New Roman"/>
                <w:noProof/>
              </w:rPr>
              <w:t>Supplementary Figures.</w:t>
            </w:r>
            <w:r w:rsidR="00724E86">
              <w:rPr>
                <w:noProof/>
                <w:webHidden/>
              </w:rPr>
              <w:tab/>
            </w:r>
            <w:r w:rsidR="00724E86">
              <w:rPr>
                <w:noProof/>
                <w:webHidden/>
              </w:rPr>
              <w:fldChar w:fldCharType="begin"/>
            </w:r>
            <w:r w:rsidR="00724E86">
              <w:rPr>
                <w:noProof/>
                <w:webHidden/>
              </w:rPr>
              <w:instrText xml:space="preserve"> PAGEREF _Toc26815986 \h </w:instrText>
            </w:r>
            <w:r w:rsidR="00724E86">
              <w:rPr>
                <w:noProof/>
                <w:webHidden/>
              </w:rPr>
            </w:r>
            <w:r w:rsidR="00724E86">
              <w:rPr>
                <w:noProof/>
                <w:webHidden/>
              </w:rPr>
              <w:fldChar w:fldCharType="separate"/>
            </w:r>
            <w:r w:rsidR="00724E86">
              <w:rPr>
                <w:noProof/>
                <w:webHidden/>
              </w:rPr>
              <w:t>30</w:t>
            </w:r>
            <w:r w:rsidR="00724E86">
              <w:rPr>
                <w:noProof/>
                <w:webHidden/>
              </w:rPr>
              <w:fldChar w:fldCharType="end"/>
            </w:r>
          </w:hyperlink>
        </w:p>
        <w:p w14:paraId="59C6F99F" w14:textId="601935F7" w:rsidR="00724E86" w:rsidRDefault="007B5045">
          <w:pPr>
            <w:pStyle w:val="TOC2"/>
            <w:tabs>
              <w:tab w:val="right" w:pos="9350"/>
            </w:tabs>
            <w:rPr>
              <w:rFonts w:eastAsiaTheme="minorEastAsia" w:cstheme="minorBidi"/>
              <w:b w:val="0"/>
              <w:bCs w:val="0"/>
              <w:smallCaps w:val="0"/>
              <w:noProof/>
              <w:sz w:val="24"/>
              <w:szCs w:val="24"/>
              <w:lang w:val="en-US"/>
            </w:rPr>
          </w:pPr>
          <w:hyperlink w:anchor="_Toc26815987" w:history="1">
            <w:r w:rsidR="00724E86" w:rsidRPr="005003E5">
              <w:rPr>
                <w:rStyle w:val="Hyperlink"/>
                <w:rFonts w:ascii="Times New Roman" w:eastAsia="Times New Roman" w:hAnsi="Times New Roman" w:cs="Times New Roman"/>
                <w:noProof/>
                <w:lang w:val="en-US"/>
              </w:rPr>
              <w:t>Fig. S1: Estimating gene counts at ancestral nodes.</w:t>
            </w:r>
            <w:r w:rsidR="00724E86">
              <w:rPr>
                <w:noProof/>
                <w:webHidden/>
              </w:rPr>
              <w:tab/>
            </w:r>
            <w:r w:rsidR="00724E86">
              <w:rPr>
                <w:noProof/>
                <w:webHidden/>
              </w:rPr>
              <w:fldChar w:fldCharType="begin"/>
            </w:r>
            <w:r w:rsidR="00724E86">
              <w:rPr>
                <w:noProof/>
                <w:webHidden/>
              </w:rPr>
              <w:instrText xml:space="preserve"> PAGEREF _Toc26815987 \h </w:instrText>
            </w:r>
            <w:r w:rsidR="00724E86">
              <w:rPr>
                <w:noProof/>
                <w:webHidden/>
              </w:rPr>
            </w:r>
            <w:r w:rsidR="00724E86">
              <w:rPr>
                <w:noProof/>
                <w:webHidden/>
              </w:rPr>
              <w:fldChar w:fldCharType="separate"/>
            </w:r>
            <w:r w:rsidR="00724E86">
              <w:rPr>
                <w:noProof/>
                <w:webHidden/>
              </w:rPr>
              <w:t>30</w:t>
            </w:r>
            <w:r w:rsidR="00724E86">
              <w:rPr>
                <w:noProof/>
                <w:webHidden/>
              </w:rPr>
              <w:fldChar w:fldCharType="end"/>
            </w:r>
          </w:hyperlink>
        </w:p>
        <w:p w14:paraId="41631DA8" w14:textId="05D87918" w:rsidR="00724E86" w:rsidRDefault="007B5045">
          <w:pPr>
            <w:pStyle w:val="TOC2"/>
            <w:tabs>
              <w:tab w:val="right" w:pos="9350"/>
            </w:tabs>
            <w:rPr>
              <w:rFonts w:eastAsiaTheme="minorEastAsia" w:cstheme="minorBidi"/>
              <w:b w:val="0"/>
              <w:bCs w:val="0"/>
              <w:smallCaps w:val="0"/>
              <w:noProof/>
              <w:sz w:val="24"/>
              <w:szCs w:val="24"/>
              <w:lang w:val="en-US"/>
            </w:rPr>
          </w:pPr>
          <w:hyperlink w:anchor="_Toc26815988" w:history="1">
            <w:r w:rsidR="00724E86" w:rsidRPr="005003E5">
              <w:rPr>
                <w:rStyle w:val="Hyperlink"/>
                <w:rFonts w:ascii="Times New Roman" w:eastAsia="Times New Roman" w:hAnsi="Times New Roman" w:cs="Times New Roman"/>
                <w:noProof/>
                <w:lang w:val="en-US"/>
              </w:rPr>
              <w:t>Fig. S2: Novel gene family expansions and extinctions.</w:t>
            </w:r>
            <w:r w:rsidR="00724E86">
              <w:rPr>
                <w:noProof/>
                <w:webHidden/>
              </w:rPr>
              <w:tab/>
            </w:r>
            <w:r w:rsidR="00724E86">
              <w:rPr>
                <w:noProof/>
                <w:webHidden/>
              </w:rPr>
              <w:fldChar w:fldCharType="begin"/>
            </w:r>
            <w:r w:rsidR="00724E86">
              <w:rPr>
                <w:noProof/>
                <w:webHidden/>
              </w:rPr>
              <w:instrText xml:space="preserve"> PAGEREF _Toc26815988 \h </w:instrText>
            </w:r>
            <w:r w:rsidR="00724E86">
              <w:rPr>
                <w:noProof/>
                <w:webHidden/>
              </w:rPr>
            </w:r>
            <w:r w:rsidR="00724E86">
              <w:rPr>
                <w:noProof/>
                <w:webHidden/>
              </w:rPr>
              <w:fldChar w:fldCharType="separate"/>
            </w:r>
            <w:r w:rsidR="00724E86">
              <w:rPr>
                <w:noProof/>
                <w:webHidden/>
              </w:rPr>
              <w:t>31</w:t>
            </w:r>
            <w:r w:rsidR="00724E86">
              <w:rPr>
                <w:noProof/>
                <w:webHidden/>
              </w:rPr>
              <w:fldChar w:fldCharType="end"/>
            </w:r>
          </w:hyperlink>
        </w:p>
        <w:p w14:paraId="12758828" w14:textId="073A55C1" w:rsidR="00724E86" w:rsidRDefault="007B5045">
          <w:pPr>
            <w:pStyle w:val="TOC2"/>
            <w:tabs>
              <w:tab w:val="right" w:pos="9350"/>
            </w:tabs>
            <w:rPr>
              <w:rFonts w:eastAsiaTheme="minorEastAsia" w:cstheme="minorBidi"/>
              <w:b w:val="0"/>
              <w:bCs w:val="0"/>
              <w:smallCaps w:val="0"/>
              <w:noProof/>
              <w:sz w:val="24"/>
              <w:szCs w:val="24"/>
              <w:lang w:val="en-US"/>
            </w:rPr>
          </w:pPr>
          <w:hyperlink w:anchor="_Toc26815989" w:history="1">
            <w:r w:rsidR="00724E86" w:rsidRPr="005003E5">
              <w:rPr>
                <w:rStyle w:val="Hyperlink"/>
                <w:rFonts w:ascii="Times New Roman" w:eastAsia="Times New Roman" w:hAnsi="Times New Roman" w:cs="Times New Roman"/>
                <w:noProof/>
                <w:lang w:val="en-US"/>
              </w:rPr>
              <w:t>Fig. S3: Substitution, gene gain/loss, and domain rearrangement rates compared.</w:t>
            </w:r>
            <w:r w:rsidR="00724E86">
              <w:rPr>
                <w:noProof/>
                <w:webHidden/>
              </w:rPr>
              <w:tab/>
            </w:r>
            <w:r w:rsidR="00724E86">
              <w:rPr>
                <w:noProof/>
                <w:webHidden/>
              </w:rPr>
              <w:fldChar w:fldCharType="begin"/>
            </w:r>
            <w:r w:rsidR="00724E86">
              <w:rPr>
                <w:noProof/>
                <w:webHidden/>
              </w:rPr>
              <w:instrText xml:space="preserve"> PAGEREF _Toc26815989 \h </w:instrText>
            </w:r>
            <w:r w:rsidR="00724E86">
              <w:rPr>
                <w:noProof/>
                <w:webHidden/>
              </w:rPr>
            </w:r>
            <w:r w:rsidR="00724E86">
              <w:rPr>
                <w:noProof/>
                <w:webHidden/>
              </w:rPr>
              <w:fldChar w:fldCharType="separate"/>
            </w:r>
            <w:r w:rsidR="00724E86">
              <w:rPr>
                <w:noProof/>
                <w:webHidden/>
              </w:rPr>
              <w:t>32</w:t>
            </w:r>
            <w:r w:rsidR="00724E86">
              <w:rPr>
                <w:noProof/>
                <w:webHidden/>
              </w:rPr>
              <w:fldChar w:fldCharType="end"/>
            </w:r>
          </w:hyperlink>
        </w:p>
        <w:p w14:paraId="41F51D01" w14:textId="468216F1" w:rsidR="00724E86" w:rsidRDefault="007B5045">
          <w:pPr>
            <w:pStyle w:val="TOC2"/>
            <w:tabs>
              <w:tab w:val="right" w:pos="9350"/>
            </w:tabs>
            <w:rPr>
              <w:rFonts w:eastAsiaTheme="minorEastAsia" w:cstheme="minorBidi"/>
              <w:b w:val="0"/>
              <w:bCs w:val="0"/>
              <w:smallCaps w:val="0"/>
              <w:noProof/>
              <w:sz w:val="24"/>
              <w:szCs w:val="24"/>
              <w:lang w:val="en-US"/>
            </w:rPr>
          </w:pPr>
          <w:hyperlink w:anchor="_Toc26815990" w:history="1">
            <w:r w:rsidR="00724E86" w:rsidRPr="005003E5">
              <w:rPr>
                <w:rStyle w:val="Hyperlink"/>
                <w:rFonts w:ascii="Times New Roman" w:eastAsia="Times New Roman" w:hAnsi="Times New Roman" w:cs="Times New Roman"/>
                <w:noProof/>
                <w:lang w:val="en-US"/>
              </w:rPr>
              <w:t>Fig. S4: Presence of DNA methylation machinery across the arthropods.</w:t>
            </w:r>
            <w:r w:rsidR="00724E86">
              <w:rPr>
                <w:noProof/>
                <w:webHidden/>
              </w:rPr>
              <w:tab/>
            </w:r>
            <w:r w:rsidR="00724E86">
              <w:rPr>
                <w:noProof/>
                <w:webHidden/>
              </w:rPr>
              <w:fldChar w:fldCharType="begin"/>
            </w:r>
            <w:r w:rsidR="00724E86">
              <w:rPr>
                <w:noProof/>
                <w:webHidden/>
              </w:rPr>
              <w:instrText xml:space="preserve"> PAGEREF _Toc26815990 \h </w:instrText>
            </w:r>
            <w:r w:rsidR="00724E86">
              <w:rPr>
                <w:noProof/>
                <w:webHidden/>
              </w:rPr>
            </w:r>
            <w:r w:rsidR="00724E86">
              <w:rPr>
                <w:noProof/>
                <w:webHidden/>
              </w:rPr>
              <w:fldChar w:fldCharType="separate"/>
            </w:r>
            <w:r w:rsidR="00724E86">
              <w:rPr>
                <w:noProof/>
                <w:webHidden/>
              </w:rPr>
              <w:t>33</w:t>
            </w:r>
            <w:r w:rsidR="00724E86">
              <w:rPr>
                <w:noProof/>
                <w:webHidden/>
              </w:rPr>
              <w:fldChar w:fldCharType="end"/>
            </w:r>
          </w:hyperlink>
        </w:p>
        <w:p w14:paraId="73668B39" w14:textId="259B3F50" w:rsidR="00724E86" w:rsidRDefault="007B5045">
          <w:pPr>
            <w:pStyle w:val="TOC2"/>
            <w:tabs>
              <w:tab w:val="right" w:pos="9350"/>
            </w:tabs>
            <w:rPr>
              <w:rFonts w:eastAsiaTheme="minorEastAsia" w:cstheme="minorBidi"/>
              <w:b w:val="0"/>
              <w:bCs w:val="0"/>
              <w:smallCaps w:val="0"/>
              <w:noProof/>
              <w:sz w:val="24"/>
              <w:szCs w:val="24"/>
              <w:lang w:val="en-US"/>
            </w:rPr>
          </w:pPr>
          <w:hyperlink w:anchor="_Toc26815991" w:history="1">
            <w:r w:rsidR="00724E86" w:rsidRPr="005003E5">
              <w:rPr>
                <w:rStyle w:val="Hyperlink"/>
                <w:rFonts w:ascii="Times New Roman" w:eastAsia="Times New Roman" w:hAnsi="Times New Roman" w:cs="Times New Roman"/>
                <w:noProof/>
                <w:lang w:val="en-US"/>
              </w:rPr>
              <w:t xml:space="preserve">Fig. S5:  </w:t>
            </w:r>
            <w:r w:rsidR="00724E86" w:rsidRPr="005003E5">
              <w:rPr>
                <w:rStyle w:val="Hyperlink"/>
                <w:rFonts w:ascii="Times New Roman" w:eastAsia="Times New Roman" w:hAnsi="Times New Roman" w:cs="Times New Roman"/>
                <w:noProof/>
              </w:rPr>
              <w:t>Patterns of DNA methylation CpG 0/e signals of 72 arthropod species</w:t>
            </w:r>
            <w:r w:rsidR="00724E86" w:rsidRPr="005003E5">
              <w:rPr>
                <w:rStyle w:val="Hyperlink"/>
                <w:rFonts w:ascii="Times New Roman" w:eastAsia="Times New Roman" w:hAnsi="Times New Roman" w:cs="Times New Roman"/>
                <w:noProof/>
                <w:lang w:val="en-US"/>
              </w:rPr>
              <w:t>.</w:t>
            </w:r>
            <w:r w:rsidR="00724E86">
              <w:rPr>
                <w:noProof/>
                <w:webHidden/>
              </w:rPr>
              <w:tab/>
            </w:r>
            <w:r w:rsidR="00724E86">
              <w:rPr>
                <w:noProof/>
                <w:webHidden/>
              </w:rPr>
              <w:fldChar w:fldCharType="begin"/>
            </w:r>
            <w:r w:rsidR="00724E86">
              <w:rPr>
                <w:noProof/>
                <w:webHidden/>
              </w:rPr>
              <w:instrText xml:space="preserve"> PAGEREF _Toc26815991 \h </w:instrText>
            </w:r>
            <w:r w:rsidR="00724E86">
              <w:rPr>
                <w:noProof/>
                <w:webHidden/>
              </w:rPr>
            </w:r>
            <w:r w:rsidR="00724E86">
              <w:rPr>
                <w:noProof/>
                <w:webHidden/>
              </w:rPr>
              <w:fldChar w:fldCharType="separate"/>
            </w:r>
            <w:r w:rsidR="00724E86">
              <w:rPr>
                <w:noProof/>
                <w:webHidden/>
              </w:rPr>
              <w:t>34</w:t>
            </w:r>
            <w:r w:rsidR="00724E86">
              <w:rPr>
                <w:noProof/>
                <w:webHidden/>
              </w:rPr>
              <w:fldChar w:fldCharType="end"/>
            </w:r>
          </w:hyperlink>
        </w:p>
        <w:p w14:paraId="3FF7FE12" w14:textId="54A5B464" w:rsidR="00724E86" w:rsidRDefault="007B5045">
          <w:pPr>
            <w:pStyle w:val="TOC2"/>
            <w:tabs>
              <w:tab w:val="right" w:pos="9350"/>
            </w:tabs>
            <w:rPr>
              <w:rFonts w:eastAsiaTheme="minorEastAsia" w:cstheme="minorBidi"/>
              <w:b w:val="0"/>
              <w:bCs w:val="0"/>
              <w:smallCaps w:val="0"/>
              <w:noProof/>
              <w:sz w:val="24"/>
              <w:szCs w:val="24"/>
              <w:lang w:val="en-US"/>
            </w:rPr>
          </w:pPr>
          <w:hyperlink w:anchor="_Toc26815992" w:history="1">
            <w:r w:rsidR="00724E86" w:rsidRPr="005003E5">
              <w:rPr>
                <w:rStyle w:val="Hyperlink"/>
                <w:rFonts w:ascii="Times New Roman" w:eastAsia="Times New Roman" w:hAnsi="Times New Roman" w:cs="Times New Roman"/>
                <w:noProof/>
                <w:lang w:val="en-US"/>
              </w:rPr>
              <w:t>Fig. S6: Rates of gene family emergences and extinctions.</w:t>
            </w:r>
            <w:r w:rsidR="00724E86">
              <w:rPr>
                <w:noProof/>
                <w:webHidden/>
              </w:rPr>
              <w:tab/>
            </w:r>
            <w:r w:rsidR="00724E86">
              <w:rPr>
                <w:noProof/>
                <w:webHidden/>
              </w:rPr>
              <w:fldChar w:fldCharType="begin"/>
            </w:r>
            <w:r w:rsidR="00724E86">
              <w:rPr>
                <w:noProof/>
                <w:webHidden/>
              </w:rPr>
              <w:instrText xml:space="preserve"> PAGEREF _Toc26815992 \h </w:instrText>
            </w:r>
            <w:r w:rsidR="00724E86">
              <w:rPr>
                <w:noProof/>
                <w:webHidden/>
              </w:rPr>
            </w:r>
            <w:r w:rsidR="00724E86">
              <w:rPr>
                <w:noProof/>
                <w:webHidden/>
              </w:rPr>
              <w:fldChar w:fldCharType="separate"/>
            </w:r>
            <w:r w:rsidR="00724E86">
              <w:rPr>
                <w:noProof/>
                <w:webHidden/>
              </w:rPr>
              <w:t>54</w:t>
            </w:r>
            <w:r w:rsidR="00724E86">
              <w:rPr>
                <w:noProof/>
                <w:webHidden/>
              </w:rPr>
              <w:fldChar w:fldCharType="end"/>
            </w:r>
          </w:hyperlink>
        </w:p>
        <w:p w14:paraId="27DAD5D4" w14:textId="52285F55" w:rsidR="00724E86" w:rsidRDefault="007B5045">
          <w:pPr>
            <w:pStyle w:val="TOC2"/>
            <w:tabs>
              <w:tab w:val="right" w:pos="9350"/>
            </w:tabs>
            <w:rPr>
              <w:rFonts w:eastAsiaTheme="minorEastAsia" w:cstheme="minorBidi"/>
              <w:b w:val="0"/>
              <w:bCs w:val="0"/>
              <w:smallCaps w:val="0"/>
              <w:noProof/>
              <w:sz w:val="24"/>
              <w:szCs w:val="24"/>
              <w:lang w:val="en-US"/>
            </w:rPr>
          </w:pPr>
          <w:hyperlink w:anchor="_Toc26815993" w:history="1">
            <w:r w:rsidR="00724E86" w:rsidRPr="005003E5">
              <w:rPr>
                <w:rStyle w:val="Hyperlink"/>
                <w:rFonts w:ascii="Times New Roman" w:eastAsia="Times New Roman" w:hAnsi="Times New Roman" w:cs="Times New Roman"/>
                <w:noProof/>
                <w:lang w:val="en-US"/>
              </w:rPr>
              <w:t>Fig. S7: Araneae tree.</w:t>
            </w:r>
            <w:r w:rsidR="00724E86">
              <w:rPr>
                <w:noProof/>
                <w:webHidden/>
              </w:rPr>
              <w:tab/>
            </w:r>
            <w:r w:rsidR="00724E86">
              <w:rPr>
                <w:noProof/>
                <w:webHidden/>
              </w:rPr>
              <w:fldChar w:fldCharType="begin"/>
            </w:r>
            <w:r w:rsidR="00724E86">
              <w:rPr>
                <w:noProof/>
                <w:webHidden/>
              </w:rPr>
              <w:instrText xml:space="preserve"> PAGEREF _Toc26815993 \h </w:instrText>
            </w:r>
            <w:r w:rsidR="00724E86">
              <w:rPr>
                <w:noProof/>
                <w:webHidden/>
              </w:rPr>
            </w:r>
            <w:r w:rsidR="00724E86">
              <w:rPr>
                <w:noProof/>
                <w:webHidden/>
              </w:rPr>
              <w:fldChar w:fldCharType="separate"/>
            </w:r>
            <w:r w:rsidR="00724E86">
              <w:rPr>
                <w:noProof/>
                <w:webHidden/>
              </w:rPr>
              <w:t>55</w:t>
            </w:r>
            <w:r w:rsidR="00724E86">
              <w:rPr>
                <w:noProof/>
                <w:webHidden/>
              </w:rPr>
              <w:fldChar w:fldCharType="end"/>
            </w:r>
          </w:hyperlink>
        </w:p>
        <w:p w14:paraId="1149DEF7" w14:textId="7CC21555" w:rsidR="00724E86" w:rsidRDefault="007B5045">
          <w:pPr>
            <w:pStyle w:val="TOC2"/>
            <w:tabs>
              <w:tab w:val="right" w:pos="9350"/>
            </w:tabs>
            <w:rPr>
              <w:rFonts w:eastAsiaTheme="minorEastAsia" w:cstheme="minorBidi"/>
              <w:b w:val="0"/>
              <w:bCs w:val="0"/>
              <w:smallCaps w:val="0"/>
              <w:noProof/>
              <w:sz w:val="24"/>
              <w:szCs w:val="24"/>
              <w:lang w:val="en-US"/>
            </w:rPr>
          </w:pPr>
          <w:hyperlink w:anchor="_Toc26815994" w:history="1">
            <w:r w:rsidR="00724E86" w:rsidRPr="005003E5">
              <w:rPr>
                <w:rStyle w:val="Hyperlink"/>
                <w:rFonts w:ascii="Times New Roman" w:eastAsia="Times New Roman" w:hAnsi="Times New Roman" w:cs="Times New Roman"/>
                <w:noProof/>
                <w:lang w:val="en-US"/>
              </w:rPr>
              <w:t>Fig. S8: Hemiptera tree.</w:t>
            </w:r>
            <w:r w:rsidR="00724E86">
              <w:rPr>
                <w:noProof/>
                <w:webHidden/>
              </w:rPr>
              <w:tab/>
            </w:r>
            <w:r w:rsidR="00724E86">
              <w:rPr>
                <w:noProof/>
                <w:webHidden/>
              </w:rPr>
              <w:fldChar w:fldCharType="begin"/>
            </w:r>
            <w:r w:rsidR="00724E86">
              <w:rPr>
                <w:noProof/>
                <w:webHidden/>
              </w:rPr>
              <w:instrText xml:space="preserve"> PAGEREF _Toc26815994 \h </w:instrText>
            </w:r>
            <w:r w:rsidR="00724E86">
              <w:rPr>
                <w:noProof/>
                <w:webHidden/>
              </w:rPr>
            </w:r>
            <w:r w:rsidR="00724E86">
              <w:rPr>
                <w:noProof/>
                <w:webHidden/>
              </w:rPr>
              <w:fldChar w:fldCharType="separate"/>
            </w:r>
            <w:r w:rsidR="00724E86">
              <w:rPr>
                <w:noProof/>
                <w:webHidden/>
              </w:rPr>
              <w:t>56</w:t>
            </w:r>
            <w:r w:rsidR="00724E86">
              <w:rPr>
                <w:noProof/>
                <w:webHidden/>
              </w:rPr>
              <w:fldChar w:fldCharType="end"/>
            </w:r>
          </w:hyperlink>
        </w:p>
        <w:p w14:paraId="59FB5F01" w14:textId="37D45675" w:rsidR="00724E86" w:rsidRDefault="007B5045">
          <w:pPr>
            <w:pStyle w:val="TOC2"/>
            <w:tabs>
              <w:tab w:val="right" w:pos="9350"/>
            </w:tabs>
            <w:rPr>
              <w:rFonts w:eastAsiaTheme="minorEastAsia" w:cstheme="minorBidi"/>
              <w:b w:val="0"/>
              <w:bCs w:val="0"/>
              <w:smallCaps w:val="0"/>
              <w:noProof/>
              <w:sz w:val="24"/>
              <w:szCs w:val="24"/>
              <w:lang w:val="en-US"/>
            </w:rPr>
          </w:pPr>
          <w:hyperlink w:anchor="_Toc26815995" w:history="1">
            <w:r w:rsidR="00724E86" w:rsidRPr="005003E5">
              <w:rPr>
                <w:rStyle w:val="Hyperlink"/>
                <w:rFonts w:ascii="Times New Roman" w:eastAsia="Times New Roman" w:hAnsi="Times New Roman" w:cs="Times New Roman"/>
                <w:noProof/>
                <w:lang w:val="en-US"/>
              </w:rPr>
              <w:t>Fig. S9:  Hymenoptera tree.</w:t>
            </w:r>
            <w:r w:rsidR="00724E86">
              <w:rPr>
                <w:noProof/>
                <w:webHidden/>
              </w:rPr>
              <w:tab/>
            </w:r>
            <w:r w:rsidR="00724E86">
              <w:rPr>
                <w:noProof/>
                <w:webHidden/>
              </w:rPr>
              <w:fldChar w:fldCharType="begin"/>
            </w:r>
            <w:r w:rsidR="00724E86">
              <w:rPr>
                <w:noProof/>
                <w:webHidden/>
              </w:rPr>
              <w:instrText xml:space="preserve"> PAGEREF _Toc26815995 \h </w:instrText>
            </w:r>
            <w:r w:rsidR="00724E86">
              <w:rPr>
                <w:noProof/>
                <w:webHidden/>
              </w:rPr>
            </w:r>
            <w:r w:rsidR="00724E86">
              <w:rPr>
                <w:noProof/>
                <w:webHidden/>
              </w:rPr>
              <w:fldChar w:fldCharType="separate"/>
            </w:r>
            <w:r w:rsidR="00724E86">
              <w:rPr>
                <w:noProof/>
                <w:webHidden/>
              </w:rPr>
              <w:t>57</w:t>
            </w:r>
            <w:r w:rsidR="00724E86">
              <w:rPr>
                <w:noProof/>
                <w:webHidden/>
              </w:rPr>
              <w:fldChar w:fldCharType="end"/>
            </w:r>
          </w:hyperlink>
        </w:p>
        <w:p w14:paraId="1B7888D3" w14:textId="5C0FC66E" w:rsidR="00724E86" w:rsidRDefault="007B5045">
          <w:pPr>
            <w:pStyle w:val="TOC2"/>
            <w:tabs>
              <w:tab w:val="right" w:pos="9350"/>
            </w:tabs>
            <w:rPr>
              <w:rFonts w:eastAsiaTheme="minorEastAsia" w:cstheme="minorBidi"/>
              <w:b w:val="0"/>
              <w:bCs w:val="0"/>
              <w:smallCaps w:val="0"/>
              <w:noProof/>
              <w:sz w:val="24"/>
              <w:szCs w:val="24"/>
              <w:lang w:val="en-US"/>
            </w:rPr>
          </w:pPr>
          <w:hyperlink w:anchor="_Toc26815996" w:history="1">
            <w:r w:rsidR="00724E86" w:rsidRPr="005003E5">
              <w:rPr>
                <w:rStyle w:val="Hyperlink"/>
                <w:rFonts w:ascii="Times New Roman" w:eastAsia="Times New Roman" w:hAnsi="Times New Roman" w:cs="Times New Roman"/>
                <w:noProof/>
                <w:lang w:val="en-US"/>
              </w:rPr>
              <w:t>Fig. S10: Coleoptera tree.</w:t>
            </w:r>
            <w:r w:rsidR="00724E86">
              <w:rPr>
                <w:noProof/>
                <w:webHidden/>
              </w:rPr>
              <w:tab/>
            </w:r>
            <w:r w:rsidR="00724E86">
              <w:rPr>
                <w:noProof/>
                <w:webHidden/>
              </w:rPr>
              <w:fldChar w:fldCharType="begin"/>
            </w:r>
            <w:r w:rsidR="00724E86">
              <w:rPr>
                <w:noProof/>
                <w:webHidden/>
              </w:rPr>
              <w:instrText xml:space="preserve"> PAGEREF _Toc26815996 \h </w:instrText>
            </w:r>
            <w:r w:rsidR="00724E86">
              <w:rPr>
                <w:noProof/>
                <w:webHidden/>
              </w:rPr>
            </w:r>
            <w:r w:rsidR="00724E86">
              <w:rPr>
                <w:noProof/>
                <w:webHidden/>
              </w:rPr>
              <w:fldChar w:fldCharType="separate"/>
            </w:r>
            <w:r w:rsidR="00724E86">
              <w:rPr>
                <w:noProof/>
                <w:webHidden/>
              </w:rPr>
              <w:t>58</w:t>
            </w:r>
            <w:r w:rsidR="00724E86">
              <w:rPr>
                <w:noProof/>
                <w:webHidden/>
              </w:rPr>
              <w:fldChar w:fldCharType="end"/>
            </w:r>
          </w:hyperlink>
        </w:p>
        <w:p w14:paraId="7A25C9DC" w14:textId="70BDDD0E" w:rsidR="00724E86" w:rsidRDefault="007B5045">
          <w:pPr>
            <w:pStyle w:val="TOC2"/>
            <w:tabs>
              <w:tab w:val="right" w:pos="9350"/>
            </w:tabs>
            <w:rPr>
              <w:rFonts w:eastAsiaTheme="minorEastAsia" w:cstheme="minorBidi"/>
              <w:b w:val="0"/>
              <w:bCs w:val="0"/>
              <w:smallCaps w:val="0"/>
              <w:noProof/>
              <w:sz w:val="24"/>
              <w:szCs w:val="24"/>
              <w:lang w:val="en-US"/>
            </w:rPr>
          </w:pPr>
          <w:hyperlink w:anchor="_Toc26815997" w:history="1">
            <w:r w:rsidR="00724E86" w:rsidRPr="005003E5">
              <w:rPr>
                <w:rStyle w:val="Hyperlink"/>
                <w:rFonts w:ascii="Times New Roman" w:eastAsia="Times New Roman" w:hAnsi="Times New Roman" w:cs="Times New Roman"/>
                <w:noProof/>
                <w:lang w:val="en-US"/>
              </w:rPr>
              <w:t>Fig. S11: Lepidoptera tree.</w:t>
            </w:r>
            <w:r w:rsidR="00724E86">
              <w:rPr>
                <w:noProof/>
                <w:webHidden/>
              </w:rPr>
              <w:tab/>
            </w:r>
            <w:r w:rsidR="00724E86">
              <w:rPr>
                <w:noProof/>
                <w:webHidden/>
              </w:rPr>
              <w:fldChar w:fldCharType="begin"/>
            </w:r>
            <w:r w:rsidR="00724E86">
              <w:rPr>
                <w:noProof/>
                <w:webHidden/>
              </w:rPr>
              <w:instrText xml:space="preserve"> PAGEREF _Toc26815997 \h </w:instrText>
            </w:r>
            <w:r w:rsidR="00724E86">
              <w:rPr>
                <w:noProof/>
                <w:webHidden/>
              </w:rPr>
            </w:r>
            <w:r w:rsidR="00724E86">
              <w:rPr>
                <w:noProof/>
                <w:webHidden/>
              </w:rPr>
              <w:fldChar w:fldCharType="separate"/>
            </w:r>
            <w:r w:rsidR="00724E86">
              <w:rPr>
                <w:noProof/>
                <w:webHidden/>
              </w:rPr>
              <w:t>59</w:t>
            </w:r>
            <w:r w:rsidR="00724E86">
              <w:rPr>
                <w:noProof/>
                <w:webHidden/>
              </w:rPr>
              <w:fldChar w:fldCharType="end"/>
            </w:r>
          </w:hyperlink>
        </w:p>
        <w:p w14:paraId="16BDFA81" w14:textId="3BE6EC2E" w:rsidR="00724E86" w:rsidRDefault="007B5045">
          <w:pPr>
            <w:pStyle w:val="TOC2"/>
            <w:tabs>
              <w:tab w:val="right" w:pos="9350"/>
            </w:tabs>
            <w:rPr>
              <w:rFonts w:eastAsiaTheme="minorEastAsia" w:cstheme="minorBidi"/>
              <w:b w:val="0"/>
              <w:bCs w:val="0"/>
              <w:smallCaps w:val="0"/>
              <w:noProof/>
              <w:sz w:val="24"/>
              <w:szCs w:val="24"/>
              <w:lang w:val="en-US"/>
            </w:rPr>
          </w:pPr>
          <w:hyperlink w:anchor="_Toc26815998" w:history="1">
            <w:r w:rsidR="00724E86" w:rsidRPr="005003E5">
              <w:rPr>
                <w:rStyle w:val="Hyperlink"/>
                <w:rFonts w:ascii="Times New Roman" w:eastAsia="Times New Roman" w:hAnsi="Times New Roman" w:cs="Times New Roman"/>
                <w:noProof/>
                <w:lang w:val="en-US"/>
              </w:rPr>
              <w:t>Fig. S12: Diptera tree.</w:t>
            </w:r>
            <w:r w:rsidR="00724E86">
              <w:rPr>
                <w:noProof/>
                <w:webHidden/>
              </w:rPr>
              <w:tab/>
            </w:r>
            <w:r w:rsidR="00724E86">
              <w:rPr>
                <w:noProof/>
                <w:webHidden/>
              </w:rPr>
              <w:fldChar w:fldCharType="begin"/>
            </w:r>
            <w:r w:rsidR="00724E86">
              <w:rPr>
                <w:noProof/>
                <w:webHidden/>
              </w:rPr>
              <w:instrText xml:space="preserve"> PAGEREF _Toc26815998 \h </w:instrText>
            </w:r>
            <w:r w:rsidR="00724E86">
              <w:rPr>
                <w:noProof/>
                <w:webHidden/>
              </w:rPr>
            </w:r>
            <w:r w:rsidR="00724E86">
              <w:rPr>
                <w:noProof/>
                <w:webHidden/>
              </w:rPr>
              <w:fldChar w:fldCharType="separate"/>
            </w:r>
            <w:r w:rsidR="00724E86">
              <w:rPr>
                <w:noProof/>
                <w:webHidden/>
              </w:rPr>
              <w:t>60</w:t>
            </w:r>
            <w:r w:rsidR="00724E86">
              <w:rPr>
                <w:noProof/>
                <w:webHidden/>
              </w:rPr>
              <w:fldChar w:fldCharType="end"/>
            </w:r>
          </w:hyperlink>
        </w:p>
        <w:p w14:paraId="113FEAD4" w14:textId="575388BA" w:rsidR="00724E86" w:rsidRDefault="007B5045">
          <w:pPr>
            <w:pStyle w:val="TOC2"/>
            <w:tabs>
              <w:tab w:val="right" w:pos="9350"/>
            </w:tabs>
            <w:rPr>
              <w:rFonts w:eastAsiaTheme="minorEastAsia" w:cstheme="minorBidi"/>
              <w:b w:val="0"/>
              <w:bCs w:val="0"/>
              <w:smallCaps w:val="0"/>
              <w:noProof/>
              <w:sz w:val="24"/>
              <w:szCs w:val="24"/>
              <w:lang w:val="en-US"/>
            </w:rPr>
          </w:pPr>
          <w:hyperlink w:anchor="_Toc26815999" w:history="1">
            <w:r w:rsidR="00724E86" w:rsidRPr="005003E5">
              <w:rPr>
                <w:rStyle w:val="Hyperlink"/>
                <w:rFonts w:ascii="Times New Roman" w:eastAsia="Times New Roman" w:hAnsi="Times New Roman" w:cs="Times New Roman"/>
                <w:noProof/>
                <w:lang w:val="en-US"/>
              </w:rPr>
              <w:t>Fig. S13: Support for 15 alternate crustacean topologies with 3 gene sets.</w:t>
            </w:r>
            <w:r w:rsidR="00724E86">
              <w:rPr>
                <w:noProof/>
                <w:webHidden/>
              </w:rPr>
              <w:tab/>
            </w:r>
            <w:r w:rsidR="00724E86">
              <w:rPr>
                <w:noProof/>
                <w:webHidden/>
              </w:rPr>
              <w:fldChar w:fldCharType="begin"/>
            </w:r>
            <w:r w:rsidR="00724E86">
              <w:rPr>
                <w:noProof/>
                <w:webHidden/>
              </w:rPr>
              <w:instrText xml:space="preserve"> PAGEREF _Toc26815999 \h </w:instrText>
            </w:r>
            <w:r w:rsidR="00724E86">
              <w:rPr>
                <w:noProof/>
                <w:webHidden/>
              </w:rPr>
            </w:r>
            <w:r w:rsidR="00724E86">
              <w:rPr>
                <w:noProof/>
                <w:webHidden/>
              </w:rPr>
              <w:fldChar w:fldCharType="separate"/>
            </w:r>
            <w:r w:rsidR="00724E86">
              <w:rPr>
                <w:noProof/>
                <w:webHidden/>
              </w:rPr>
              <w:t>61</w:t>
            </w:r>
            <w:r w:rsidR="00724E86">
              <w:rPr>
                <w:noProof/>
                <w:webHidden/>
              </w:rPr>
              <w:fldChar w:fldCharType="end"/>
            </w:r>
          </w:hyperlink>
        </w:p>
        <w:p w14:paraId="5C2070D3" w14:textId="697CD829" w:rsidR="00724E86" w:rsidRDefault="007B5045">
          <w:pPr>
            <w:pStyle w:val="TOC2"/>
            <w:tabs>
              <w:tab w:val="right" w:pos="9350"/>
            </w:tabs>
            <w:rPr>
              <w:rFonts w:eastAsiaTheme="minorEastAsia" w:cstheme="minorBidi"/>
              <w:b w:val="0"/>
              <w:bCs w:val="0"/>
              <w:smallCaps w:val="0"/>
              <w:noProof/>
              <w:sz w:val="24"/>
              <w:szCs w:val="24"/>
              <w:lang w:val="en-US"/>
            </w:rPr>
          </w:pPr>
          <w:hyperlink w:anchor="_Toc26816000" w:history="1">
            <w:r w:rsidR="00724E86" w:rsidRPr="005003E5">
              <w:rPr>
                <w:rStyle w:val="Hyperlink"/>
                <w:rFonts w:ascii="Times New Roman" w:hAnsi="Times New Roman" w:cs="Times New Roman"/>
                <w:noProof/>
              </w:rPr>
              <w:t>Fig. S14: Jackknife test of gene gains/losses after randomly removing species.</w:t>
            </w:r>
            <w:r w:rsidR="00724E86">
              <w:rPr>
                <w:noProof/>
                <w:webHidden/>
              </w:rPr>
              <w:tab/>
            </w:r>
            <w:r w:rsidR="00724E86">
              <w:rPr>
                <w:noProof/>
                <w:webHidden/>
              </w:rPr>
              <w:fldChar w:fldCharType="begin"/>
            </w:r>
            <w:r w:rsidR="00724E86">
              <w:rPr>
                <w:noProof/>
                <w:webHidden/>
              </w:rPr>
              <w:instrText xml:space="preserve"> PAGEREF _Toc26816000 \h </w:instrText>
            </w:r>
            <w:r w:rsidR="00724E86">
              <w:rPr>
                <w:noProof/>
                <w:webHidden/>
              </w:rPr>
            </w:r>
            <w:r w:rsidR="00724E86">
              <w:rPr>
                <w:noProof/>
                <w:webHidden/>
              </w:rPr>
              <w:fldChar w:fldCharType="separate"/>
            </w:r>
            <w:r w:rsidR="00724E86">
              <w:rPr>
                <w:noProof/>
                <w:webHidden/>
              </w:rPr>
              <w:t>62</w:t>
            </w:r>
            <w:r w:rsidR="00724E86">
              <w:rPr>
                <w:noProof/>
                <w:webHidden/>
              </w:rPr>
              <w:fldChar w:fldCharType="end"/>
            </w:r>
          </w:hyperlink>
        </w:p>
        <w:p w14:paraId="63953620" w14:textId="5396C7B9" w:rsidR="00724E86" w:rsidRDefault="007B5045">
          <w:pPr>
            <w:pStyle w:val="TOC2"/>
            <w:tabs>
              <w:tab w:val="right" w:pos="9350"/>
            </w:tabs>
            <w:rPr>
              <w:rFonts w:eastAsiaTheme="minorEastAsia" w:cstheme="minorBidi"/>
              <w:b w:val="0"/>
              <w:bCs w:val="0"/>
              <w:smallCaps w:val="0"/>
              <w:noProof/>
              <w:sz w:val="24"/>
              <w:szCs w:val="24"/>
              <w:lang w:val="en-US"/>
            </w:rPr>
          </w:pPr>
          <w:hyperlink w:anchor="_Toc26816001" w:history="1">
            <w:r w:rsidR="00724E86" w:rsidRPr="005003E5">
              <w:rPr>
                <w:rStyle w:val="Hyperlink"/>
                <w:rFonts w:ascii="Times New Roman" w:eastAsia="Times New Roman" w:hAnsi="Times New Roman" w:cs="Times New Roman"/>
                <w:noProof/>
                <w:lang w:val="en-US"/>
              </w:rPr>
              <w:t>Fig. S15: Protein domain reconstruction and rearrangement event inference.</w:t>
            </w:r>
            <w:r w:rsidR="00724E86">
              <w:rPr>
                <w:noProof/>
                <w:webHidden/>
              </w:rPr>
              <w:tab/>
            </w:r>
            <w:r w:rsidR="00724E86">
              <w:rPr>
                <w:noProof/>
                <w:webHidden/>
              </w:rPr>
              <w:fldChar w:fldCharType="begin"/>
            </w:r>
            <w:r w:rsidR="00724E86">
              <w:rPr>
                <w:noProof/>
                <w:webHidden/>
              </w:rPr>
              <w:instrText xml:space="preserve"> PAGEREF _Toc26816001 \h </w:instrText>
            </w:r>
            <w:r w:rsidR="00724E86">
              <w:rPr>
                <w:noProof/>
                <w:webHidden/>
              </w:rPr>
            </w:r>
            <w:r w:rsidR="00724E86">
              <w:rPr>
                <w:noProof/>
                <w:webHidden/>
              </w:rPr>
              <w:fldChar w:fldCharType="separate"/>
            </w:r>
            <w:r w:rsidR="00724E86">
              <w:rPr>
                <w:noProof/>
                <w:webHidden/>
              </w:rPr>
              <w:t>63</w:t>
            </w:r>
            <w:r w:rsidR="00724E86">
              <w:rPr>
                <w:noProof/>
                <w:webHidden/>
              </w:rPr>
              <w:fldChar w:fldCharType="end"/>
            </w:r>
          </w:hyperlink>
        </w:p>
        <w:p w14:paraId="6E4A63E8" w14:textId="36BF1D78" w:rsidR="00724E86" w:rsidRDefault="007B5045">
          <w:pPr>
            <w:pStyle w:val="TOC2"/>
            <w:tabs>
              <w:tab w:val="right" w:pos="9350"/>
            </w:tabs>
            <w:rPr>
              <w:rFonts w:eastAsiaTheme="minorEastAsia" w:cstheme="minorBidi"/>
              <w:b w:val="0"/>
              <w:bCs w:val="0"/>
              <w:smallCaps w:val="0"/>
              <w:noProof/>
              <w:sz w:val="24"/>
              <w:szCs w:val="24"/>
              <w:lang w:val="en-US"/>
            </w:rPr>
          </w:pPr>
          <w:hyperlink w:anchor="_Toc26816002" w:history="1">
            <w:r w:rsidR="00724E86" w:rsidRPr="005003E5">
              <w:rPr>
                <w:rStyle w:val="Hyperlink"/>
                <w:rFonts w:ascii="Times New Roman" w:eastAsia="Times New Roman" w:hAnsi="Times New Roman" w:cs="Times New Roman"/>
                <w:noProof/>
                <w:lang w:val="en-US"/>
              </w:rPr>
              <w:t>Fig. S16: Fig 2. with all nodes labeled.</w:t>
            </w:r>
            <w:r w:rsidR="00724E86">
              <w:rPr>
                <w:noProof/>
                <w:webHidden/>
              </w:rPr>
              <w:tab/>
            </w:r>
            <w:r w:rsidR="00724E86">
              <w:rPr>
                <w:noProof/>
                <w:webHidden/>
              </w:rPr>
              <w:fldChar w:fldCharType="begin"/>
            </w:r>
            <w:r w:rsidR="00724E86">
              <w:rPr>
                <w:noProof/>
                <w:webHidden/>
              </w:rPr>
              <w:instrText xml:space="preserve"> PAGEREF _Toc26816002 \h </w:instrText>
            </w:r>
            <w:r w:rsidR="00724E86">
              <w:rPr>
                <w:noProof/>
                <w:webHidden/>
              </w:rPr>
            </w:r>
            <w:r w:rsidR="00724E86">
              <w:rPr>
                <w:noProof/>
                <w:webHidden/>
              </w:rPr>
              <w:fldChar w:fldCharType="separate"/>
            </w:r>
            <w:r w:rsidR="00724E86">
              <w:rPr>
                <w:noProof/>
                <w:webHidden/>
              </w:rPr>
              <w:t>64</w:t>
            </w:r>
            <w:r w:rsidR="00724E86">
              <w:rPr>
                <w:noProof/>
                <w:webHidden/>
              </w:rPr>
              <w:fldChar w:fldCharType="end"/>
            </w:r>
          </w:hyperlink>
        </w:p>
        <w:p w14:paraId="36E7A5E8" w14:textId="4FFC9E68" w:rsidR="00724E86" w:rsidRDefault="007B5045">
          <w:pPr>
            <w:pStyle w:val="TOC2"/>
            <w:tabs>
              <w:tab w:val="right" w:pos="9350"/>
            </w:tabs>
            <w:rPr>
              <w:rFonts w:eastAsiaTheme="minorEastAsia" w:cstheme="minorBidi"/>
              <w:b w:val="0"/>
              <w:bCs w:val="0"/>
              <w:smallCaps w:val="0"/>
              <w:noProof/>
              <w:sz w:val="24"/>
              <w:szCs w:val="24"/>
              <w:lang w:val="en-US"/>
            </w:rPr>
          </w:pPr>
          <w:hyperlink w:anchor="_Toc26816003" w:history="1">
            <w:r w:rsidR="00724E86" w:rsidRPr="005003E5">
              <w:rPr>
                <w:rStyle w:val="Hyperlink"/>
                <w:rFonts w:ascii="Times New Roman" w:eastAsia="Times New Roman" w:hAnsi="Times New Roman" w:cs="Times New Roman"/>
                <w:noProof/>
                <w:lang w:val="en-US"/>
              </w:rPr>
              <w:t>Fig. S17: Counts of 195 i5K Nominated Species by Order.</w:t>
            </w:r>
            <w:r w:rsidR="00724E86">
              <w:rPr>
                <w:noProof/>
                <w:webHidden/>
              </w:rPr>
              <w:tab/>
            </w:r>
            <w:r w:rsidR="00724E86">
              <w:rPr>
                <w:noProof/>
                <w:webHidden/>
              </w:rPr>
              <w:fldChar w:fldCharType="begin"/>
            </w:r>
            <w:r w:rsidR="00724E86">
              <w:rPr>
                <w:noProof/>
                <w:webHidden/>
              </w:rPr>
              <w:instrText xml:space="preserve"> PAGEREF _Toc26816003 \h </w:instrText>
            </w:r>
            <w:r w:rsidR="00724E86">
              <w:rPr>
                <w:noProof/>
                <w:webHidden/>
              </w:rPr>
            </w:r>
            <w:r w:rsidR="00724E86">
              <w:rPr>
                <w:noProof/>
                <w:webHidden/>
              </w:rPr>
              <w:fldChar w:fldCharType="separate"/>
            </w:r>
            <w:r w:rsidR="00724E86">
              <w:rPr>
                <w:noProof/>
                <w:webHidden/>
              </w:rPr>
              <w:t>65</w:t>
            </w:r>
            <w:r w:rsidR="00724E86">
              <w:rPr>
                <w:noProof/>
                <w:webHidden/>
              </w:rPr>
              <w:fldChar w:fldCharType="end"/>
            </w:r>
          </w:hyperlink>
        </w:p>
        <w:p w14:paraId="6FD47B09" w14:textId="54E91BC4" w:rsidR="00724E86" w:rsidRDefault="007B5045">
          <w:pPr>
            <w:pStyle w:val="TOC2"/>
            <w:tabs>
              <w:tab w:val="right" w:pos="9350"/>
            </w:tabs>
            <w:rPr>
              <w:rFonts w:eastAsiaTheme="minorEastAsia" w:cstheme="minorBidi"/>
              <w:b w:val="0"/>
              <w:bCs w:val="0"/>
              <w:smallCaps w:val="0"/>
              <w:noProof/>
              <w:sz w:val="24"/>
              <w:szCs w:val="24"/>
              <w:lang w:val="en-US"/>
            </w:rPr>
          </w:pPr>
          <w:hyperlink w:anchor="_Toc26816004" w:history="1">
            <w:r w:rsidR="00724E86" w:rsidRPr="005003E5">
              <w:rPr>
                <w:rStyle w:val="Hyperlink"/>
                <w:rFonts w:ascii="Times New Roman" w:eastAsia="Times New Roman" w:hAnsi="Times New Roman" w:cs="Times New Roman"/>
                <w:noProof/>
                <w:lang w:val="en-US"/>
              </w:rPr>
              <w:t>Fig. S18: Assembly and Maker 2.0 CDS GC content for Redundans assemblies.</w:t>
            </w:r>
            <w:r w:rsidR="00724E86">
              <w:rPr>
                <w:noProof/>
                <w:webHidden/>
              </w:rPr>
              <w:tab/>
            </w:r>
            <w:r w:rsidR="00724E86">
              <w:rPr>
                <w:noProof/>
                <w:webHidden/>
              </w:rPr>
              <w:fldChar w:fldCharType="begin"/>
            </w:r>
            <w:r w:rsidR="00724E86">
              <w:rPr>
                <w:noProof/>
                <w:webHidden/>
              </w:rPr>
              <w:instrText xml:space="preserve"> PAGEREF _Toc26816004 \h </w:instrText>
            </w:r>
            <w:r w:rsidR="00724E86">
              <w:rPr>
                <w:noProof/>
                <w:webHidden/>
              </w:rPr>
            </w:r>
            <w:r w:rsidR="00724E86">
              <w:rPr>
                <w:noProof/>
                <w:webHidden/>
              </w:rPr>
              <w:fldChar w:fldCharType="separate"/>
            </w:r>
            <w:r w:rsidR="00724E86">
              <w:rPr>
                <w:noProof/>
                <w:webHidden/>
              </w:rPr>
              <w:t>66</w:t>
            </w:r>
            <w:r w:rsidR="00724E86">
              <w:rPr>
                <w:noProof/>
                <w:webHidden/>
              </w:rPr>
              <w:fldChar w:fldCharType="end"/>
            </w:r>
          </w:hyperlink>
        </w:p>
        <w:p w14:paraId="45810C98" w14:textId="06115169" w:rsidR="00724E86" w:rsidRDefault="007B5045">
          <w:pPr>
            <w:pStyle w:val="TOC2"/>
            <w:tabs>
              <w:tab w:val="right" w:pos="9350"/>
            </w:tabs>
            <w:rPr>
              <w:rFonts w:eastAsiaTheme="minorEastAsia" w:cstheme="minorBidi"/>
              <w:b w:val="0"/>
              <w:bCs w:val="0"/>
              <w:smallCaps w:val="0"/>
              <w:noProof/>
              <w:sz w:val="24"/>
              <w:szCs w:val="24"/>
              <w:lang w:val="en-US"/>
            </w:rPr>
          </w:pPr>
          <w:hyperlink w:anchor="_Toc26816005" w:history="1">
            <w:r w:rsidR="00724E86" w:rsidRPr="005003E5">
              <w:rPr>
                <w:rStyle w:val="Hyperlink"/>
                <w:rFonts w:ascii="Times New Roman" w:eastAsia="Times New Roman" w:hAnsi="Times New Roman" w:cs="Times New Roman"/>
                <w:noProof/>
                <w:lang w:val="en-US"/>
              </w:rPr>
              <w:t>Fig. S19: Kmer analysis of i5K pilot species 500bp read libraries at 17, 21 and 31 bp.</w:t>
            </w:r>
            <w:r w:rsidR="00724E86">
              <w:rPr>
                <w:noProof/>
                <w:webHidden/>
              </w:rPr>
              <w:tab/>
            </w:r>
            <w:r w:rsidR="00724E86">
              <w:rPr>
                <w:noProof/>
                <w:webHidden/>
              </w:rPr>
              <w:fldChar w:fldCharType="begin"/>
            </w:r>
            <w:r w:rsidR="00724E86">
              <w:rPr>
                <w:noProof/>
                <w:webHidden/>
              </w:rPr>
              <w:instrText xml:space="preserve"> PAGEREF _Toc26816005 \h </w:instrText>
            </w:r>
            <w:r w:rsidR="00724E86">
              <w:rPr>
                <w:noProof/>
                <w:webHidden/>
              </w:rPr>
            </w:r>
            <w:r w:rsidR="00724E86">
              <w:rPr>
                <w:noProof/>
                <w:webHidden/>
              </w:rPr>
              <w:fldChar w:fldCharType="separate"/>
            </w:r>
            <w:r w:rsidR="00724E86">
              <w:rPr>
                <w:noProof/>
                <w:webHidden/>
              </w:rPr>
              <w:t>67</w:t>
            </w:r>
            <w:r w:rsidR="00724E86">
              <w:rPr>
                <w:noProof/>
                <w:webHidden/>
              </w:rPr>
              <w:fldChar w:fldCharType="end"/>
            </w:r>
          </w:hyperlink>
        </w:p>
        <w:p w14:paraId="02CCF4AB" w14:textId="228692DE" w:rsidR="00724E86" w:rsidRDefault="007B5045">
          <w:pPr>
            <w:pStyle w:val="TOC2"/>
            <w:tabs>
              <w:tab w:val="right" w:pos="9350"/>
            </w:tabs>
            <w:rPr>
              <w:rFonts w:eastAsiaTheme="minorEastAsia" w:cstheme="minorBidi"/>
              <w:b w:val="0"/>
              <w:bCs w:val="0"/>
              <w:smallCaps w:val="0"/>
              <w:noProof/>
              <w:sz w:val="24"/>
              <w:szCs w:val="24"/>
              <w:lang w:val="en-US"/>
            </w:rPr>
          </w:pPr>
          <w:hyperlink w:anchor="_Toc26816006" w:history="1">
            <w:r w:rsidR="00724E86" w:rsidRPr="005003E5">
              <w:rPr>
                <w:rStyle w:val="Hyperlink"/>
                <w:rFonts w:ascii="Times New Roman" w:eastAsia="Times New Roman" w:hAnsi="Times New Roman" w:cs="Times New Roman"/>
                <w:noProof/>
                <w:lang w:val="en-US"/>
              </w:rPr>
              <w:t>Fig. S20: OrthoDB orthology delineation for the i5K pilot species.</w:t>
            </w:r>
            <w:r w:rsidR="00724E86">
              <w:rPr>
                <w:noProof/>
                <w:webHidden/>
              </w:rPr>
              <w:tab/>
            </w:r>
            <w:r w:rsidR="00724E86">
              <w:rPr>
                <w:noProof/>
                <w:webHidden/>
              </w:rPr>
              <w:fldChar w:fldCharType="begin"/>
            </w:r>
            <w:r w:rsidR="00724E86">
              <w:rPr>
                <w:noProof/>
                <w:webHidden/>
              </w:rPr>
              <w:instrText xml:space="preserve"> PAGEREF _Toc26816006 \h </w:instrText>
            </w:r>
            <w:r w:rsidR="00724E86">
              <w:rPr>
                <w:noProof/>
                <w:webHidden/>
              </w:rPr>
            </w:r>
            <w:r w:rsidR="00724E86">
              <w:rPr>
                <w:noProof/>
                <w:webHidden/>
              </w:rPr>
              <w:fldChar w:fldCharType="separate"/>
            </w:r>
            <w:r w:rsidR="00724E86">
              <w:rPr>
                <w:noProof/>
                <w:webHidden/>
              </w:rPr>
              <w:t>72</w:t>
            </w:r>
            <w:r w:rsidR="00724E86">
              <w:rPr>
                <w:noProof/>
                <w:webHidden/>
              </w:rPr>
              <w:fldChar w:fldCharType="end"/>
            </w:r>
          </w:hyperlink>
        </w:p>
        <w:p w14:paraId="0BD3089C" w14:textId="687372A8" w:rsidR="00724E86" w:rsidRDefault="007B5045">
          <w:pPr>
            <w:pStyle w:val="TOC2"/>
            <w:tabs>
              <w:tab w:val="right" w:pos="9350"/>
            </w:tabs>
            <w:rPr>
              <w:rFonts w:eastAsiaTheme="minorEastAsia" w:cstheme="minorBidi"/>
              <w:b w:val="0"/>
              <w:bCs w:val="0"/>
              <w:smallCaps w:val="0"/>
              <w:noProof/>
              <w:sz w:val="24"/>
              <w:szCs w:val="24"/>
              <w:lang w:val="en-US"/>
            </w:rPr>
          </w:pPr>
          <w:hyperlink w:anchor="_Toc26816007" w:history="1">
            <w:r w:rsidR="00724E86" w:rsidRPr="005003E5">
              <w:rPr>
                <w:rStyle w:val="Hyperlink"/>
                <w:rFonts w:ascii="Times New Roman" w:eastAsia="Times New Roman" w:hAnsi="Times New Roman" w:cs="Times New Roman"/>
                <w:noProof/>
                <w:lang w:val="en-US"/>
              </w:rPr>
              <w:t>Fig. S21: Gene family emergences vs. gene family extinctions.</w:t>
            </w:r>
            <w:r w:rsidR="00724E86">
              <w:rPr>
                <w:noProof/>
                <w:webHidden/>
              </w:rPr>
              <w:tab/>
            </w:r>
            <w:r w:rsidR="00724E86">
              <w:rPr>
                <w:noProof/>
                <w:webHidden/>
              </w:rPr>
              <w:fldChar w:fldCharType="begin"/>
            </w:r>
            <w:r w:rsidR="00724E86">
              <w:rPr>
                <w:noProof/>
                <w:webHidden/>
              </w:rPr>
              <w:instrText xml:space="preserve"> PAGEREF _Toc26816007 \h </w:instrText>
            </w:r>
            <w:r w:rsidR="00724E86">
              <w:rPr>
                <w:noProof/>
                <w:webHidden/>
              </w:rPr>
            </w:r>
            <w:r w:rsidR="00724E86">
              <w:rPr>
                <w:noProof/>
                <w:webHidden/>
              </w:rPr>
              <w:fldChar w:fldCharType="separate"/>
            </w:r>
            <w:r w:rsidR="00724E86">
              <w:rPr>
                <w:noProof/>
                <w:webHidden/>
              </w:rPr>
              <w:t>73</w:t>
            </w:r>
            <w:r w:rsidR="00724E86">
              <w:rPr>
                <w:noProof/>
                <w:webHidden/>
              </w:rPr>
              <w:fldChar w:fldCharType="end"/>
            </w:r>
          </w:hyperlink>
        </w:p>
        <w:p w14:paraId="39FDFCE6" w14:textId="67420162" w:rsidR="00724E86" w:rsidRDefault="007B5045">
          <w:pPr>
            <w:pStyle w:val="TOC2"/>
            <w:tabs>
              <w:tab w:val="right" w:pos="9350"/>
            </w:tabs>
            <w:rPr>
              <w:rFonts w:eastAsiaTheme="minorEastAsia" w:cstheme="minorBidi"/>
              <w:b w:val="0"/>
              <w:bCs w:val="0"/>
              <w:smallCaps w:val="0"/>
              <w:noProof/>
              <w:sz w:val="24"/>
              <w:szCs w:val="24"/>
              <w:lang w:val="en-US"/>
            </w:rPr>
          </w:pPr>
          <w:hyperlink w:anchor="_Toc26816008" w:history="1">
            <w:r w:rsidR="00724E86" w:rsidRPr="005003E5">
              <w:rPr>
                <w:rStyle w:val="Hyperlink"/>
                <w:rFonts w:ascii="Times New Roman" w:eastAsia="Times New Roman" w:hAnsi="Times New Roman" w:cs="Times New Roman"/>
                <w:noProof/>
                <w:lang w:val="en-US"/>
              </w:rPr>
              <w:t>Fig. S22: Rapid gene family expansions vs. rapid gene family contractions.</w:t>
            </w:r>
            <w:r w:rsidR="00724E86">
              <w:rPr>
                <w:noProof/>
                <w:webHidden/>
              </w:rPr>
              <w:tab/>
            </w:r>
            <w:r w:rsidR="00724E86">
              <w:rPr>
                <w:noProof/>
                <w:webHidden/>
              </w:rPr>
              <w:fldChar w:fldCharType="begin"/>
            </w:r>
            <w:r w:rsidR="00724E86">
              <w:rPr>
                <w:noProof/>
                <w:webHidden/>
              </w:rPr>
              <w:instrText xml:space="preserve"> PAGEREF _Toc26816008 \h </w:instrText>
            </w:r>
            <w:r w:rsidR="00724E86">
              <w:rPr>
                <w:noProof/>
                <w:webHidden/>
              </w:rPr>
            </w:r>
            <w:r w:rsidR="00724E86">
              <w:rPr>
                <w:noProof/>
                <w:webHidden/>
              </w:rPr>
              <w:fldChar w:fldCharType="separate"/>
            </w:r>
            <w:r w:rsidR="00724E86">
              <w:rPr>
                <w:noProof/>
                <w:webHidden/>
              </w:rPr>
              <w:t>74</w:t>
            </w:r>
            <w:r w:rsidR="00724E86">
              <w:rPr>
                <w:noProof/>
                <w:webHidden/>
              </w:rPr>
              <w:fldChar w:fldCharType="end"/>
            </w:r>
          </w:hyperlink>
        </w:p>
        <w:p w14:paraId="5FDBE52D" w14:textId="5A6C2505" w:rsidR="00724E86" w:rsidRDefault="007B5045">
          <w:pPr>
            <w:pStyle w:val="TOC2"/>
            <w:tabs>
              <w:tab w:val="right" w:pos="9350"/>
            </w:tabs>
            <w:rPr>
              <w:rFonts w:eastAsiaTheme="minorEastAsia" w:cstheme="minorBidi"/>
              <w:b w:val="0"/>
              <w:bCs w:val="0"/>
              <w:smallCaps w:val="0"/>
              <w:noProof/>
              <w:sz w:val="24"/>
              <w:szCs w:val="24"/>
              <w:lang w:val="en-US"/>
            </w:rPr>
          </w:pPr>
          <w:hyperlink w:anchor="_Toc26816009" w:history="1">
            <w:r w:rsidR="00724E86" w:rsidRPr="005003E5">
              <w:rPr>
                <w:rStyle w:val="Hyperlink"/>
                <w:rFonts w:ascii="Times New Roman" w:eastAsia="Times New Roman" w:hAnsi="Times New Roman" w:cs="Times New Roman"/>
                <w:noProof/>
                <w:lang w:val="en-US"/>
              </w:rPr>
              <w:t>Fig. S23: Distribution of domain rearrangement events.</w:t>
            </w:r>
            <w:r w:rsidR="00724E86">
              <w:rPr>
                <w:noProof/>
                <w:webHidden/>
              </w:rPr>
              <w:tab/>
            </w:r>
            <w:r w:rsidR="00724E86">
              <w:rPr>
                <w:noProof/>
                <w:webHidden/>
              </w:rPr>
              <w:fldChar w:fldCharType="begin"/>
            </w:r>
            <w:r w:rsidR="00724E86">
              <w:rPr>
                <w:noProof/>
                <w:webHidden/>
              </w:rPr>
              <w:instrText xml:space="preserve"> PAGEREF _Toc26816009 \h </w:instrText>
            </w:r>
            <w:r w:rsidR="00724E86">
              <w:rPr>
                <w:noProof/>
                <w:webHidden/>
              </w:rPr>
            </w:r>
            <w:r w:rsidR="00724E86">
              <w:rPr>
                <w:noProof/>
                <w:webHidden/>
              </w:rPr>
              <w:fldChar w:fldCharType="separate"/>
            </w:r>
            <w:r w:rsidR="00724E86">
              <w:rPr>
                <w:noProof/>
                <w:webHidden/>
              </w:rPr>
              <w:t>75</w:t>
            </w:r>
            <w:r w:rsidR="00724E86">
              <w:rPr>
                <w:noProof/>
                <w:webHidden/>
              </w:rPr>
              <w:fldChar w:fldCharType="end"/>
            </w:r>
          </w:hyperlink>
        </w:p>
        <w:p w14:paraId="11F3D3E8" w14:textId="3A006069" w:rsidR="00724E86" w:rsidRDefault="007B5045">
          <w:pPr>
            <w:pStyle w:val="TOC2"/>
            <w:tabs>
              <w:tab w:val="right" w:pos="9350"/>
            </w:tabs>
            <w:rPr>
              <w:rFonts w:eastAsiaTheme="minorEastAsia" w:cstheme="minorBidi"/>
              <w:b w:val="0"/>
              <w:bCs w:val="0"/>
              <w:smallCaps w:val="0"/>
              <w:noProof/>
              <w:sz w:val="24"/>
              <w:szCs w:val="24"/>
              <w:lang w:val="en-US"/>
            </w:rPr>
          </w:pPr>
          <w:hyperlink w:anchor="_Toc26816010" w:history="1">
            <w:r w:rsidR="00724E86" w:rsidRPr="005003E5">
              <w:rPr>
                <w:rStyle w:val="Hyperlink"/>
                <w:rFonts w:ascii="Times New Roman" w:eastAsia="Times New Roman" w:hAnsi="Times New Roman" w:cs="Times New Roman"/>
                <w:noProof/>
                <w:lang w:val="en-US"/>
              </w:rPr>
              <w:t>Fig. S24: Distribution of fusion events</w:t>
            </w:r>
            <w:r w:rsidR="00724E86">
              <w:rPr>
                <w:noProof/>
                <w:webHidden/>
              </w:rPr>
              <w:tab/>
            </w:r>
            <w:r w:rsidR="00724E86">
              <w:rPr>
                <w:noProof/>
                <w:webHidden/>
              </w:rPr>
              <w:fldChar w:fldCharType="begin"/>
            </w:r>
            <w:r w:rsidR="00724E86">
              <w:rPr>
                <w:noProof/>
                <w:webHidden/>
              </w:rPr>
              <w:instrText xml:space="preserve"> PAGEREF _Toc26816010 \h </w:instrText>
            </w:r>
            <w:r w:rsidR="00724E86">
              <w:rPr>
                <w:noProof/>
                <w:webHidden/>
              </w:rPr>
            </w:r>
            <w:r w:rsidR="00724E86">
              <w:rPr>
                <w:noProof/>
                <w:webHidden/>
              </w:rPr>
              <w:fldChar w:fldCharType="separate"/>
            </w:r>
            <w:r w:rsidR="00724E86">
              <w:rPr>
                <w:noProof/>
                <w:webHidden/>
              </w:rPr>
              <w:t>76</w:t>
            </w:r>
            <w:r w:rsidR="00724E86">
              <w:rPr>
                <w:noProof/>
                <w:webHidden/>
              </w:rPr>
              <w:fldChar w:fldCharType="end"/>
            </w:r>
          </w:hyperlink>
        </w:p>
        <w:p w14:paraId="5215159D" w14:textId="3B296B61" w:rsidR="00724E86" w:rsidRDefault="007B5045">
          <w:pPr>
            <w:pStyle w:val="TOC2"/>
            <w:tabs>
              <w:tab w:val="right" w:pos="9350"/>
            </w:tabs>
            <w:rPr>
              <w:rFonts w:eastAsiaTheme="minorEastAsia" w:cstheme="minorBidi"/>
              <w:b w:val="0"/>
              <w:bCs w:val="0"/>
              <w:smallCaps w:val="0"/>
              <w:noProof/>
              <w:sz w:val="24"/>
              <w:szCs w:val="24"/>
              <w:lang w:val="en-US"/>
            </w:rPr>
          </w:pPr>
          <w:hyperlink w:anchor="_Toc26816011" w:history="1">
            <w:r w:rsidR="00724E86" w:rsidRPr="005003E5">
              <w:rPr>
                <w:rStyle w:val="Hyperlink"/>
                <w:rFonts w:ascii="Times New Roman" w:eastAsia="Times New Roman" w:hAnsi="Times New Roman" w:cs="Times New Roman"/>
                <w:noProof/>
                <w:lang w:val="en-US"/>
              </w:rPr>
              <w:t>Fig. S25: Distribution of fission events.</w:t>
            </w:r>
            <w:r w:rsidR="00724E86">
              <w:rPr>
                <w:noProof/>
                <w:webHidden/>
              </w:rPr>
              <w:tab/>
            </w:r>
            <w:r w:rsidR="00724E86">
              <w:rPr>
                <w:noProof/>
                <w:webHidden/>
              </w:rPr>
              <w:fldChar w:fldCharType="begin"/>
            </w:r>
            <w:r w:rsidR="00724E86">
              <w:rPr>
                <w:noProof/>
                <w:webHidden/>
              </w:rPr>
              <w:instrText xml:space="preserve"> PAGEREF _Toc26816011 \h </w:instrText>
            </w:r>
            <w:r w:rsidR="00724E86">
              <w:rPr>
                <w:noProof/>
                <w:webHidden/>
              </w:rPr>
            </w:r>
            <w:r w:rsidR="00724E86">
              <w:rPr>
                <w:noProof/>
                <w:webHidden/>
              </w:rPr>
              <w:fldChar w:fldCharType="separate"/>
            </w:r>
            <w:r w:rsidR="00724E86">
              <w:rPr>
                <w:noProof/>
                <w:webHidden/>
              </w:rPr>
              <w:t>77</w:t>
            </w:r>
            <w:r w:rsidR="00724E86">
              <w:rPr>
                <w:noProof/>
                <w:webHidden/>
              </w:rPr>
              <w:fldChar w:fldCharType="end"/>
            </w:r>
          </w:hyperlink>
        </w:p>
        <w:p w14:paraId="0DEB19EE" w14:textId="773A0C75" w:rsidR="00724E86" w:rsidRDefault="007B5045">
          <w:pPr>
            <w:pStyle w:val="TOC2"/>
            <w:tabs>
              <w:tab w:val="right" w:pos="9350"/>
            </w:tabs>
            <w:rPr>
              <w:rFonts w:eastAsiaTheme="minorEastAsia" w:cstheme="minorBidi"/>
              <w:b w:val="0"/>
              <w:bCs w:val="0"/>
              <w:smallCaps w:val="0"/>
              <w:noProof/>
              <w:sz w:val="24"/>
              <w:szCs w:val="24"/>
              <w:lang w:val="en-US"/>
            </w:rPr>
          </w:pPr>
          <w:hyperlink w:anchor="_Toc26816012" w:history="1">
            <w:r w:rsidR="00724E86" w:rsidRPr="005003E5">
              <w:rPr>
                <w:rStyle w:val="Hyperlink"/>
                <w:rFonts w:ascii="Times New Roman" w:eastAsia="Times New Roman" w:hAnsi="Times New Roman" w:cs="Times New Roman"/>
                <w:noProof/>
                <w:lang w:val="en-US"/>
              </w:rPr>
              <w:t>Fig. S26: Distribution of terminal loss events</w:t>
            </w:r>
            <w:r w:rsidR="00724E86">
              <w:rPr>
                <w:noProof/>
                <w:webHidden/>
              </w:rPr>
              <w:tab/>
            </w:r>
            <w:r w:rsidR="00724E86">
              <w:rPr>
                <w:noProof/>
                <w:webHidden/>
              </w:rPr>
              <w:fldChar w:fldCharType="begin"/>
            </w:r>
            <w:r w:rsidR="00724E86">
              <w:rPr>
                <w:noProof/>
                <w:webHidden/>
              </w:rPr>
              <w:instrText xml:space="preserve"> PAGEREF _Toc26816012 \h </w:instrText>
            </w:r>
            <w:r w:rsidR="00724E86">
              <w:rPr>
                <w:noProof/>
                <w:webHidden/>
              </w:rPr>
            </w:r>
            <w:r w:rsidR="00724E86">
              <w:rPr>
                <w:noProof/>
                <w:webHidden/>
              </w:rPr>
              <w:fldChar w:fldCharType="separate"/>
            </w:r>
            <w:r w:rsidR="00724E86">
              <w:rPr>
                <w:noProof/>
                <w:webHidden/>
              </w:rPr>
              <w:t>78</w:t>
            </w:r>
            <w:r w:rsidR="00724E86">
              <w:rPr>
                <w:noProof/>
                <w:webHidden/>
              </w:rPr>
              <w:fldChar w:fldCharType="end"/>
            </w:r>
          </w:hyperlink>
        </w:p>
        <w:p w14:paraId="0F4E7689" w14:textId="6DC4A350" w:rsidR="00724E86" w:rsidRDefault="007B5045">
          <w:pPr>
            <w:pStyle w:val="TOC2"/>
            <w:tabs>
              <w:tab w:val="right" w:pos="9350"/>
            </w:tabs>
            <w:rPr>
              <w:rFonts w:eastAsiaTheme="minorEastAsia" w:cstheme="minorBidi"/>
              <w:b w:val="0"/>
              <w:bCs w:val="0"/>
              <w:smallCaps w:val="0"/>
              <w:noProof/>
              <w:sz w:val="24"/>
              <w:szCs w:val="24"/>
              <w:lang w:val="en-US"/>
            </w:rPr>
          </w:pPr>
          <w:hyperlink w:anchor="_Toc26816013" w:history="1">
            <w:r w:rsidR="00724E86" w:rsidRPr="005003E5">
              <w:rPr>
                <w:rStyle w:val="Hyperlink"/>
                <w:rFonts w:ascii="Times New Roman" w:eastAsia="Times New Roman" w:hAnsi="Times New Roman" w:cs="Times New Roman"/>
                <w:noProof/>
                <w:lang w:val="en-US"/>
              </w:rPr>
              <w:t>Fig. S27: Distribution of terminal emergence events</w:t>
            </w:r>
            <w:r w:rsidR="00724E86">
              <w:rPr>
                <w:noProof/>
                <w:webHidden/>
              </w:rPr>
              <w:tab/>
            </w:r>
            <w:r w:rsidR="00724E86">
              <w:rPr>
                <w:noProof/>
                <w:webHidden/>
              </w:rPr>
              <w:fldChar w:fldCharType="begin"/>
            </w:r>
            <w:r w:rsidR="00724E86">
              <w:rPr>
                <w:noProof/>
                <w:webHidden/>
              </w:rPr>
              <w:instrText xml:space="preserve"> PAGEREF _Toc26816013 \h </w:instrText>
            </w:r>
            <w:r w:rsidR="00724E86">
              <w:rPr>
                <w:noProof/>
                <w:webHidden/>
              </w:rPr>
            </w:r>
            <w:r w:rsidR="00724E86">
              <w:rPr>
                <w:noProof/>
                <w:webHidden/>
              </w:rPr>
              <w:fldChar w:fldCharType="separate"/>
            </w:r>
            <w:r w:rsidR="00724E86">
              <w:rPr>
                <w:noProof/>
                <w:webHidden/>
              </w:rPr>
              <w:t>79</w:t>
            </w:r>
            <w:r w:rsidR="00724E86">
              <w:rPr>
                <w:noProof/>
                <w:webHidden/>
              </w:rPr>
              <w:fldChar w:fldCharType="end"/>
            </w:r>
          </w:hyperlink>
        </w:p>
        <w:p w14:paraId="50262CA7" w14:textId="3EEAF7AE" w:rsidR="00724E86" w:rsidRDefault="007B5045">
          <w:pPr>
            <w:pStyle w:val="TOC2"/>
            <w:tabs>
              <w:tab w:val="right" w:pos="9350"/>
            </w:tabs>
            <w:rPr>
              <w:rFonts w:eastAsiaTheme="minorEastAsia" w:cstheme="minorBidi"/>
              <w:b w:val="0"/>
              <w:bCs w:val="0"/>
              <w:smallCaps w:val="0"/>
              <w:noProof/>
              <w:sz w:val="24"/>
              <w:szCs w:val="24"/>
              <w:lang w:val="en-US"/>
            </w:rPr>
          </w:pPr>
          <w:hyperlink w:anchor="_Toc26816014" w:history="1">
            <w:r w:rsidR="00724E86" w:rsidRPr="005003E5">
              <w:rPr>
                <w:rStyle w:val="Hyperlink"/>
                <w:rFonts w:ascii="Times New Roman" w:eastAsia="Times New Roman" w:hAnsi="Times New Roman" w:cs="Times New Roman"/>
                <w:noProof/>
                <w:lang w:val="en-US"/>
              </w:rPr>
              <w:t>Fig. S28: Distribution of single domain loss events</w:t>
            </w:r>
            <w:r w:rsidR="00724E86">
              <w:rPr>
                <w:noProof/>
                <w:webHidden/>
              </w:rPr>
              <w:tab/>
            </w:r>
            <w:r w:rsidR="00724E86">
              <w:rPr>
                <w:noProof/>
                <w:webHidden/>
              </w:rPr>
              <w:fldChar w:fldCharType="begin"/>
            </w:r>
            <w:r w:rsidR="00724E86">
              <w:rPr>
                <w:noProof/>
                <w:webHidden/>
              </w:rPr>
              <w:instrText xml:space="preserve"> PAGEREF _Toc26816014 \h </w:instrText>
            </w:r>
            <w:r w:rsidR="00724E86">
              <w:rPr>
                <w:noProof/>
                <w:webHidden/>
              </w:rPr>
            </w:r>
            <w:r w:rsidR="00724E86">
              <w:rPr>
                <w:noProof/>
                <w:webHidden/>
              </w:rPr>
              <w:fldChar w:fldCharType="separate"/>
            </w:r>
            <w:r w:rsidR="00724E86">
              <w:rPr>
                <w:noProof/>
                <w:webHidden/>
              </w:rPr>
              <w:t>80</w:t>
            </w:r>
            <w:r w:rsidR="00724E86">
              <w:rPr>
                <w:noProof/>
                <w:webHidden/>
              </w:rPr>
              <w:fldChar w:fldCharType="end"/>
            </w:r>
          </w:hyperlink>
        </w:p>
        <w:p w14:paraId="638BD610" w14:textId="7DA386B9" w:rsidR="00724E86" w:rsidRDefault="007B5045">
          <w:pPr>
            <w:pStyle w:val="TOC2"/>
            <w:tabs>
              <w:tab w:val="right" w:pos="9350"/>
            </w:tabs>
            <w:rPr>
              <w:rFonts w:eastAsiaTheme="minorEastAsia" w:cstheme="minorBidi"/>
              <w:b w:val="0"/>
              <w:bCs w:val="0"/>
              <w:smallCaps w:val="0"/>
              <w:noProof/>
              <w:sz w:val="24"/>
              <w:szCs w:val="24"/>
              <w:lang w:val="en-US"/>
            </w:rPr>
          </w:pPr>
          <w:hyperlink w:anchor="_Toc26816015" w:history="1">
            <w:r w:rsidR="00724E86" w:rsidRPr="005003E5">
              <w:rPr>
                <w:rStyle w:val="Hyperlink"/>
                <w:rFonts w:ascii="Times New Roman" w:eastAsia="Times New Roman" w:hAnsi="Times New Roman" w:cs="Times New Roman"/>
                <w:noProof/>
                <w:lang w:val="en-US"/>
              </w:rPr>
              <w:t>Fig. S29: Distribution of single domain emergence events</w:t>
            </w:r>
            <w:r w:rsidR="00724E86">
              <w:rPr>
                <w:noProof/>
                <w:webHidden/>
              </w:rPr>
              <w:tab/>
            </w:r>
            <w:r w:rsidR="00724E86">
              <w:rPr>
                <w:noProof/>
                <w:webHidden/>
              </w:rPr>
              <w:fldChar w:fldCharType="begin"/>
            </w:r>
            <w:r w:rsidR="00724E86">
              <w:rPr>
                <w:noProof/>
                <w:webHidden/>
              </w:rPr>
              <w:instrText xml:space="preserve"> PAGEREF _Toc26816015 \h </w:instrText>
            </w:r>
            <w:r w:rsidR="00724E86">
              <w:rPr>
                <w:noProof/>
                <w:webHidden/>
              </w:rPr>
            </w:r>
            <w:r w:rsidR="00724E86">
              <w:rPr>
                <w:noProof/>
                <w:webHidden/>
              </w:rPr>
              <w:fldChar w:fldCharType="separate"/>
            </w:r>
            <w:r w:rsidR="00724E86">
              <w:rPr>
                <w:noProof/>
                <w:webHidden/>
              </w:rPr>
              <w:t>81</w:t>
            </w:r>
            <w:r w:rsidR="00724E86">
              <w:rPr>
                <w:noProof/>
                <w:webHidden/>
              </w:rPr>
              <w:fldChar w:fldCharType="end"/>
            </w:r>
          </w:hyperlink>
        </w:p>
        <w:p w14:paraId="06A00406" w14:textId="3D7226CC" w:rsidR="00724E86" w:rsidRDefault="007B5045">
          <w:pPr>
            <w:pStyle w:val="TOC2"/>
            <w:tabs>
              <w:tab w:val="right" w:pos="9350"/>
            </w:tabs>
            <w:rPr>
              <w:rFonts w:eastAsiaTheme="minorEastAsia" w:cstheme="minorBidi"/>
              <w:b w:val="0"/>
              <w:bCs w:val="0"/>
              <w:smallCaps w:val="0"/>
              <w:noProof/>
              <w:sz w:val="24"/>
              <w:szCs w:val="24"/>
              <w:lang w:val="en-US"/>
            </w:rPr>
          </w:pPr>
          <w:hyperlink w:anchor="_Toc26816016" w:history="1">
            <w:r w:rsidR="00724E86" w:rsidRPr="005003E5">
              <w:rPr>
                <w:rStyle w:val="Hyperlink"/>
                <w:rFonts w:ascii="Times New Roman" w:eastAsia="Times New Roman" w:hAnsi="Times New Roman" w:cs="Times New Roman"/>
                <w:noProof/>
                <w:lang w:val="en-US"/>
              </w:rPr>
              <w:t>Fig. S30: Significant GO terms in gained domain arrangements.</w:t>
            </w:r>
            <w:r w:rsidR="00724E86">
              <w:rPr>
                <w:noProof/>
                <w:webHidden/>
              </w:rPr>
              <w:tab/>
            </w:r>
            <w:r w:rsidR="00724E86">
              <w:rPr>
                <w:noProof/>
                <w:webHidden/>
              </w:rPr>
              <w:fldChar w:fldCharType="begin"/>
            </w:r>
            <w:r w:rsidR="00724E86">
              <w:rPr>
                <w:noProof/>
                <w:webHidden/>
              </w:rPr>
              <w:instrText xml:space="preserve"> PAGEREF _Toc26816016 \h </w:instrText>
            </w:r>
            <w:r w:rsidR="00724E86">
              <w:rPr>
                <w:noProof/>
                <w:webHidden/>
              </w:rPr>
            </w:r>
            <w:r w:rsidR="00724E86">
              <w:rPr>
                <w:noProof/>
                <w:webHidden/>
              </w:rPr>
              <w:fldChar w:fldCharType="separate"/>
            </w:r>
            <w:r w:rsidR="00724E86">
              <w:rPr>
                <w:noProof/>
                <w:webHidden/>
              </w:rPr>
              <w:t>82</w:t>
            </w:r>
            <w:r w:rsidR="00724E86">
              <w:rPr>
                <w:noProof/>
                <w:webHidden/>
              </w:rPr>
              <w:fldChar w:fldCharType="end"/>
            </w:r>
          </w:hyperlink>
        </w:p>
        <w:p w14:paraId="43C71659" w14:textId="2FDDFD23" w:rsidR="00724E86" w:rsidRDefault="007B5045">
          <w:pPr>
            <w:pStyle w:val="TOC2"/>
            <w:tabs>
              <w:tab w:val="right" w:pos="9350"/>
            </w:tabs>
            <w:rPr>
              <w:rFonts w:eastAsiaTheme="minorEastAsia" w:cstheme="minorBidi"/>
              <w:b w:val="0"/>
              <w:bCs w:val="0"/>
              <w:smallCaps w:val="0"/>
              <w:noProof/>
              <w:sz w:val="24"/>
              <w:szCs w:val="24"/>
              <w:lang w:val="en-US"/>
            </w:rPr>
          </w:pPr>
          <w:hyperlink w:anchor="_Toc26816017" w:history="1">
            <w:r w:rsidR="00724E86" w:rsidRPr="005003E5">
              <w:rPr>
                <w:rStyle w:val="Hyperlink"/>
                <w:rFonts w:ascii="Times New Roman" w:eastAsia="Times New Roman" w:hAnsi="Times New Roman" w:cs="Times New Roman"/>
                <w:noProof/>
                <w:lang w:val="en-US"/>
              </w:rPr>
              <w:t>Fig. S31: Dipteran gene content descriptive statistics.</w:t>
            </w:r>
            <w:r w:rsidR="00724E86">
              <w:rPr>
                <w:noProof/>
                <w:webHidden/>
              </w:rPr>
              <w:tab/>
            </w:r>
            <w:r w:rsidR="00724E86">
              <w:rPr>
                <w:noProof/>
                <w:webHidden/>
              </w:rPr>
              <w:fldChar w:fldCharType="begin"/>
            </w:r>
            <w:r w:rsidR="00724E86">
              <w:rPr>
                <w:noProof/>
                <w:webHidden/>
              </w:rPr>
              <w:instrText xml:space="preserve"> PAGEREF _Toc26816017 \h </w:instrText>
            </w:r>
            <w:r w:rsidR="00724E86">
              <w:rPr>
                <w:noProof/>
                <w:webHidden/>
              </w:rPr>
            </w:r>
            <w:r w:rsidR="00724E86">
              <w:rPr>
                <w:noProof/>
                <w:webHidden/>
              </w:rPr>
              <w:fldChar w:fldCharType="separate"/>
            </w:r>
            <w:r w:rsidR="00724E86">
              <w:rPr>
                <w:noProof/>
                <w:webHidden/>
              </w:rPr>
              <w:t>83</w:t>
            </w:r>
            <w:r w:rsidR="00724E86">
              <w:rPr>
                <w:noProof/>
                <w:webHidden/>
              </w:rPr>
              <w:fldChar w:fldCharType="end"/>
            </w:r>
          </w:hyperlink>
        </w:p>
        <w:p w14:paraId="47B128B3" w14:textId="1847D67C" w:rsidR="00724E86" w:rsidRDefault="007B5045">
          <w:pPr>
            <w:pStyle w:val="TOC2"/>
            <w:tabs>
              <w:tab w:val="right" w:pos="9350"/>
            </w:tabs>
            <w:rPr>
              <w:rFonts w:eastAsiaTheme="minorEastAsia" w:cstheme="minorBidi"/>
              <w:b w:val="0"/>
              <w:bCs w:val="0"/>
              <w:smallCaps w:val="0"/>
              <w:noProof/>
              <w:sz w:val="24"/>
              <w:szCs w:val="24"/>
              <w:lang w:val="en-US"/>
            </w:rPr>
          </w:pPr>
          <w:hyperlink w:anchor="_Toc26816018" w:history="1">
            <w:r w:rsidR="00724E86" w:rsidRPr="005003E5">
              <w:rPr>
                <w:rStyle w:val="Hyperlink"/>
                <w:rFonts w:ascii="Times New Roman" w:hAnsi="Times New Roman" w:cs="Times New Roman"/>
                <w:noProof/>
              </w:rPr>
              <w:t>Fig. S32: Comparison of branch lengths from 150 backbone or 1,000’s of genes.</w:t>
            </w:r>
            <w:r w:rsidR="00724E86">
              <w:rPr>
                <w:noProof/>
                <w:webHidden/>
              </w:rPr>
              <w:tab/>
            </w:r>
            <w:r w:rsidR="00724E86">
              <w:rPr>
                <w:noProof/>
                <w:webHidden/>
              </w:rPr>
              <w:fldChar w:fldCharType="begin"/>
            </w:r>
            <w:r w:rsidR="00724E86">
              <w:rPr>
                <w:noProof/>
                <w:webHidden/>
              </w:rPr>
              <w:instrText xml:space="preserve"> PAGEREF _Toc26816018 \h </w:instrText>
            </w:r>
            <w:r w:rsidR="00724E86">
              <w:rPr>
                <w:noProof/>
                <w:webHidden/>
              </w:rPr>
            </w:r>
            <w:r w:rsidR="00724E86">
              <w:rPr>
                <w:noProof/>
                <w:webHidden/>
              </w:rPr>
              <w:fldChar w:fldCharType="separate"/>
            </w:r>
            <w:r w:rsidR="00724E86">
              <w:rPr>
                <w:noProof/>
                <w:webHidden/>
              </w:rPr>
              <w:t>84</w:t>
            </w:r>
            <w:r w:rsidR="00724E86">
              <w:rPr>
                <w:noProof/>
                <w:webHidden/>
              </w:rPr>
              <w:fldChar w:fldCharType="end"/>
            </w:r>
          </w:hyperlink>
        </w:p>
        <w:p w14:paraId="72734918" w14:textId="5F94A4C5" w:rsidR="00724E86" w:rsidRDefault="007B5045">
          <w:pPr>
            <w:pStyle w:val="TOC2"/>
            <w:tabs>
              <w:tab w:val="right" w:pos="9350"/>
            </w:tabs>
            <w:rPr>
              <w:rFonts w:eastAsiaTheme="minorEastAsia" w:cstheme="minorBidi"/>
              <w:b w:val="0"/>
              <w:bCs w:val="0"/>
              <w:smallCaps w:val="0"/>
              <w:noProof/>
              <w:sz w:val="24"/>
              <w:szCs w:val="24"/>
              <w:lang w:val="en-US"/>
            </w:rPr>
          </w:pPr>
          <w:hyperlink w:anchor="_Toc26816019" w:history="1">
            <w:r w:rsidR="00724E86" w:rsidRPr="005003E5">
              <w:rPr>
                <w:rStyle w:val="Hyperlink"/>
                <w:rFonts w:ascii="Times New Roman" w:hAnsi="Times New Roman" w:cs="Times New Roman"/>
                <w:noProof/>
              </w:rPr>
              <w:t>Fig. S33: Jackknife resampling test of phylogeny branch divergence times.</w:t>
            </w:r>
            <w:r w:rsidR="00724E86">
              <w:rPr>
                <w:noProof/>
                <w:webHidden/>
              </w:rPr>
              <w:tab/>
            </w:r>
            <w:r w:rsidR="00724E86">
              <w:rPr>
                <w:noProof/>
                <w:webHidden/>
              </w:rPr>
              <w:fldChar w:fldCharType="begin"/>
            </w:r>
            <w:r w:rsidR="00724E86">
              <w:rPr>
                <w:noProof/>
                <w:webHidden/>
              </w:rPr>
              <w:instrText xml:space="preserve"> PAGEREF _Toc26816019 \h </w:instrText>
            </w:r>
            <w:r w:rsidR="00724E86">
              <w:rPr>
                <w:noProof/>
                <w:webHidden/>
              </w:rPr>
            </w:r>
            <w:r w:rsidR="00724E86">
              <w:rPr>
                <w:noProof/>
                <w:webHidden/>
              </w:rPr>
              <w:fldChar w:fldCharType="separate"/>
            </w:r>
            <w:r w:rsidR="00724E86">
              <w:rPr>
                <w:noProof/>
                <w:webHidden/>
              </w:rPr>
              <w:t>85</w:t>
            </w:r>
            <w:r w:rsidR="00724E86">
              <w:rPr>
                <w:noProof/>
                <w:webHidden/>
              </w:rPr>
              <w:fldChar w:fldCharType="end"/>
            </w:r>
          </w:hyperlink>
        </w:p>
        <w:p w14:paraId="4BC81767" w14:textId="0EB3FBC4" w:rsidR="00724E86" w:rsidRDefault="007B5045">
          <w:pPr>
            <w:pStyle w:val="TOC2"/>
            <w:tabs>
              <w:tab w:val="right" w:pos="9350"/>
            </w:tabs>
            <w:rPr>
              <w:rFonts w:eastAsiaTheme="minorEastAsia" w:cstheme="minorBidi"/>
              <w:b w:val="0"/>
              <w:bCs w:val="0"/>
              <w:smallCaps w:val="0"/>
              <w:noProof/>
              <w:sz w:val="24"/>
              <w:szCs w:val="24"/>
              <w:lang w:val="en-US"/>
            </w:rPr>
          </w:pPr>
          <w:hyperlink w:anchor="_Toc26816020" w:history="1">
            <w:r w:rsidR="00724E86" w:rsidRPr="005003E5">
              <w:rPr>
                <w:rStyle w:val="Hyperlink"/>
                <w:rFonts w:ascii="Times New Roman" w:hAnsi="Times New Roman" w:cs="Times New Roman"/>
                <w:noProof/>
              </w:rPr>
              <w:t>Fig. S34: Jackknife resampling test of total protein domain change events</w:t>
            </w:r>
            <w:r w:rsidR="00724E86">
              <w:rPr>
                <w:noProof/>
                <w:webHidden/>
              </w:rPr>
              <w:tab/>
            </w:r>
            <w:r w:rsidR="00724E86">
              <w:rPr>
                <w:noProof/>
                <w:webHidden/>
              </w:rPr>
              <w:fldChar w:fldCharType="begin"/>
            </w:r>
            <w:r w:rsidR="00724E86">
              <w:rPr>
                <w:noProof/>
                <w:webHidden/>
              </w:rPr>
              <w:instrText xml:space="preserve"> PAGEREF _Toc26816020 \h </w:instrText>
            </w:r>
            <w:r w:rsidR="00724E86">
              <w:rPr>
                <w:noProof/>
                <w:webHidden/>
              </w:rPr>
            </w:r>
            <w:r w:rsidR="00724E86">
              <w:rPr>
                <w:noProof/>
                <w:webHidden/>
              </w:rPr>
              <w:fldChar w:fldCharType="separate"/>
            </w:r>
            <w:r w:rsidR="00724E86">
              <w:rPr>
                <w:noProof/>
                <w:webHidden/>
              </w:rPr>
              <w:t>86</w:t>
            </w:r>
            <w:r w:rsidR="00724E86">
              <w:rPr>
                <w:noProof/>
                <w:webHidden/>
              </w:rPr>
              <w:fldChar w:fldCharType="end"/>
            </w:r>
          </w:hyperlink>
        </w:p>
        <w:p w14:paraId="5636A3A8" w14:textId="13D34D0F" w:rsidR="00724E86" w:rsidRDefault="007B5045">
          <w:pPr>
            <w:pStyle w:val="TOC1"/>
            <w:tabs>
              <w:tab w:val="left" w:pos="405"/>
              <w:tab w:val="right" w:pos="9350"/>
            </w:tabs>
            <w:rPr>
              <w:rFonts w:eastAsiaTheme="minorEastAsia" w:cstheme="minorBidi"/>
              <w:b w:val="0"/>
              <w:bCs w:val="0"/>
              <w:caps w:val="0"/>
              <w:noProof/>
              <w:sz w:val="24"/>
              <w:szCs w:val="24"/>
              <w:u w:val="none"/>
              <w:lang w:val="en-US"/>
            </w:rPr>
          </w:pPr>
          <w:hyperlink w:anchor="_Toc26816021" w:history="1">
            <w:r w:rsidR="00724E86" w:rsidRPr="005003E5">
              <w:rPr>
                <w:rStyle w:val="Hyperlink"/>
                <w:rFonts w:ascii="Times New Roman" w:eastAsia="Times New Roman" w:hAnsi="Times New Roman" w:cs="Times New Roman"/>
                <w:noProof/>
              </w:rPr>
              <w:t>5.</w:t>
            </w:r>
            <w:r w:rsidR="00724E86">
              <w:rPr>
                <w:rFonts w:eastAsiaTheme="minorEastAsia" w:cstheme="minorBidi"/>
                <w:b w:val="0"/>
                <w:bCs w:val="0"/>
                <w:caps w:val="0"/>
                <w:noProof/>
                <w:sz w:val="24"/>
                <w:szCs w:val="24"/>
                <w:u w:val="none"/>
                <w:lang w:val="en-US"/>
              </w:rPr>
              <w:tab/>
            </w:r>
            <w:r w:rsidR="00724E86" w:rsidRPr="005003E5">
              <w:rPr>
                <w:rStyle w:val="Hyperlink"/>
                <w:rFonts w:ascii="Times New Roman" w:eastAsia="Times New Roman" w:hAnsi="Times New Roman" w:cs="Times New Roman"/>
                <w:noProof/>
              </w:rPr>
              <w:t>Supplemental References</w:t>
            </w:r>
            <w:r w:rsidR="00724E86">
              <w:rPr>
                <w:noProof/>
                <w:webHidden/>
              </w:rPr>
              <w:tab/>
            </w:r>
            <w:r w:rsidR="00724E86">
              <w:rPr>
                <w:noProof/>
                <w:webHidden/>
              </w:rPr>
              <w:fldChar w:fldCharType="begin"/>
            </w:r>
            <w:r w:rsidR="00724E86">
              <w:rPr>
                <w:noProof/>
                <w:webHidden/>
              </w:rPr>
              <w:instrText xml:space="preserve"> PAGEREF _Toc26816021 \h </w:instrText>
            </w:r>
            <w:r w:rsidR="00724E86">
              <w:rPr>
                <w:noProof/>
                <w:webHidden/>
              </w:rPr>
            </w:r>
            <w:r w:rsidR="00724E86">
              <w:rPr>
                <w:noProof/>
                <w:webHidden/>
              </w:rPr>
              <w:fldChar w:fldCharType="separate"/>
            </w:r>
            <w:r w:rsidR="00724E86">
              <w:rPr>
                <w:noProof/>
                <w:webHidden/>
              </w:rPr>
              <w:t>87</w:t>
            </w:r>
            <w:r w:rsidR="00724E86">
              <w:rPr>
                <w:noProof/>
                <w:webHidden/>
              </w:rPr>
              <w:fldChar w:fldCharType="end"/>
            </w:r>
          </w:hyperlink>
        </w:p>
        <w:p w14:paraId="309B2BA5" w14:textId="09314AB0" w:rsidR="00F86C60" w:rsidRDefault="002A2DCA" w:rsidP="00F86C60">
          <w:pPr>
            <w:rPr>
              <w:noProof/>
            </w:rPr>
          </w:pPr>
          <w:r>
            <w:rPr>
              <w:b/>
              <w:bCs/>
              <w:noProof/>
            </w:rPr>
            <w:fldChar w:fldCharType="end"/>
          </w:r>
        </w:p>
      </w:sdtContent>
    </w:sdt>
    <w:bookmarkStart w:id="0" w:name="_gjdgxs" w:colFirst="0" w:colLast="0" w:displacedByCustomXml="prev"/>
    <w:bookmarkEnd w:id="0" w:displacedByCustomXml="prev"/>
    <w:p w14:paraId="5676A77F" w14:textId="77777777" w:rsidR="0027636D" w:rsidRDefault="0027636D" w:rsidP="00F86C60">
      <w:pPr>
        <w:rPr>
          <w:rFonts w:ascii="Times New Roman" w:eastAsia="Times New Roman" w:hAnsi="Times New Roman" w:cs="Times New Roman"/>
          <w:b/>
          <w:sz w:val="24"/>
          <w:szCs w:val="24"/>
        </w:rPr>
      </w:pPr>
    </w:p>
    <w:p w14:paraId="485EB072" w14:textId="77777777" w:rsidR="0027636D" w:rsidRDefault="0027636D" w:rsidP="00F86C60">
      <w:pPr>
        <w:rPr>
          <w:rFonts w:ascii="Times New Roman" w:eastAsia="Times New Roman" w:hAnsi="Times New Roman" w:cs="Times New Roman"/>
          <w:b/>
          <w:sz w:val="24"/>
          <w:szCs w:val="24"/>
        </w:rPr>
      </w:pPr>
    </w:p>
    <w:p w14:paraId="19C0D141" w14:textId="77777777" w:rsidR="0027636D" w:rsidRDefault="0027636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10276E88" w14:textId="3AB456FB" w:rsidR="00535AB1" w:rsidRPr="00274EA8" w:rsidRDefault="007C0061" w:rsidP="007C0061">
      <w:pPr>
        <w:pStyle w:val="Heading1"/>
        <w:rPr>
          <w:noProof/>
        </w:rPr>
      </w:pPr>
      <w:bookmarkStart w:id="1" w:name="_Toc26815953"/>
      <w:r>
        <w:rPr>
          <w:rFonts w:ascii="Times New Roman" w:eastAsia="Times New Roman" w:hAnsi="Times New Roman" w:cs="Times New Roman"/>
          <w:b/>
          <w:sz w:val="24"/>
          <w:szCs w:val="24"/>
        </w:rPr>
        <w:lastRenderedPageBreak/>
        <w:t xml:space="preserve">1. </w:t>
      </w:r>
      <w:r w:rsidR="00B52962" w:rsidRPr="00072CD5">
        <w:rPr>
          <w:rFonts w:ascii="Times New Roman" w:eastAsia="Times New Roman" w:hAnsi="Times New Roman" w:cs="Times New Roman"/>
          <w:b/>
          <w:sz w:val="24"/>
          <w:szCs w:val="24"/>
        </w:rPr>
        <w:t>Supplemental Methods</w:t>
      </w:r>
      <w:bookmarkEnd w:id="1"/>
    </w:p>
    <w:p w14:paraId="3EC8F595" w14:textId="73BBEAC4" w:rsidR="00535AB1" w:rsidRPr="002C7334" w:rsidRDefault="00B52962" w:rsidP="002C7334">
      <w:pPr>
        <w:pStyle w:val="Heading2"/>
        <w:keepNext w:val="0"/>
        <w:keepLines w:val="0"/>
        <w:spacing w:after="80"/>
        <w:rPr>
          <w:rFonts w:ascii="Times New Roman" w:eastAsia="Times New Roman" w:hAnsi="Times New Roman" w:cs="Times New Roman"/>
          <w:b/>
          <w:i/>
          <w:sz w:val="24"/>
          <w:szCs w:val="24"/>
        </w:rPr>
      </w:pPr>
      <w:bookmarkStart w:id="2" w:name="_bfnvzr9wv73m" w:colFirst="0" w:colLast="0"/>
      <w:bookmarkStart w:id="3" w:name="_Toc26815954"/>
      <w:bookmarkEnd w:id="2"/>
      <w:r w:rsidRPr="00072CD5">
        <w:rPr>
          <w:rFonts w:ascii="Times New Roman" w:eastAsia="Times New Roman" w:hAnsi="Times New Roman" w:cs="Times New Roman"/>
          <w:b/>
          <w:i/>
          <w:sz w:val="24"/>
          <w:szCs w:val="24"/>
        </w:rPr>
        <w:t>1.01</w:t>
      </w:r>
      <w:r w:rsidR="004E0A54" w:rsidRPr="00072CD5">
        <w:rPr>
          <w:rFonts w:ascii="Times New Roman" w:eastAsia="Times New Roman" w:hAnsi="Times New Roman" w:cs="Times New Roman"/>
          <w:b/>
          <w:i/>
          <w:sz w:val="24"/>
          <w:szCs w:val="24"/>
        </w:rPr>
        <w:t xml:space="preserve"> </w:t>
      </w:r>
      <w:r w:rsidRPr="00072CD5">
        <w:rPr>
          <w:rFonts w:ascii="Times New Roman" w:eastAsia="Times New Roman" w:hAnsi="Times New Roman" w:cs="Times New Roman"/>
          <w:b/>
          <w:i/>
          <w:sz w:val="24"/>
          <w:szCs w:val="24"/>
        </w:rPr>
        <w:t>Species Selection and DNA Isolation</w:t>
      </w:r>
      <w:bookmarkEnd w:id="3"/>
      <w:r w:rsidRPr="00072CD5">
        <w:rPr>
          <w:rFonts w:ascii="Times New Roman" w:eastAsia="Times New Roman" w:hAnsi="Times New Roman" w:cs="Times New Roman"/>
          <w:b/>
          <w:i/>
          <w:sz w:val="24"/>
          <w:szCs w:val="24"/>
        </w:rPr>
        <w:tab/>
      </w:r>
    </w:p>
    <w:p w14:paraId="3E821E7C" w14:textId="0672E9B9" w:rsidR="00535AB1" w:rsidRPr="00072CD5" w:rsidRDefault="00B52962">
      <w:pPr>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 xml:space="preserve">As the genome sequencing aspect of this project was a pilot for the </w:t>
      </w:r>
      <w:r w:rsidR="00C72504">
        <w:rPr>
          <w:rFonts w:ascii="Times New Roman" w:eastAsia="Times New Roman" w:hAnsi="Times New Roman" w:cs="Times New Roman"/>
          <w:sz w:val="24"/>
          <w:szCs w:val="24"/>
        </w:rPr>
        <w:t>i</w:t>
      </w:r>
      <w:r w:rsidR="009D6281">
        <w:rPr>
          <w:rFonts w:ascii="Times New Roman" w:eastAsia="Times New Roman" w:hAnsi="Times New Roman" w:cs="Times New Roman"/>
          <w:sz w:val="24"/>
          <w:szCs w:val="24"/>
        </w:rPr>
        <w:t>5K</w:t>
      </w:r>
      <w:r w:rsidRPr="00072CD5">
        <w:rPr>
          <w:rFonts w:ascii="Times New Roman" w:eastAsia="Times New Roman" w:hAnsi="Times New Roman" w:cs="Times New Roman"/>
          <w:sz w:val="24"/>
          <w:szCs w:val="24"/>
        </w:rPr>
        <w:t xml:space="preserve"> project</w:t>
      </w:r>
      <w:r w:rsidR="00072CD5" w:rsidRPr="00072CD5">
        <w:rPr>
          <w:rFonts w:ascii="Times New Roman" w:eastAsia="Times New Roman" w:hAnsi="Times New Roman" w:cs="Times New Roman"/>
          <w:sz w:val="24"/>
          <w:szCs w:val="24"/>
        </w:rPr>
        <w:fldChar w:fldCharType="begin"/>
      </w:r>
      <w:r w:rsidR="00B27D4A">
        <w:rPr>
          <w:rFonts w:ascii="Times New Roman" w:eastAsia="Times New Roman" w:hAnsi="Times New Roman" w:cs="Times New Roman"/>
          <w:sz w:val="24"/>
          <w:szCs w:val="24"/>
        </w:rPr>
        <w:instrText xml:space="preserve"> ADDIN EN.CITE &lt;EndNote&gt;&lt;Cite&gt;&lt;Author&gt;Consortium&lt;/Author&gt;&lt;Year&gt;2013&lt;/Year&gt;&lt;RecNum&gt;15&lt;/RecNum&gt;&lt;DisplayText&gt;&lt;style face="superscript"&gt;1&lt;/style&gt;&lt;/DisplayText&gt;&lt;record&gt;&lt;rec-number&gt;15&lt;/rec-number&gt;&lt;foreign-keys&gt;&lt;key app="EN" db-id="pzzxezpwdrte22e2fe5vrww72fdtdf2wp5ep" timestamp="1436380756"&gt;15&lt;/key&gt;&lt;/foreign-keys&gt;&lt;ref-type name="Journal Article"&gt;17&lt;/ref-type&gt;&lt;contributors&gt;&lt;authors&gt;&lt;author&gt;i5K Consortium,&lt;/author&gt;&lt;/authors&gt;&lt;/contributors&gt;&lt;titles&gt;&lt;title&gt;The i5K Initiative: Advancing Arthropod Genomics for Knowledge, Human Health, Agriculture, and the Environment&lt;/title&gt;&lt;secondary-title&gt;J Hered&lt;/secondary-title&gt;&lt;alt-title&gt;The Journal of heredity&lt;/alt-title&gt;&lt;/titles&gt;&lt;periodical&gt;&lt;full-title&gt;J Hered&lt;/full-title&gt;&lt;abbr-1&gt;The Journal of heredity&lt;/abbr-1&gt;&lt;/periodical&gt;&lt;alt-periodical&gt;&lt;full-title&gt;J Hered&lt;/full-title&gt;&lt;abbr-1&gt;The Journal of heredity&lt;/abbr-1&gt;&lt;/alt-periodical&gt;&lt;pages&gt;595-600&lt;/pages&gt;&lt;volume&gt;104&lt;/volume&gt;&lt;number&gt;5&lt;/number&gt;&lt;edition&gt;2013/08/14&lt;/edition&gt;&lt;dates&gt;&lt;year&gt;2013&lt;/year&gt;&lt;pub-dates&gt;&lt;date&gt;Sep-Oct&lt;/date&gt;&lt;/pub-dates&gt;&lt;/dates&gt;&lt;isbn&gt;1465-7333 (Electronic)&amp;#xD;0022-1503 (Linking)&lt;/isbn&gt;&lt;accession-num&gt;23940263&lt;/accession-num&gt;&lt;urls&gt;&lt;related-urls&gt;&lt;url&gt;http://www.ncbi.nlm.nih.gov/pubmed/23940263&lt;/url&gt;&lt;url&gt;http://jhered.oxfordjournals.org/content/104/5/595.full.pdf&lt;/url&gt;&lt;/related-urls&gt;&lt;/urls&gt;&lt;electronic-resource-num&gt;10.1093/jhered/est050&lt;/electronic-resource-num&gt;&lt;language&gt;eng&lt;/language&gt;&lt;/record&gt;&lt;/Cite&gt;&lt;/EndNote&gt;</w:instrText>
      </w:r>
      <w:r w:rsidR="00072CD5" w:rsidRPr="00072CD5">
        <w:rPr>
          <w:rFonts w:ascii="Times New Roman" w:eastAsia="Times New Roman" w:hAnsi="Times New Roman" w:cs="Times New Roman"/>
          <w:sz w:val="24"/>
          <w:szCs w:val="24"/>
        </w:rPr>
        <w:fldChar w:fldCharType="separate"/>
      </w:r>
      <w:r w:rsidR="00072CD5" w:rsidRPr="00072CD5">
        <w:rPr>
          <w:rFonts w:ascii="Times New Roman" w:eastAsia="Times New Roman" w:hAnsi="Times New Roman" w:cs="Times New Roman"/>
          <w:noProof/>
          <w:sz w:val="24"/>
          <w:szCs w:val="24"/>
          <w:vertAlign w:val="superscript"/>
        </w:rPr>
        <w:t>1</w:t>
      </w:r>
      <w:r w:rsidR="00072CD5" w:rsidRPr="00072CD5">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xml:space="preserve">, a community genomic infrastructure initiative for arthropods, we took a community approach to species selection. A species nomination page on the </w:t>
      </w:r>
      <w:r w:rsidR="00C72504">
        <w:rPr>
          <w:rFonts w:ascii="Times New Roman" w:eastAsia="Times New Roman" w:hAnsi="Times New Roman" w:cs="Times New Roman"/>
          <w:sz w:val="24"/>
          <w:szCs w:val="24"/>
        </w:rPr>
        <w:t>i</w:t>
      </w:r>
      <w:r w:rsidR="009D6281">
        <w:rPr>
          <w:rFonts w:ascii="Times New Roman" w:eastAsia="Times New Roman" w:hAnsi="Times New Roman" w:cs="Times New Roman"/>
          <w:sz w:val="24"/>
          <w:szCs w:val="24"/>
        </w:rPr>
        <w:t>5K</w:t>
      </w:r>
      <w:r w:rsidRPr="00072CD5">
        <w:rPr>
          <w:rFonts w:ascii="Times New Roman" w:eastAsia="Times New Roman" w:hAnsi="Times New Roman" w:cs="Times New Roman"/>
          <w:sz w:val="24"/>
          <w:szCs w:val="24"/>
        </w:rPr>
        <w:t xml:space="preserve"> wiki website</w:t>
      </w:r>
      <w:r w:rsidR="00BB509A" w:rsidRPr="00072CD5">
        <w:rPr>
          <w:rFonts w:ascii="Times New Roman" w:eastAsia="Times New Roman" w:hAnsi="Times New Roman" w:cs="Times New Roman"/>
          <w:sz w:val="24"/>
          <w:szCs w:val="24"/>
        </w:rPr>
        <w:t xml:space="preserve"> (now at http://</w:t>
      </w:r>
      <w:r w:rsidR="009D6281">
        <w:rPr>
          <w:rFonts w:ascii="Times New Roman" w:eastAsia="Times New Roman" w:hAnsi="Times New Roman" w:cs="Times New Roman"/>
          <w:sz w:val="24"/>
          <w:szCs w:val="24"/>
        </w:rPr>
        <w:t>i5K</w:t>
      </w:r>
      <w:r w:rsidR="00BB509A" w:rsidRPr="00072CD5">
        <w:rPr>
          <w:rFonts w:ascii="Times New Roman" w:eastAsia="Times New Roman" w:hAnsi="Times New Roman" w:cs="Times New Roman"/>
          <w:sz w:val="24"/>
          <w:szCs w:val="24"/>
        </w:rPr>
        <w:t>.github.io/legacy_</w:t>
      </w:r>
      <w:r w:rsidR="009D6281">
        <w:rPr>
          <w:rFonts w:ascii="Times New Roman" w:eastAsia="Times New Roman" w:hAnsi="Times New Roman" w:cs="Times New Roman"/>
          <w:sz w:val="24"/>
          <w:szCs w:val="24"/>
        </w:rPr>
        <w:t>i5K</w:t>
      </w:r>
      <w:r w:rsidR="00BB509A" w:rsidRPr="00072CD5">
        <w:rPr>
          <w:rFonts w:ascii="Times New Roman" w:eastAsia="Times New Roman" w:hAnsi="Times New Roman" w:cs="Times New Roman"/>
          <w:sz w:val="24"/>
          <w:szCs w:val="24"/>
        </w:rPr>
        <w:t>_nominations)</w:t>
      </w:r>
      <w:r w:rsidRPr="00072CD5">
        <w:rPr>
          <w:rFonts w:ascii="Times New Roman" w:eastAsia="Times New Roman" w:hAnsi="Times New Roman" w:cs="Times New Roman"/>
          <w:sz w:val="24"/>
          <w:szCs w:val="24"/>
        </w:rPr>
        <w:t>, combined with signifi</w:t>
      </w:r>
      <w:r w:rsidR="00BB509A" w:rsidRPr="00072CD5">
        <w:rPr>
          <w:rFonts w:ascii="Times New Roman" w:eastAsia="Times New Roman" w:hAnsi="Times New Roman" w:cs="Times New Roman"/>
          <w:sz w:val="24"/>
          <w:szCs w:val="24"/>
        </w:rPr>
        <w:t>cant community outreach via multiple</w:t>
      </w:r>
      <w:r w:rsidRPr="00072CD5">
        <w:rPr>
          <w:rFonts w:ascii="Times New Roman" w:eastAsia="Times New Roman" w:hAnsi="Times New Roman" w:cs="Times New Roman"/>
          <w:sz w:val="24"/>
          <w:szCs w:val="24"/>
        </w:rPr>
        <w:t xml:space="preserve"> large email lists solicited community </w:t>
      </w:r>
      <w:r w:rsidR="00BB509A" w:rsidRPr="00072CD5">
        <w:rPr>
          <w:rFonts w:ascii="Times New Roman" w:eastAsia="Times New Roman" w:hAnsi="Times New Roman" w:cs="Times New Roman"/>
          <w:sz w:val="24"/>
          <w:szCs w:val="24"/>
        </w:rPr>
        <w:t>nominations</w:t>
      </w:r>
      <w:r w:rsidRPr="00072CD5">
        <w:rPr>
          <w:rFonts w:ascii="Times New Roman" w:eastAsia="Times New Roman" w:hAnsi="Times New Roman" w:cs="Times New Roman"/>
          <w:sz w:val="24"/>
          <w:szCs w:val="24"/>
        </w:rPr>
        <w:t xml:space="preserve"> for</w:t>
      </w:r>
      <w:r w:rsidR="00BB509A" w:rsidRPr="00072CD5">
        <w:rPr>
          <w:rFonts w:ascii="Times New Roman" w:eastAsia="Times New Roman" w:hAnsi="Times New Roman" w:cs="Times New Roman"/>
          <w:sz w:val="24"/>
          <w:szCs w:val="24"/>
        </w:rPr>
        <w:t xml:space="preserve"> 193 </w:t>
      </w:r>
      <w:r w:rsidRPr="00072CD5">
        <w:rPr>
          <w:rFonts w:ascii="Times New Roman" w:eastAsia="Times New Roman" w:hAnsi="Times New Roman" w:cs="Times New Roman"/>
          <w:sz w:val="24"/>
          <w:szCs w:val="24"/>
        </w:rPr>
        <w:t>species for genomic sequencing</w:t>
      </w:r>
      <w:r w:rsidR="00BB509A" w:rsidRPr="00072CD5">
        <w:rPr>
          <w:rFonts w:ascii="Times New Roman" w:eastAsia="Times New Roman" w:hAnsi="Times New Roman" w:cs="Times New Roman"/>
          <w:sz w:val="24"/>
          <w:szCs w:val="24"/>
        </w:rPr>
        <w:t xml:space="preserve"> at the time of selection</w:t>
      </w:r>
      <w:r w:rsidRPr="00072CD5">
        <w:rPr>
          <w:rFonts w:ascii="Times New Roman" w:eastAsia="Times New Roman" w:hAnsi="Times New Roman" w:cs="Times New Roman"/>
          <w:sz w:val="24"/>
          <w:szCs w:val="24"/>
        </w:rPr>
        <w:t>.</w:t>
      </w:r>
      <w:r w:rsidR="004E0A54" w:rsidRPr="00072CD5">
        <w:rPr>
          <w:rFonts w:ascii="Times New Roman" w:eastAsia="Times New Roman" w:hAnsi="Times New Roman" w:cs="Times New Roman"/>
          <w:sz w:val="24"/>
          <w:szCs w:val="24"/>
        </w:rPr>
        <w:t xml:space="preserve"> </w:t>
      </w:r>
      <w:r w:rsidR="00BB509A" w:rsidRPr="00072CD5">
        <w:rPr>
          <w:rFonts w:ascii="Times New Roman" w:eastAsia="Times New Roman" w:hAnsi="Times New Roman" w:cs="Times New Roman"/>
          <w:sz w:val="24"/>
          <w:szCs w:val="24"/>
        </w:rPr>
        <w:t>The nomination list continued to grow to 783 species</w:t>
      </w:r>
      <w:r w:rsidRPr="00072CD5">
        <w:rPr>
          <w:rFonts w:ascii="Times New Roman" w:eastAsia="Times New Roman" w:hAnsi="Times New Roman" w:cs="Times New Roman"/>
          <w:sz w:val="24"/>
          <w:szCs w:val="24"/>
        </w:rPr>
        <w:t>. The nominated species were highly focused on the four holometabolous orders and the Hemiptera</w:t>
      </w:r>
      <w:r w:rsidR="004E0A54" w:rsidRPr="00072CD5">
        <w:rPr>
          <w:rFonts w:ascii="Times New Roman" w:eastAsia="Times New Roman" w:hAnsi="Times New Roman" w:cs="Times New Roman"/>
          <w:sz w:val="24"/>
          <w:szCs w:val="24"/>
        </w:rPr>
        <w:t xml:space="preserve"> </w:t>
      </w:r>
      <w:r w:rsidR="00BB509A" w:rsidRPr="00367B50">
        <w:rPr>
          <w:rFonts w:ascii="Times New Roman" w:eastAsia="Times New Roman" w:hAnsi="Times New Roman" w:cs="Times New Roman"/>
          <w:sz w:val="24"/>
          <w:szCs w:val="24"/>
        </w:rPr>
        <w:t>(</w:t>
      </w:r>
      <w:r w:rsidR="00B94CA9">
        <w:rPr>
          <w:rFonts w:ascii="Times New Roman" w:eastAsia="Times New Roman" w:hAnsi="Times New Roman" w:cs="Times New Roman"/>
          <w:sz w:val="24"/>
          <w:szCs w:val="24"/>
        </w:rPr>
        <w:t xml:space="preserve">Additional file 2: </w:t>
      </w:r>
      <w:r w:rsidR="00BB509A" w:rsidRPr="00367B50">
        <w:rPr>
          <w:rFonts w:ascii="Times New Roman" w:eastAsia="Times New Roman" w:hAnsi="Times New Roman" w:cs="Times New Roman"/>
          <w:sz w:val="24"/>
          <w:szCs w:val="24"/>
        </w:rPr>
        <w:t>Fig. S1</w:t>
      </w:r>
      <w:r w:rsidR="00B94CA9">
        <w:rPr>
          <w:rFonts w:ascii="Times New Roman" w:eastAsia="Times New Roman" w:hAnsi="Times New Roman" w:cs="Times New Roman"/>
          <w:sz w:val="24"/>
          <w:szCs w:val="24"/>
        </w:rPr>
        <w:t>7. Please note figure order is consecutive for the main paper not this document</w:t>
      </w:r>
      <w:r w:rsidR="00BB509A" w:rsidRPr="00367B50">
        <w:rPr>
          <w:rFonts w:ascii="Times New Roman" w:eastAsia="Times New Roman" w:hAnsi="Times New Roman" w:cs="Times New Roman"/>
          <w:sz w:val="24"/>
          <w:szCs w:val="24"/>
        </w:rPr>
        <w:t>).</w:t>
      </w:r>
      <w:r w:rsidR="00BB509A" w:rsidRPr="00072CD5">
        <w:rPr>
          <w:rFonts w:ascii="Times New Roman" w:eastAsia="Times New Roman" w:hAnsi="Times New Roman" w:cs="Times New Roman"/>
          <w:sz w:val="24"/>
          <w:szCs w:val="24"/>
        </w:rPr>
        <w:t xml:space="preserve"> Narrowing</w:t>
      </w:r>
      <w:r w:rsidRPr="00072CD5">
        <w:rPr>
          <w:rFonts w:ascii="Times New Roman" w:eastAsia="Times New Roman" w:hAnsi="Times New Roman" w:cs="Times New Roman"/>
          <w:sz w:val="24"/>
          <w:szCs w:val="24"/>
        </w:rPr>
        <w:t xml:space="preserve"> </w:t>
      </w:r>
      <w:r w:rsidR="00BB509A" w:rsidRPr="00072CD5">
        <w:rPr>
          <w:rFonts w:ascii="Times New Roman" w:eastAsia="Times New Roman" w:hAnsi="Times New Roman" w:cs="Times New Roman"/>
          <w:sz w:val="24"/>
          <w:szCs w:val="24"/>
        </w:rPr>
        <w:t xml:space="preserve">of this </w:t>
      </w:r>
      <w:r w:rsidRPr="00072CD5">
        <w:rPr>
          <w:rFonts w:ascii="Times New Roman" w:eastAsia="Times New Roman" w:hAnsi="Times New Roman" w:cs="Times New Roman"/>
          <w:sz w:val="24"/>
          <w:szCs w:val="24"/>
        </w:rPr>
        <w:t>nomination list to the sequenced species was based on</w:t>
      </w:r>
      <w:r w:rsidR="00BB509A" w:rsidRPr="00072CD5">
        <w:rPr>
          <w:rFonts w:ascii="Times New Roman" w:eastAsia="Times New Roman" w:hAnsi="Times New Roman" w:cs="Times New Roman"/>
          <w:sz w:val="24"/>
          <w:szCs w:val="24"/>
        </w:rPr>
        <w:t xml:space="preserve"> several factors</w:t>
      </w:r>
      <w:r w:rsidRPr="00072CD5">
        <w:rPr>
          <w:rFonts w:ascii="Times New Roman" w:eastAsia="Times New Roman" w:hAnsi="Times New Roman" w:cs="Times New Roman"/>
          <w:sz w:val="24"/>
          <w:szCs w:val="24"/>
        </w:rPr>
        <w:t xml:space="preserve">: 1. Genome size (and thus cost) - initial budgeting for the pilot was </w:t>
      </w:r>
      <w:r w:rsidR="00BB509A" w:rsidRPr="00072CD5">
        <w:rPr>
          <w:rFonts w:ascii="Times New Roman" w:eastAsia="Times New Roman" w:hAnsi="Times New Roman" w:cs="Times New Roman"/>
          <w:sz w:val="24"/>
          <w:szCs w:val="24"/>
        </w:rPr>
        <w:t>based on 500Mb genome sizes</w:t>
      </w:r>
      <w:r w:rsidR="000012BB">
        <w:rPr>
          <w:rFonts w:ascii="Times New Roman" w:eastAsia="Times New Roman" w:hAnsi="Times New Roman" w:cs="Times New Roman"/>
          <w:sz w:val="24"/>
          <w:szCs w:val="24"/>
        </w:rPr>
        <w:t xml:space="preserve"> as seen previously in </w:t>
      </w:r>
      <w:proofErr w:type="spellStart"/>
      <w:r w:rsidR="000012BB">
        <w:rPr>
          <w:rFonts w:ascii="Times New Roman" w:eastAsia="Times New Roman" w:hAnsi="Times New Roman" w:cs="Times New Roman"/>
          <w:sz w:val="24"/>
          <w:szCs w:val="24"/>
        </w:rPr>
        <w:t>H</w:t>
      </w:r>
      <w:r w:rsidRPr="00072CD5">
        <w:rPr>
          <w:rFonts w:ascii="Times New Roman" w:eastAsia="Times New Roman" w:hAnsi="Times New Roman" w:cs="Times New Roman"/>
          <w:sz w:val="24"/>
          <w:szCs w:val="24"/>
        </w:rPr>
        <w:t>olometabola</w:t>
      </w:r>
      <w:proofErr w:type="spellEnd"/>
      <w:r w:rsidRPr="00072CD5">
        <w:rPr>
          <w:rFonts w:ascii="Times New Roman" w:eastAsia="Times New Roman" w:hAnsi="Times New Roman" w:cs="Times New Roman"/>
          <w:sz w:val="24"/>
          <w:szCs w:val="24"/>
        </w:rPr>
        <w:t xml:space="preserve">, but </w:t>
      </w:r>
      <w:r w:rsidR="00BB509A" w:rsidRPr="00072CD5">
        <w:rPr>
          <w:rFonts w:ascii="Times New Roman" w:eastAsia="Times New Roman" w:hAnsi="Times New Roman" w:cs="Times New Roman"/>
          <w:sz w:val="24"/>
          <w:szCs w:val="24"/>
        </w:rPr>
        <w:t>genome sizes are larger</w:t>
      </w:r>
      <w:r w:rsidRPr="00072CD5">
        <w:rPr>
          <w:rFonts w:ascii="Times New Roman" w:eastAsia="Times New Roman" w:hAnsi="Times New Roman" w:cs="Times New Roman"/>
          <w:sz w:val="24"/>
          <w:szCs w:val="24"/>
        </w:rPr>
        <w:t xml:space="preserve"> outside these orders. Mantids for ex</w:t>
      </w:r>
      <w:r w:rsidR="00D245B3">
        <w:rPr>
          <w:rFonts w:ascii="Times New Roman" w:eastAsia="Times New Roman" w:hAnsi="Times New Roman" w:cs="Times New Roman"/>
          <w:sz w:val="24"/>
          <w:szCs w:val="24"/>
        </w:rPr>
        <w:t>ample have genome</w:t>
      </w:r>
      <w:r w:rsidRPr="00072CD5">
        <w:rPr>
          <w:rFonts w:ascii="Times New Roman" w:eastAsia="Times New Roman" w:hAnsi="Times New Roman" w:cs="Times New Roman"/>
          <w:sz w:val="24"/>
          <w:szCs w:val="24"/>
        </w:rPr>
        <w:t xml:space="preserve"> sizes around 5Gb, many </w:t>
      </w:r>
      <w:r w:rsidR="00587F18" w:rsidRPr="00072CD5">
        <w:rPr>
          <w:rFonts w:ascii="Times New Roman" w:eastAsia="Times New Roman" w:hAnsi="Times New Roman" w:cs="Times New Roman"/>
          <w:sz w:val="24"/>
          <w:szCs w:val="24"/>
        </w:rPr>
        <w:t>Crustacea</w:t>
      </w:r>
      <w:r w:rsidR="00563DF3">
        <w:rPr>
          <w:rFonts w:ascii="Times New Roman" w:eastAsia="Times New Roman" w:hAnsi="Times New Roman" w:cs="Times New Roman"/>
          <w:sz w:val="24"/>
          <w:szCs w:val="24"/>
        </w:rPr>
        <w:t xml:space="preserve"> around 3Gb, and spiders 1.2-</w:t>
      </w:r>
      <w:r w:rsidR="004334A0" w:rsidRPr="00072CD5">
        <w:rPr>
          <w:rFonts w:ascii="Times New Roman" w:eastAsia="Times New Roman" w:hAnsi="Times New Roman" w:cs="Times New Roman"/>
          <w:sz w:val="24"/>
          <w:szCs w:val="24"/>
        </w:rPr>
        <w:t>1.5G</w:t>
      </w:r>
      <w:r w:rsidRPr="00072CD5">
        <w:rPr>
          <w:rFonts w:ascii="Times New Roman" w:eastAsia="Times New Roman" w:hAnsi="Times New Roman" w:cs="Times New Roman"/>
          <w:sz w:val="24"/>
          <w:szCs w:val="24"/>
        </w:rPr>
        <w:t>b</w:t>
      </w:r>
      <w:r w:rsidR="004334A0" w:rsidRPr="00072CD5">
        <w:rPr>
          <w:rFonts w:ascii="Times New Roman" w:eastAsia="Times New Roman" w:hAnsi="Times New Roman" w:cs="Times New Roman"/>
          <w:sz w:val="24"/>
          <w:szCs w:val="24"/>
        </w:rPr>
        <w:t xml:space="preserve"> (all sizes from the animal genome size database</w:t>
      </w:r>
      <w:r w:rsidR="00072CD5" w:rsidRPr="00072CD5">
        <w:rPr>
          <w:rFonts w:ascii="Times New Roman" w:eastAsia="Times New Roman" w:hAnsi="Times New Roman" w:cs="Times New Roman"/>
          <w:sz w:val="24"/>
          <w:szCs w:val="24"/>
        </w:rPr>
        <w:fldChar w:fldCharType="begin"/>
      </w:r>
      <w:r w:rsidR="001036F9">
        <w:rPr>
          <w:rFonts w:ascii="Times New Roman" w:eastAsia="Times New Roman" w:hAnsi="Times New Roman" w:cs="Times New Roman"/>
          <w:sz w:val="24"/>
          <w:szCs w:val="24"/>
        </w:rPr>
        <w:instrText xml:space="preserve"> ADDIN EN.CITE &lt;EndNote&gt;&lt;Cite&gt;&lt;Author&gt;Gregory&lt;/Author&gt;&lt;Year&gt;2014&lt;/Year&gt;&lt;RecNum&gt;206&lt;/RecNum&gt;&lt;DisplayText&gt;&lt;style face="superscript"&gt;2&lt;/style&gt;&lt;/DisplayText&gt;&lt;record&gt;&lt;rec-number&gt;206&lt;/rec-number&gt;&lt;foreign-keys&gt;&lt;key app="EN" db-id="pzzxezpwdrte22e2fe5vrww72fdtdf2wp5ep" timestamp="1436381091"&gt;206&lt;/key&gt;&lt;/foreign-keys&gt;&lt;ref-type name="Web Page"&gt;12&lt;/ref-type&gt;&lt;contributors&gt;&lt;authors&gt;&lt;author&gt;Gregory, T.R. &lt;/author&gt;&lt;/authors&gt;&lt;/contributors&gt;&lt;titles&gt;&lt;title&gt;Animal Genome Size Database&lt;/title&gt;&lt;/titles&gt;&lt;dates&gt;&lt;year&gt;2014&lt;/year&gt;&lt;/dates&gt;&lt;urls&gt;&lt;related-urls&gt;&lt;url&gt;http://www.genomesize.com.&lt;/url&gt;&lt;/related-urls&gt;&lt;/urls&gt;&lt;/record&gt;&lt;/Cite&gt;&lt;/EndNote&gt;</w:instrText>
      </w:r>
      <w:r w:rsidR="00072CD5" w:rsidRPr="00072CD5">
        <w:rPr>
          <w:rFonts w:ascii="Times New Roman" w:eastAsia="Times New Roman" w:hAnsi="Times New Roman" w:cs="Times New Roman"/>
          <w:sz w:val="24"/>
          <w:szCs w:val="24"/>
        </w:rPr>
        <w:fldChar w:fldCharType="separate"/>
      </w:r>
      <w:r w:rsidR="00072CD5" w:rsidRPr="00072CD5">
        <w:rPr>
          <w:rFonts w:ascii="Times New Roman" w:eastAsia="Times New Roman" w:hAnsi="Times New Roman" w:cs="Times New Roman"/>
          <w:noProof/>
          <w:sz w:val="24"/>
          <w:szCs w:val="24"/>
          <w:vertAlign w:val="superscript"/>
        </w:rPr>
        <w:t>2</w:t>
      </w:r>
      <w:r w:rsidR="00072CD5" w:rsidRPr="00072CD5">
        <w:rPr>
          <w:rFonts w:ascii="Times New Roman" w:eastAsia="Times New Roman" w:hAnsi="Times New Roman" w:cs="Times New Roman"/>
          <w:sz w:val="24"/>
          <w:szCs w:val="24"/>
        </w:rPr>
        <w:fldChar w:fldCharType="end"/>
      </w:r>
      <w:r w:rsidR="004334A0" w:rsidRPr="00072CD5">
        <w:rPr>
          <w:rFonts w:ascii="Times New Roman" w:eastAsia="Times New Roman" w:hAnsi="Times New Roman" w:cs="Times New Roman"/>
          <w:sz w:val="24"/>
          <w:szCs w:val="24"/>
        </w:rPr>
        <w:t>)</w:t>
      </w:r>
      <w:r w:rsidRPr="00072CD5">
        <w:rPr>
          <w:rFonts w:ascii="Times New Roman" w:eastAsia="Times New Roman" w:hAnsi="Times New Roman" w:cs="Times New Roman"/>
          <w:sz w:val="24"/>
          <w:szCs w:val="24"/>
        </w:rPr>
        <w:t xml:space="preserve">. Many species were removed based on this </w:t>
      </w:r>
      <w:r w:rsidR="004334A0" w:rsidRPr="00072CD5">
        <w:rPr>
          <w:rFonts w:ascii="Times New Roman" w:eastAsia="Times New Roman" w:hAnsi="Times New Roman" w:cs="Times New Roman"/>
          <w:sz w:val="24"/>
          <w:szCs w:val="24"/>
        </w:rPr>
        <w:t>size/</w:t>
      </w:r>
      <w:r w:rsidRPr="00072CD5">
        <w:rPr>
          <w:rFonts w:ascii="Times New Roman" w:eastAsia="Times New Roman" w:hAnsi="Times New Roman" w:cs="Times New Roman"/>
          <w:sz w:val="24"/>
          <w:szCs w:val="24"/>
        </w:rPr>
        <w:t>cost criterion</w:t>
      </w:r>
      <w:r w:rsidR="00587F18" w:rsidRPr="00072CD5">
        <w:rPr>
          <w:rFonts w:ascii="Times New Roman" w:eastAsia="Times New Roman" w:hAnsi="Times New Roman" w:cs="Times New Roman"/>
          <w:sz w:val="24"/>
          <w:szCs w:val="24"/>
        </w:rPr>
        <w:t xml:space="preserve"> alone</w:t>
      </w:r>
      <w:r w:rsidRPr="00072CD5">
        <w:rPr>
          <w:rFonts w:ascii="Times New Roman" w:eastAsia="Times New Roman" w:hAnsi="Times New Roman" w:cs="Times New Roman"/>
          <w:sz w:val="24"/>
          <w:szCs w:val="24"/>
        </w:rPr>
        <w:t>. 2. An active resear</w:t>
      </w:r>
      <w:r w:rsidR="004334A0" w:rsidRPr="00072CD5">
        <w:rPr>
          <w:rFonts w:ascii="Times New Roman" w:eastAsia="Times New Roman" w:hAnsi="Times New Roman" w:cs="Times New Roman"/>
          <w:sz w:val="24"/>
          <w:szCs w:val="24"/>
        </w:rPr>
        <w:t>ch community increasing the probability</w:t>
      </w:r>
      <w:r w:rsidRPr="00072CD5">
        <w:rPr>
          <w:rFonts w:ascii="Times New Roman" w:eastAsia="Times New Roman" w:hAnsi="Times New Roman" w:cs="Times New Roman"/>
          <w:sz w:val="24"/>
          <w:szCs w:val="24"/>
        </w:rPr>
        <w:t xml:space="preserve"> of </w:t>
      </w:r>
      <w:r w:rsidR="004334A0" w:rsidRPr="00072CD5">
        <w:rPr>
          <w:rFonts w:ascii="Times New Roman" w:eastAsia="Times New Roman" w:hAnsi="Times New Roman" w:cs="Times New Roman"/>
          <w:sz w:val="24"/>
          <w:szCs w:val="24"/>
        </w:rPr>
        <w:t>analysi</w:t>
      </w:r>
      <w:r w:rsidRPr="00072CD5">
        <w:rPr>
          <w:rFonts w:ascii="Times New Roman" w:eastAsia="Times New Roman" w:hAnsi="Times New Roman" w:cs="Times New Roman"/>
          <w:sz w:val="24"/>
          <w:szCs w:val="24"/>
        </w:rPr>
        <w:t>s</w:t>
      </w:r>
      <w:r w:rsidR="004334A0" w:rsidRPr="00072CD5">
        <w:rPr>
          <w:rFonts w:ascii="Times New Roman" w:eastAsia="Times New Roman" w:hAnsi="Times New Roman" w:cs="Times New Roman"/>
          <w:sz w:val="24"/>
          <w:szCs w:val="24"/>
        </w:rPr>
        <w:t xml:space="preserve"> co</w:t>
      </w:r>
      <w:r w:rsidR="00387E5B">
        <w:rPr>
          <w:rFonts w:ascii="Times New Roman" w:eastAsia="Times New Roman" w:hAnsi="Times New Roman" w:cs="Times New Roman"/>
          <w:sz w:val="24"/>
          <w:szCs w:val="24"/>
        </w:rPr>
        <w:t>mpletion and publication</w:t>
      </w:r>
      <w:r w:rsidR="004334A0" w:rsidRPr="00072CD5">
        <w:rPr>
          <w:rFonts w:ascii="Times New Roman" w:eastAsia="Times New Roman" w:hAnsi="Times New Roman" w:cs="Times New Roman"/>
          <w:sz w:val="24"/>
          <w:szCs w:val="24"/>
        </w:rPr>
        <w:t xml:space="preserve"> and maximizing the number of researchers impacted</w:t>
      </w:r>
      <w:r w:rsidRPr="00072CD5">
        <w:rPr>
          <w:rFonts w:ascii="Times New Roman" w:eastAsia="Times New Roman" w:hAnsi="Times New Roman" w:cs="Times New Roman"/>
          <w:sz w:val="24"/>
          <w:szCs w:val="24"/>
        </w:rPr>
        <w:t xml:space="preserve">. 3. The first sequenced representative of an order, both to sample widely in the arthropods, and to increase the </w:t>
      </w:r>
      <w:r w:rsidR="004334A0" w:rsidRPr="00072CD5">
        <w:rPr>
          <w:rFonts w:ascii="Times New Roman" w:eastAsia="Times New Roman" w:hAnsi="Times New Roman" w:cs="Times New Roman"/>
          <w:sz w:val="24"/>
          <w:szCs w:val="24"/>
        </w:rPr>
        <w:t>probability</w:t>
      </w:r>
      <w:r w:rsidRPr="00072CD5">
        <w:rPr>
          <w:rFonts w:ascii="Times New Roman" w:eastAsia="Times New Roman" w:hAnsi="Times New Roman" w:cs="Times New Roman"/>
          <w:sz w:val="24"/>
          <w:szCs w:val="24"/>
        </w:rPr>
        <w:t xml:space="preserve"> of changes in gene content being representative of different life history. 4. Scientific significance - for example scientific model species such as the house spider or the milkweed bug, urb</w:t>
      </w:r>
      <w:r w:rsidR="004334A0" w:rsidRPr="00072CD5">
        <w:rPr>
          <w:rFonts w:ascii="Times New Roman" w:eastAsia="Times New Roman" w:hAnsi="Times New Roman" w:cs="Times New Roman"/>
          <w:sz w:val="24"/>
          <w:szCs w:val="24"/>
        </w:rPr>
        <w:t>an pest such as the bed</w:t>
      </w:r>
      <w:r w:rsidR="00D245B3">
        <w:rPr>
          <w:rFonts w:ascii="Times New Roman" w:eastAsia="Times New Roman" w:hAnsi="Times New Roman" w:cs="Times New Roman"/>
          <w:sz w:val="24"/>
          <w:szCs w:val="24"/>
        </w:rPr>
        <w:t xml:space="preserve"> </w:t>
      </w:r>
      <w:r w:rsidR="004334A0" w:rsidRPr="00072CD5">
        <w:rPr>
          <w:rFonts w:ascii="Times New Roman" w:eastAsia="Times New Roman" w:hAnsi="Times New Roman" w:cs="Times New Roman"/>
          <w:sz w:val="24"/>
          <w:szCs w:val="24"/>
        </w:rPr>
        <w:t>bug and G</w:t>
      </w:r>
      <w:r w:rsidRPr="00072CD5">
        <w:rPr>
          <w:rFonts w:ascii="Times New Roman" w:eastAsia="Times New Roman" w:hAnsi="Times New Roman" w:cs="Times New Roman"/>
          <w:sz w:val="24"/>
          <w:szCs w:val="24"/>
        </w:rPr>
        <w:t>erman cockroach, agricultural</w:t>
      </w:r>
      <w:r w:rsidR="004334A0" w:rsidRPr="00072CD5">
        <w:rPr>
          <w:rFonts w:ascii="Times New Roman" w:eastAsia="Times New Roman" w:hAnsi="Times New Roman" w:cs="Times New Roman"/>
          <w:sz w:val="24"/>
          <w:szCs w:val="24"/>
        </w:rPr>
        <w:t xml:space="preserve"> pest such as the C</w:t>
      </w:r>
      <w:r w:rsidRPr="00072CD5">
        <w:rPr>
          <w:rFonts w:ascii="Times New Roman" w:eastAsia="Times New Roman" w:hAnsi="Times New Roman" w:cs="Times New Roman"/>
          <w:sz w:val="24"/>
          <w:szCs w:val="24"/>
        </w:rPr>
        <w:t>olorado potato beetle, etc. 5. Some sampling of non-insect arthropods</w:t>
      </w:r>
      <w:r w:rsidR="004334A0" w:rsidRPr="00072CD5">
        <w:rPr>
          <w:rFonts w:ascii="Times New Roman" w:eastAsia="Times New Roman" w:hAnsi="Times New Roman" w:cs="Times New Roman"/>
          <w:sz w:val="24"/>
          <w:szCs w:val="24"/>
        </w:rPr>
        <w:t>. The Arachnid community in particular narrowed down the list to the four chelicerates chosen</w:t>
      </w:r>
      <w:r w:rsidRPr="00072CD5">
        <w:rPr>
          <w:rFonts w:ascii="Times New Roman" w:eastAsia="Times New Roman" w:hAnsi="Times New Roman" w:cs="Times New Roman"/>
          <w:sz w:val="24"/>
          <w:szCs w:val="24"/>
        </w:rPr>
        <w:t>. 6. Avail</w:t>
      </w:r>
      <w:r w:rsidR="00003D30">
        <w:rPr>
          <w:rFonts w:ascii="Times New Roman" w:eastAsia="Times New Roman" w:hAnsi="Times New Roman" w:cs="Times New Roman"/>
          <w:sz w:val="24"/>
          <w:szCs w:val="24"/>
        </w:rPr>
        <w:t xml:space="preserve">ability of </w:t>
      </w:r>
      <w:proofErr w:type="gramStart"/>
      <w:r w:rsidR="00003D30">
        <w:rPr>
          <w:rFonts w:ascii="Times New Roman" w:eastAsia="Times New Roman" w:hAnsi="Times New Roman" w:cs="Times New Roman"/>
          <w:sz w:val="24"/>
          <w:szCs w:val="24"/>
        </w:rPr>
        <w:t>high quality</w:t>
      </w:r>
      <w:proofErr w:type="gramEnd"/>
      <w:r w:rsidR="00003D30">
        <w:rPr>
          <w:rFonts w:ascii="Times New Roman" w:eastAsia="Times New Roman" w:hAnsi="Times New Roman" w:cs="Times New Roman"/>
          <w:sz w:val="24"/>
          <w:szCs w:val="24"/>
        </w:rPr>
        <w:t xml:space="preserve"> DNA (50µ</w:t>
      </w:r>
      <w:r w:rsidRPr="00072CD5">
        <w:rPr>
          <w:rFonts w:ascii="Times New Roman" w:eastAsia="Times New Roman" w:hAnsi="Times New Roman" w:cs="Times New Roman"/>
          <w:sz w:val="24"/>
          <w:szCs w:val="24"/>
        </w:rPr>
        <w:t xml:space="preserve">g was a requested ideal given size cuts for larger insert mate pair libraries, and backup material) and ability to </w:t>
      </w:r>
      <w:r w:rsidR="00241B3C">
        <w:rPr>
          <w:rFonts w:ascii="Times New Roman" w:eastAsia="Times New Roman" w:hAnsi="Times New Roman" w:cs="Times New Roman"/>
          <w:sz w:val="24"/>
          <w:szCs w:val="24"/>
        </w:rPr>
        <w:t xml:space="preserve">generate </w:t>
      </w:r>
      <w:r w:rsidRPr="00072CD5">
        <w:rPr>
          <w:rFonts w:ascii="Times New Roman" w:eastAsia="Times New Roman" w:hAnsi="Times New Roman" w:cs="Times New Roman"/>
          <w:sz w:val="24"/>
          <w:szCs w:val="24"/>
        </w:rPr>
        <w:t xml:space="preserve">inbred lines for better </w:t>
      </w:r>
      <w:r w:rsidR="004334A0" w:rsidRPr="00072CD5">
        <w:rPr>
          <w:rFonts w:ascii="Times New Roman" w:eastAsia="Times New Roman" w:hAnsi="Times New Roman" w:cs="Times New Roman"/>
          <w:sz w:val="24"/>
          <w:szCs w:val="24"/>
        </w:rPr>
        <w:t xml:space="preserve">sequence read </w:t>
      </w:r>
      <w:r w:rsidRPr="00072CD5">
        <w:rPr>
          <w:rFonts w:ascii="Times New Roman" w:eastAsia="Times New Roman" w:hAnsi="Times New Roman" w:cs="Times New Roman"/>
          <w:sz w:val="24"/>
          <w:szCs w:val="24"/>
        </w:rPr>
        <w:t>assembly (although this requirement was often impossible to fulfill</w:t>
      </w:r>
      <w:r w:rsidR="004334A0" w:rsidRPr="00072CD5">
        <w:rPr>
          <w:rFonts w:ascii="Times New Roman" w:eastAsia="Times New Roman" w:hAnsi="Times New Roman" w:cs="Times New Roman"/>
          <w:sz w:val="24"/>
          <w:szCs w:val="24"/>
        </w:rPr>
        <w:t>)</w:t>
      </w:r>
      <w:r w:rsidRPr="00072CD5">
        <w:rPr>
          <w:rFonts w:ascii="Times New Roman" w:eastAsia="Times New Roman" w:hAnsi="Times New Roman" w:cs="Times New Roman"/>
          <w:sz w:val="24"/>
          <w:szCs w:val="24"/>
        </w:rPr>
        <w:t xml:space="preserve">. 7. We additionally </w:t>
      </w:r>
      <w:r w:rsidR="00587F18" w:rsidRPr="00072CD5">
        <w:rPr>
          <w:rFonts w:ascii="Times New Roman" w:eastAsia="Times New Roman" w:hAnsi="Times New Roman" w:cs="Times New Roman"/>
          <w:sz w:val="24"/>
          <w:szCs w:val="24"/>
        </w:rPr>
        <w:t>sought</w:t>
      </w:r>
      <w:r w:rsidR="004334A0" w:rsidRPr="00072CD5">
        <w:rPr>
          <w:rFonts w:ascii="Times New Roman" w:eastAsia="Times New Roman" w:hAnsi="Times New Roman" w:cs="Times New Roman"/>
          <w:sz w:val="24"/>
          <w:szCs w:val="24"/>
        </w:rPr>
        <w:t xml:space="preserve"> out</w:t>
      </w:r>
      <w:r w:rsidRPr="00072CD5">
        <w:rPr>
          <w:rFonts w:ascii="Times New Roman" w:eastAsia="Times New Roman" w:hAnsi="Times New Roman" w:cs="Times New Roman"/>
          <w:sz w:val="24"/>
          <w:szCs w:val="24"/>
        </w:rPr>
        <w:t xml:space="preserve"> “basal” insect orders</w:t>
      </w:r>
      <w:r w:rsidR="002E448E" w:rsidRPr="00072CD5">
        <w:rPr>
          <w:rFonts w:ascii="Times New Roman" w:eastAsia="Times New Roman" w:hAnsi="Times New Roman" w:cs="Times New Roman"/>
          <w:sz w:val="24"/>
          <w:szCs w:val="24"/>
        </w:rPr>
        <w:t xml:space="preserve"> in collaboration with </w:t>
      </w:r>
      <w:r w:rsidR="003B615F">
        <w:rPr>
          <w:rFonts w:ascii="Times New Roman" w:eastAsia="Times New Roman" w:hAnsi="Times New Roman" w:cs="Times New Roman"/>
          <w:sz w:val="24"/>
          <w:szCs w:val="24"/>
        </w:rPr>
        <w:t xml:space="preserve">Bernhard </w:t>
      </w:r>
      <w:proofErr w:type="spellStart"/>
      <w:r w:rsidR="003B615F">
        <w:rPr>
          <w:rFonts w:ascii="Times New Roman" w:eastAsia="Times New Roman" w:hAnsi="Times New Roman" w:cs="Times New Roman"/>
          <w:sz w:val="24"/>
          <w:szCs w:val="24"/>
        </w:rPr>
        <w:t>Misof</w:t>
      </w:r>
      <w:proofErr w:type="spellEnd"/>
      <w:r w:rsidR="003B615F">
        <w:rPr>
          <w:rFonts w:ascii="Times New Roman" w:eastAsia="Times New Roman" w:hAnsi="Times New Roman" w:cs="Times New Roman"/>
          <w:sz w:val="24"/>
          <w:szCs w:val="24"/>
        </w:rPr>
        <w:t xml:space="preserve"> and </w:t>
      </w:r>
      <w:r w:rsidR="002E448E" w:rsidRPr="00072CD5">
        <w:rPr>
          <w:rFonts w:ascii="Times New Roman" w:eastAsia="Times New Roman" w:hAnsi="Times New Roman" w:cs="Times New Roman"/>
          <w:sz w:val="24"/>
          <w:szCs w:val="24"/>
        </w:rPr>
        <w:t xml:space="preserve">Oliver </w:t>
      </w:r>
      <w:proofErr w:type="spellStart"/>
      <w:r w:rsidR="002E448E" w:rsidRPr="00072CD5">
        <w:rPr>
          <w:rFonts w:ascii="Times New Roman" w:eastAsia="Times New Roman" w:hAnsi="Times New Roman" w:cs="Times New Roman"/>
          <w:sz w:val="24"/>
          <w:szCs w:val="24"/>
        </w:rPr>
        <w:t>N</w:t>
      </w:r>
      <w:r w:rsidRPr="00072CD5">
        <w:rPr>
          <w:rFonts w:ascii="Times New Roman" w:eastAsia="Times New Roman" w:hAnsi="Times New Roman" w:cs="Times New Roman"/>
          <w:sz w:val="24"/>
          <w:szCs w:val="24"/>
        </w:rPr>
        <w:t>i</w:t>
      </w:r>
      <w:r w:rsidR="002E448E" w:rsidRPr="00072CD5">
        <w:rPr>
          <w:rFonts w:ascii="Times New Roman" w:eastAsia="Times New Roman" w:hAnsi="Times New Roman" w:cs="Times New Roman"/>
          <w:sz w:val="24"/>
          <w:szCs w:val="24"/>
        </w:rPr>
        <w:t>e</w:t>
      </w:r>
      <w:r w:rsidRPr="00072CD5">
        <w:rPr>
          <w:rFonts w:ascii="Times New Roman" w:eastAsia="Times New Roman" w:hAnsi="Times New Roman" w:cs="Times New Roman"/>
          <w:sz w:val="24"/>
          <w:szCs w:val="24"/>
        </w:rPr>
        <w:t>huis</w:t>
      </w:r>
      <w:proofErr w:type="spellEnd"/>
      <w:r w:rsidRPr="00072CD5">
        <w:rPr>
          <w:rFonts w:ascii="Times New Roman" w:eastAsia="Times New Roman" w:hAnsi="Times New Roman" w:cs="Times New Roman"/>
          <w:sz w:val="24"/>
          <w:szCs w:val="24"/>
        </w:rPr>
        <w:t xml:space="preserve"> and the 1Kite</w:t>
      </w:r>
      <w:r w:rsidR="00B53BB7">
        <w:rPr>
          <w:rFonts w:ascii="Times New Roman" w:eastAsia="Times New Roman" w:hAnsi="Times New Roman" w:cs="Times New Roman"/>
          <w:sz w:val="24"/>
          <w:szCs w:val="24"/>
        </w:rPr>
        <w:t xml:space="preserve"> </w:t>
      </w:r>
      <w:r w:rsidRPr="00072CD5">
        <w:rPr>
          <w:rFonts w:ascii="Times New Roman" w:eastAsia="Times New Roman" w:hAnsi="Times New Roman" w:cs="Times New Roman"/>
          <w:sz w:val="24"/>
          <w:szCs w:val="24"/>
        </w:rPr>
        <w:t>project</w:t>
      </w:r>
      <w:r w:rsidR="00B53BB7" w:rsidRPr="00072CD5">
        <w:rPr>
          <w:rFonts w:ascii="Times New Roman" w:eastAsia="Times New Roman" w:hAnsi="Times New Roman" w:cs="Times New Roman"/>
          <w:sz w:val="24"/>
          <w:szCs w:val="24"/>
        </w:rPr>
        <w:fldChar w:fldCharType="begin">
          <w:fldData xml:space="preserve">PEVuZE5vdGU+PENpdGU+PEF1dGhvcj5NaXNvZjwvQXV0aG9yPjxZZWFyPjIwMTQ8L1llYXI+PFJl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</w:fldData>
        </w:fldChar>
      </w:r>
      <w:r w:rsidR="00B53BB7" w:rsidRPr="00072CD5">
        <w:rPr>
          <w:rFonts w:ascii="Times New Roman" w:eastAsia="Times New Roman" w:hAnsi="Times New Roman" w:cs="Times New Roman"/>
          <w:sz w:val="24"/>
          <w:szCs w:val="24"/>
        </w:rPr>
        <w:instrText xml:space="preserve"> ADDIN EN.CITE </w:instrText>
      </w:r>
      <w:r w:rsidR="00B53BB7" w:rsidRPr="00072CD5">
        <w:rPr>
          <w:rFonts w:ascii="Times New Roman" w:eastAsia="Times New Roman" w:hAnsi="Times New Roman" w:cs="Times New Roman"/>
          <w:sz w:val="24"/>
          <w:szCs w:val="24"/>
        </w:rPr>
        <w:fldChar w:fldCharType="begin">
          <w:fldData xml:space="preserve">PEVuZE5vdGU+PENpdGU+PEF1dGhvcj5NaXNvZjwvQXV0aG9yPjxZZWFyPjIwMTQ8L1llYXI+PFJl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</w:fldData>
        </w:fldChar>
      </w:r>
      <w:r w:rsidR="00B53BB7" w:rsidRPr="00072CD5">
        <w:rPr>
          <w:rFonts w:ascii="Times New Roman" w:eastAsia="Times New Roman" w:hAnsi="Times New Roman" w:cs="Times New Roman"/>
          <w:sz w:val="24"/>
          <w:szCs w:val="24"/>
        </w:rPr>
        <w:instrText xml:space="preserve"> ADDIN EN.CITE.DATA </w:instrText>
      </w:r>
      <w:r w:rsidR="00B53BB7" w:rsidRPr="00072CD5">
        <w:rPr>
          <w:rFonts w:ascii="Times New Roman" w:eastAsia="Times New Roman" w:hAnsi="Times New Roman" w:cs="Times New Roman"/>
          <w:sz w:val="24"/>
          <w:szCs w:val="24"/>
        </w:rPr>
      </w:r>
      <w:r w:rsidR="00B53BB7" w:rsidRPr="00072CD5">
        <w:rPr>
          <w:rFonts w:ascii="Times New Roman" w:eastAsia="Times New Roman" w:hAnsi="Times New Roman" w:cs="Times New Roman"/>
          <w:sz w:val="24"/>
          <w:szCs w:val="24"/>
        </w:rPr>
        <w:fldChar w:fldCharType="end"/>
      </w:r>
      <w:r w:rsidR="00B53BB7" w:rsidRPr="00072CD5">
        <w:rPr>
          <w:rFonts w:ascii="Times New Roman" w:eastAsia="Times New Roman" w:hAnsi="Times New Roman" w:cs="Times New Roman"/>
          <w:sz w:val="24"/>
          <w:szCs w:val="24"/>
        </w:rPr>
      </w:r>
      <w:r w:rsidR="00B53BB7" w:rsidRPr="00072CD5">
        <w:rPr>
          <w:rFonts w:ascii="Times New Roman" w:eastAsia="Times New Roman" w:hAnsi="Times New Roman" w:cs="Times New Roman"/>
          <w:sz w:val="24"/>
          <w:szCs w:val="24"/>
        </w:rPr>
        <w:fldChar w:fldCharType="separate"/>
      </w:r>
      <w:r w:rsidR="00B53BB7" w:rsidRPr="00072CD5">
        <w:rPr>
          <w:rFonts w:ascii="Times New Roman" w:eastAsia="Times New Roman" w:hAnsi="Times New Roman" w:cs="Times New Roman"/>
          <w:noProof/>
          <w:sz w:val="24"/>
          <w:szCs w:val="24"/>
          <w:vertAlign w:val="superscript"/>
        </w:rPr>
        <w:t>3</w:t>
      </w:r>
      <w:r w:rsidR="00B53BB7" w:rsidRPr="00072CD5">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xml:space="preserve"> to better understand insect evolution. 8. The addition of the velvet worm </w:t>
      </w:r>
      <w:r w:rsidRPr="00072CD5">
        <w:rPr>
          <w:rFonts w:ascii="Times New Roman" w:eastAsia="Times New Roman" w:hAnsi="Times New Roman" w:cs="Times New Roman"/>
          <w:i/>
          <w:sz w:val="24"/>
          <w:szCs w:val="24"/>
        </w:rPr>
        <w:t xml:space="preserve">E. </w:t>
      </w:r>
      <w:proofErr w:type="spellStart"/>
      <w:r w:rsidRPr="00072CD5">
        <w:rPr>
          <w:rFonts w:ascii="Times New Roman" w:eastAsia="Times New Roman" w:hAnsi="Times New Roman" w:cs="Times New Roman"/>
          <w:i/>
          <w:sz w:val="24"/>
          <w:szCs w:val="24"/>
        </w:rPr>
        <w:t>rowelli</w:t>
      </w:r>
      <w:proofErr w:type="spellEnd"/>
      <w:r w:rsidRPr="00072CD5">
        <w:rPr>
          <w:rFonts w:ascii="Times New Roman" w:eastAsia="Times New Roman" w:hAnsi="Times New Roman" w:cs="Times New Roman"/>
          <w:sz w:val="24"/>
          <w:szCs w:val="24"/>
        </w:rPr>
        <w:t xml:space="preserve"> as an outgroup t</w:t>
      </w:r>
      <w:r w:rsidR="002E448E" w:rsidRPr="00072CD5">
        <w:rPr>
          <w:rFonts w:ascii="Times New Roman" w:eastAsia="Times New Roman" w:hAnsi="Times New Roman" w:cs="Times New Roman"/>
          <w:sz w:val="24"/>
          <w:szCs w:val="24"/>
        </w:rPr>
        <w:t xml:space="preserve">o the arthropods, although the </w:t>
      </w:r>
      <w:r w:rsidRPr="00072CD5">
        <w:rPr>
          <w:rFonts w:ascii="Times New Roman" w:eastAsia="Times New Roman" w:hAnsi="Times New Roman" w:cs="Times New Roman"/>
          <w:sz w:val="24"/>
          <w:szCs w:val="24"/>
        </w:rPr>
        <w:t>la</w:t>
      </w:r>
      <w:r w:rsidR="002E448E" w:rsidRPr="00072CD5">
        <w:rPr>
          <w:rFonts w:ascii="Times New Roman" w:eastAsia="Times New Roman" w:hAnsi="Times New Roman" w:cs="Times New Roman"/>
          <w:sz w:val="24"/>
          <w:szCs w:val="24"/>
        </w:rPr>
        <w:t>rge genome size prevented high quality draft</w:t>
      </w:r>
      <w:r w:rsidRPr="00072CD5">
        <w:rPr>
          <w:rFonts w:ascii="Times New Roman" w:eastAsia="Times New Roman" w:hAnsi="Times New Roman" w:cs="Times New Roman"/>
          <w:sz w:val="24"/>
          <w:szCs w:val="24"/>
        </w:rPr>
        <w:t xml:space="preserve"> assembly.</w:t>
      </w:r>
    </w:p>
    <w:p w14:paraId="20D84E38" w14:textId="5F447111" w:rsidR="00535AB1" w:rsidRPr="00072CD5" w:rsidRDefault="00B52962">
      <w:pPr>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DNA was isolated by collaborators using a variety of methods, the most common of which was the Blood</w:t>
      </w:r>
      <w:r w:rsidR="004E0A54" w:rsidRPr="00072CD5">
        <w:rPr>
          <w:rFonts w:ascii="Times New Roman" w:eastAsia="Times New Roman" w:hAnsi="Times New Roman" w:cs="Times New Roman"/>
          <w:sz w:val="24"/>
          <w:szCs w:val="24"/>
        </w:rPr>
        <w:t xml:space="preserve"> </w:t>
      </w:r>
      <w:r w:rsidRPr="00072CD5">
        <w:rPr>
          <w:rFonts w:ascii="Times New Roman" w:eastAsia="Times New Roman" w:hAnsi="Times New Roman" w:cs="Times New Roman"/>
          <w:sz w:val="24"/>
          <w:szCs w:val="24"/>
        </w:rPr>
        <w:t>&amp; Cell Culture DNA Midi Kit (G/100) (Qiagen Inc., Valencia, California, USA). Genomic DNA was most</w:t>
      </w:r>
      <w:r w:rsidR="00DA186A">
        <w:rPr>
          <w:rFonts w:ascii="Times New Roman" w:eastAsia="Times New Roman" w:hAnsi="Times New Roman" w:cs="Times New Roman"/>
          <w:sz w:val="24"/>
          <w:szCs w:val="24"/>
        </w:rPr>
        <w:t xml:space="preserve"> often isolated from individual</w:t>
      </w:r>
      <w:r w:rsidRPr="00072CD5">
        <w:rPr>
          <w:rFonts w:ascii="Times New Roman" w:eastAsia="Times New Roman" w:hAnsi="Times New Roman" w:cs="Times New Roman"/>
          <w:sz w:val="24"/>
          <w:szCs w:val="24"/>
        </w:rPr>
        <w:t xml:space="preserve"> adults of both sexes, with additional RNA isolated most often using </w:t>
      </w:r>
      <w:r w:rsidR="00DA186A">
        <w:rPr>
          <w:rFonts w:ascii="Times New Roman" w:eastAsia="Times New Roman" w:hAnsi="Times New Roman" w:cs="Times New Roman"/>
          <w:sz w:val="24"/>
          <w:szCs w:val="24"/>
        </w:rPr>
        <w:t xml:space="preserve">the </w:t>
      </w:r>
      <w:proofErr w:type="spellStart"/>
      <w:r w:rsidR="00DA186A">
        <w:rPr>
          <w:rFonts w:ascii="Times New Roman" w:eastAsia="Times New Roman" w:hAnsi="Times New Roman" w:cs="Times New Roman"/>
          <w:sz w:val="24"/>
          <w:szCs w:val="24"/>
        </w:rPr>
        <w:t>TRIzol</w:t>
      </w:r>
      <w:proofErr w:type="spellEnd"/>
      <w:r w:rsidR="00DA186A">
        <w:rPr>
          <w:rFonts w:ascii="Times New Roman" w:eastAsia="Times New Roman" w:hAnsi="Times New Roman" w:cs="Times New Roman"/>
          <w:sz w:val="24"/>
          <w:szCs w:val="24"/>
        </w:rPr>
        <w:t xml:space="preserve"> Reagent (Invitrogen/</w:t>
      </w:r>
      <w:r w:rsidRPr="00072CD5">
        <w:rPr>
          <w:rFonts w:ascii="Times New Roman" w:eastAsia="Times New Roman" w:hAnsi="Times New Roman" w:cs="Times New Roman"/>
          <w:sz w:val="24"/>
          <w:szCs w:val="24"/>
        </w:rPr>
        <w:t>Thermo Fisher Scienti</w:t>
      </w:r>
      <w:r w:rsidR="00B53BB7">
        <w:rPr>
          <w:rFonts w:ascii="Times New Roman" w:eastAsia="Times New Roman" w:hAnsi="Times New Roman" w:cs="Times New Roman"/>
          <w:sz w:val="24"/>
          <w:szCs w:val="24"/>
        </w:rPr>
        <w:t>fic, Waltham</w:t>
      </w:r>
      <w:r w:rsidR="00D245B3">
        <w:rPr>
          <w:rFonts w:ascii="Times New Roman" w:eastAsia="Times New Roman" w:hAnsi="Times New Roman" w:cs="Times New Roman"/>
          <w:sz w:val="24"/>
          <w:szCs w:val="24"/>
        </w:rPr>
        <w:t>)</w:t>
      </w:r>
      <w:r w:rsidR="00B53BB7">
        <w:rPr>
          <w:rFonts w:ascii="Times New Roman" w:eastAsia="Times New Roman" w:hAnsi="Times New Roman" w:cs="Times New Roman"/>
          <w:sz w:val="24"/>
          <w:szCs w:val="24"/>
        </w:rPr>
        <w:t xml:space="preserve">. There was variation in DNA isolation </w:t>
      </w:r>
      <w:r w:rsidRPr="00072CD5">
        <w:rPr>
          <w:rFonts w:ascii="Times New Roman" w:eastAsia="Times New Roman" w:hAnsi="Times New Roman" w:cs="Times New Roman"/>
          <w:sz w:val="24"/>
          <w:szCs w:val="24"/>
        </w:rPr>
        <w:t>protocols reflecting the variety of difficulties in dealing with the different species. RNA and genomic DNA was shipped to the Ba</w:t>
      </w:r>
      <w:r w:rsidR="002E448E" w:rsidRPr="00072CD5">
        <w:rPr>
          <w:rFonts w:ascii="Times New Roman" w:eastAsia="Times New Roman" w:hAnsi="Times New Roman" w:cs="Times New Roman"/>
          <w:sz w:val="24"/>
          <w:szCs w:val="24"/>
        </w:rPr>
        <w:t>ylor College of Medicine Human G</w:t>
      </w:r>
      <w:r w:rsidRPr="00072CD5">
        <w:rPr>
          <w:rFonts w:ascii="Times New Roman" w:eastAsia="Times New Roman" w:hAnsi="Times New Roman" w:cs="Times New Roman"/>
          <w:sz w:val="24"/>
          <w:szCs w:val="24"/>
        </w:rPr>
        <w:t xml:space="preserve">enome Sequencing Center on dry ice for </w:t>
      </w:r>
      <w:r w:rsidR="002E448E" w:rsidRPr="00072CD5">
        <w:rPr>
          <w:rFonts w:ascii="Times New Roman" w:eastAsia="Times New Roman" w:hAnsi="Times New Roman" w:cs="Times New Roman"/>
          <w:sz w:val="24"/>
          <w:szCs w:val="24"/>
        </w:rPr>
        <w:t xml:space="preserve">library construction, </w:t>
      </w:r>
      <w:r w:rsidRPr="00072CD5">
        <w:rPr>
          <w:rFonts w:ascii="Times New Roman" w:eastAsia="Times New Roman" w:hAnsi="Times New Roman" w:cs="Times New Roman"/>
          <w:sz w:val="24"/>
          <w:szCs w:val="24"/>
        </w:rPr>
        <w:t>sequencing</w:t>
      </w:r>
      <w:r w:rsidR="002E448E" w:rsidRPr="00072CD5">
        <w:rPr>
          <w:rFonts w:ascii="Times New Roman" w:eastAsia="Times New Roman" w:hAnsi="Times New Roman" w:cs="Times New Roman"/>
          <w:sz w:val="24"/>
          <w:szCs w:val="24"/>
        </w:rPr>
        <w:t>, assembly and annotation</w:t>
      </w:r>
      <w:r w:rsidRPr="00072CD5">
        <w:rPr>
          <w:rFonts w:ascii="Times New Roman" w:eastAsia="Times New Roman" w:hAnsi="Times New Roman" w:cs="Times New Roman"/>
          <w:sz w:val="24"/>
          <w:szCs w:val="24"/>
        </w:rPr>
        <w:t>.</w:t>
      </w:r>
    </w:p>
    <w:p w14:paraId="253D85A6" w14:textId="77777777" w:rsidR="00535AB1" w:rsidRPr="00072CD5" w:rsidRDefault="00535AB1">
      <w:pPr>
        <w:rPr>
          <w:rFonts w:ascii="Times New Roman" w:hAnsi="Times New Roman" w:cs="Times New Roman"/>
          <w:sz w:val="24"/>
          <w:szCs w:val="24"/>
        </w:rPr>
      </w:pPr>
    </w:p>
    <w:p w14:paraId="030E112F" w14:textId="41DE6E52" w:rsidR="00535AB1" w:rsidRPr="00B53BB7" w:rsidRDefault="00B53BB7" w:rsidP="0030368C">
      <w:pPr>
        <w:pStyle w:val="Heading2"/>
        <w:rPr>
          <w:rFonts w:ascii="Times New Roman" w:eastAsia="Times New Roman" w:hAnsi="Times New Roman" w:cs="Times New Roman"/>
          <w:b/>
          <w:i/>
          <w:sz w:val="24"/>
          <w:szCs w:val="24"/>
        </w:rPr>
      </w:pPr>
      <w:bookmarkStart w:id="4" w:name="_Toc26815955"/>
      <w:r>
        <w:rPr>
          <w:rFonts w:ascii="Times New Roman" w:eastAsia="Times New Roman" w:hAnsi="Times New Roman" w:cs="Times New Roman"/>
          <w:b/>
          <w:i/>
          <w:sz w:val="24"/>
          <w:szCs w:val="24"/>
        </w:rPr>
        <w:lastRenderedPageBreak/>
        <w:t>1.02 Genome s</w:t>
      </w:r>
      <w:r w:rsidR="00B52962" w:rsidRPr="00072CD5">
        <w:rPr>
          <w:rFonts w:ascii="Times New Roman" w:eastAsia="Times New Roman" w:hAnsi="Times New Roman" w:cs="Times New Roman"/>
          <w:b/>
          <w:i/>
          <w:sz w:val="24"/>
          <w:szCs w:val="24"/>
        </w:rPr>
        <w:t>eq</w:t>
      </w:r>
      <w:r>
        <w:rPr>
          <w:rFonts w:ascii="Times New Roman" w:eastAsia="Times New Roman" w:hAnsi="Times New Roman" w:cs="Times New Roman"/>
          <w:b/>
          <w:i/>
          <w:sz w:val="24"/>
          <w:szCs w:val="24"/>
        </w:rPr>
        <w:t>uencing and a</w:t>
      </w:r>
      <w:r w:rsidR="00B52962" w:rsidRPr="00072CD5">
        <w:rPr>
          <w:rFonts w:ascii="Times New Roman" w:eastAsia="Times New Roman" w:hAnsi="Times New Roman" w:cs="Times New Roman"/>
          <w:b/>
          <w:i/>
          <w:sz w:val="24"/>
          <w:szCs w:val="24"/>
        </w:rPr>
        <w:t>ssembly</w:t>
      </w:r>
      <w:r>
        <w:rPr>
          <w:rFonts w:ascii="Times New Roman" w:eastAsia="Times New Roman" w:hAnsi="Times New Roman" w:cs="Times New Roman"/>
          <w:b/>
          <w:i/>
          <w:sz w:val="24"/>
          <w:szCs w:val="24"/>
        </w:rPr>
        <w:t xml:space="preserve"> strategy</w:t>
      </w:r>
      <w:bookmarkEnd w:id="4"/>
    </w:p>
    <w:p w14:paraId="4DB5FCA2" w14:textId="77777777" w:rsidR="00535AB1" w:rsidRPr="00072CD5" w:rsidRDefault="00535AB1">
      <w:pPr>
        <w:rPr>
          <w:rFonts w:ascii="Times New Roman" w:eastAsia="Times New Roman" w:hAnsi="Times New Roman" w:cs="Times New Roman"/>
          <w:sz w:val="24"/>
          <w:szCs w:val="24"/>
        </w:rPr>
      </w:pPr>
    </w:p>
    <w:p w14:paraId="59A9B469" w14:textId="484B24F1" w:rsidR="00535AB1" w:rsidRPr="00072CD5" w:rsidRDefault="00B52962">
      <w:pPr>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It is critical that sequence generation be designed with the assembly strategy i</w:t>
      </w:r>
      <w:r w:rsidR="002E448E" w:rsidRPr="00072CD5">
        <w:rPr>
          <w:rFonts w:ascii="Times New Roman" w:eastAsia="Times New Roman" w:hAnsi="Times New Roman" w:cs="Times New Roman"/>
          <w:sz w:val="24"/>
          <w:szCs w:val="24"/>
        </w:rPr>
        <w:t>n mind. We used</w:t>
      </w:r>
      <w:r w:rsidRPr="00072CD5">
        <w:rPr>
          <w:rFonts w:ascii="Times New Roman" w:eastAsia="Times New Roman" w:hAnsi="Times New Roman" w:cs="Times New Roman"/>
          <w:sz w:val="24"/>
          <w:szCs w:val="24"/>
        </w:rPr>
        <w:t xml:space="preserve"> an Illumina-ALLPATHS-LG</w:t>
      </w:r>
      <w:r w:rsidR="00072CD5" w:rsidRPr="00072CD5">
        <w:rPr>
          <w:rFonts w:ascii="Times New Roman" w:eastAsia="Times New Roman" w:hAnsi="Times New Roman" w:cs="Times New Roman"/>
          <w:sz w:val="24"/>
          <w:szCs w:val="24"/>
        </w:rPr>
        <w:fldChar w:fldCharType="begin">
          <w:fldData xml:space="preserve">PEVuZE5vdGU+PENpdGU+PEF1dGhvcj5NYWNjYWxsdW08L0F1dGhvcj48WWVhcj4yMDA5PC9ZZWFy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</w:fldData>
        </w:fldChar>
      </w:r>
      <w:r w:rsidR="00072CD5" w:rsidRPr="00072CD5">
        <w:rPr>
          <w:rFonts w:ascii="Times New Roman" w:eastAsia="Times New Roman" w:hAnsi="Times New Roman" w:cs="Times New Roman"/>
          <w:sz w:val="24"/>
          <w:szCs w:val="24"/>
        </w:rPr>
        <w:instrText xml:space="preserve"> ADDIN EN.CITE </w:instrText>
      </w:r>
      <w:r w:rsidR="00072CD5" w:rsidRPr="00072CD5">
        <w:rPr>
          <w:rFonts w:ascii="Times New Roman" w:eastAsia="Times New Roman" w:hAnsi="Times New Roman" w:cs="Times New Roman"/>
          <w:sz w:val="24"/>
          <w:szCs w:val="24"/>
        </w:rPr>
        <w:fldChar w:fldCharType="begin">
          <w:fldData xml:space="preserve">PEVuZE5vdGU+PENpdGU+PEF1dGhvcj5NYWNjYWxsdW08L0F1dGhvcj48WWVhcj4yMDA5PC9ZZWFy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</w:fldData>
        </w:fldChar>
      </w:r>
      <w:r w:rsidR="00072CD5" w:rsidRPr="00072CD5">
        <w:rPr>
          <w:rFonts w:ascii="Times New Roman" w:eastAsia="Times New Roman" w:hAnsi="Times New Roman" w:cs="Times New Roman"/>
          <w:sz w:val="24"/>
          <w:szCs w:val="24"/>
        </w:rPr>
        <w:instrText xml:space="preserve"> ADDIN EN.CITE.DATA </w:instrText>
      </w:r>
      <w:r w:rsidR="00072CD5" w:rsidRPr="00072CD5">
        <w:rPr>
          <w:rFonts w:ascii="Times New Roman" w:eastAsia="Times New Roman" w:hAnsi="Times New Roman" w:cs="Times New Roman"/>
          <w:sz w:val="24"/>
          <w:szCs w:val="24"/>
        </w:rPr>
      </w:r>
      <w:r w:rsidR="00072CD5" w:rsidRPr="00072CD5">
        <w:rPr>
          <w:rFonts w:ascii="Times New Roman" w:eastAsia="Times New Roman" w:hAnsi="Times New Roman" w:cs="Times New Roman"/>
          <w:sz w:val="24"/>
          <w:szCs w:val="24"/>
        </w:rPr>
        <w:fldChar w:fldCharType="end"/>
      </w:r>
      <w:r w:rsidR="00072CD5" w:rsidRPr="00072CD5">
        <w:rPr>
          <w:rFonts w:ascii="Times New Roman" w:eastAsia="Times New Roman" w:hAnsi="Times New Roman" w:cs="Times New Roman"/>
          <w:sz w:val="24"/>
          <w:szCs w:val="24"/>
        </w:rPr>
      </w:r>
      <w:r w:rsidR="00072CD5" w:rsidRPr="00072CD5">
        <w:rPr>
          <w:rFonts w:ascii="Times New Roman" w:eastAsia="Times New Roman" w:hAnsi="Times New Roman" w:cs="Times New Roman"/>
          <w:sz w:val="24"/>
          <w:szCs w:val="24"/>
        </w:rPr>
        <w:fldChar w:fldCharType="separate"/>
      </w:r>
      <w:r w:rsidR="00072CD5" w:rsidRPr="00072CD5">
        <w:rPr>
          <w:rFonts w:ascii="Times New Roman" w:eastAsia="Times New Roman" w:hAnsi="Times New Roman" w:cs="Times New Roman"/>
          <w:noProof/>
          <w:sz w:val="24"/>
          <w:szCs w:val="24"/>
          <w:vertAlign w:val="superscript"/>
        </w:rPr>
        <w:t>4,5</w:t>
      </w:r>
      <w:r w:rsidR="00072CD5" w:rsidRPr="00072CD5">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xml:space="preserve"> sequencing and assembly strategy </w:t>
      </w:r>
      <w:r w:rsidR="00BF3D51" w:rsidRPr="00072CD5">
        <w:rPr>
          <w:rFonts w:ascii="Times New Roman" w:eastAsia="Times New Roman" w:hAnsi="Times New Roman" w:cs="Times New Roman"/>
          <w:sz w:val="24"/>
          <w:szCs w:val="24"/>
        </w:rPr>
        <w:t>enhanced with Atlas-link and Atlas-</w:t>
      </w:r>
      <w:proofErr w:type="spellStart"/>
      <w:r w:rsidR="00BF3D51" w:rsidRPr="00072CD5">
        <w:rPr>
          <w:rFonts w:ascii="Times New Roman" w:eastAsia="Times New Roman" w:hAnsi="Times New Roman" w:cs="Times New Roman"/>
          <w:sz w:val="24"/>
          <w:szCs w:val="24"/>
        </w:rPr>
        <w:t>gap</w:t>
      </w:r>
      <w:r w:rsidR="00346401" w:rsidRPr="00072CD5">
        <w:rPr>
          <w:rFonts w:ascii="Times New Roman" w:eastAsia="Times New Roman" w:hAnsi="Times New Roman" w:cs="Times New Roman"/>
          <w:sz w:val="24"/>
          <w:szCs w:val="24"/>
        </w:rPr>
        <w:t>fill</w:t>
      </w:r>
      <w:proofErr w:type="spellEnd"/>
      <w:r w:rsidR="009C3B2B">
        <w:rPr>
          <w:rFonts w:ascii="Times New Roman" w:eastAsia="Times New Roman" w:hAnsi="Times New Roman" w:cs="Times New Roman"/>
          <w:sz w:val="24"/>
          <w:szCs w:val="24"/>
        </w:rPr>
        <w:t xml:space="preserve"> </w:t>
      </w:r>
      <w:r w:rsidR="009C3B2B" w:rsidRPr="00072CD5">
        <w:rPr>
          <w:rFonts w:ascii="Times New Roman" w:eastAsia="Times New Roman" w:hAnsi="Times New Roman" w:cs="Times New Roman"/>
          <w:sz w:val="24"/>
          <w:szCs w:val="24"/>
        </w:rPr>
        <w:t>(</w:t>
      </w:r>
      <w:hyperlink r:id="rId9">
        <w:r w:rsidR="009C3B2B" w:rsidRPr="00072CD5">
          <w:rPr>
            <w:rFonts w:ascii="Times New Roman" w:eastAsia="Times New Roman" w:hAnsi="Times New Roman" w:cs="Times New Roman"/>
            <w:color w:val="1155CC"/>
            <w:sz w:val="24"/>
            <w:szCs w:val="24"/>
            <w:u w:val="single"/>
          </w:rPr>
          <w:t>https://www.hgsc.bcm.edu/software/</w:t>
        </w:r>
      </w:hyperlink>
      <w:r w:rsidR="009C3B2B" w:rsidRPr="00072CD5">
        <w:rPr>
          <w:rFonts w:ascii="Times New Roman" w:eastAsia="Times New Roman" w:hAnsi="Times New Roman" w:cs="Times New Roman"/>
          <w:sz w:val="24"/>
          <w:szCs w:val="24"/>
        </w:rPr>
        <w:t>)</w:t>
      </w:r>
      <w:r w:rsidR="00BF3D51" w:rsidRPr="00072CD5">
        <w:rPr>
          <w:rFonts w:ascii="Times New Roman" w:eastAsia="Times New Roman" w:hAnsi="Times New Roman" w:cs="Times New Roman"/>
          <w:sz w:val="24"/>
          <w:szCs w:val="24"/>
        </w:rPr>
        <w:t xml:space="preserve">. This </w:t>
      </w:r>
      <w:r w:rsidRPr="00072CD5">
        <w:rPr>
          <w:rFonts w:ascii="Times New Roman" w:eastAsia="Times New Roman" w:hAnsi="Times New Roman" w:cs="Times New Roman"/>
          <w:sz w:val="24"/>
          <w:szCs w:val="24"/>
        </w:rPr>
        <w:t xml:space="preserve">enabled multiple species to be approached in parallel at reduced costs. For most species, we sequenced four libraries of nominal insert sizes 180bp, 500bp, 3kb and 8kb at 40X, 40X, 40X and 20X estimated genome coverage respectively. The amount of sequence generated from each of these libraries is noted in </w:t>
      </w:r>
      <w:r w:rsidR="0061036D">
        <w:rPr>
          <w:rFonts w:ascii="Times New Roman" w:eastAsia="Times New Roman" w:hAnsi="Times New Roman" w:cs="Times New Roman"/>
          <w:sz w:val="24"/>
          <w:szCs w:val="24"/>
        </w:rPr>
        <w:t xml:space="preserve">Additional File 1: </w:t>
      </w:r>
      <w:r w:rsidR="001036F9">
        <w:rPr>
          <w:rFonts w:ascii="Times New Roman" w:eastAsia="Times New Roman" w:hAnsi="Times New Roman" w:cs="Times New Roman"/>
          <w:sz w:val="24"/>
          <w:szCs w:val="24"/>
        </w:rPr>
        <w:t>Table S2,</w:t>
      </w:r>
      <w:r w:rsidRPr="00072CD5">
        <w:rPr>
          <w:rFonts w:ascii="Times New Roman" w:eastAsia="Times New Roman" w:hAnsi="Times New Roman" w:cs="Times New Roman"/>
          <w:sz w:val="24"/>
          <w:szCs w:val="24"/>
        </w:rPr>
        <w:t xml:space="preserve"> with NCBI SRA accessions. In some cases additional libraries with nominal insert sizes of 1kb or 2kb were prepared using the same methods as for the 3kb insert libraries and sequenced for an improved assembly, however the additional sequencing was not found to significantly improve the genome assembly for the additional effort, and the 4 insert library strategy was the primary sequencing dataset </w:t>
      </w:r>
      <w:r w:rsidR="00DA7845">
        <w:rPr>
          <w:rFonts w:ascii="Times New Roman" w:eastAsia="Times New Roman" w:hAnsi="Times New Roman" w:cs="Times New Roman"/>
          <w:sz w:val="24"/>
          <w:szCs w:val="24"/>
        </w:rPr>
        <w:t xml:space="preserve">for assembly. In one case (the </w:t>
      </w:r>
      <w:r w:rsidR="00503364">
        <w:rPr>
          <w:rFonts w:ascii="Times New Roman" w:eastAsia="Times New Roman" w:hAnsi="Times New Roman" w:cs="Times New Roman"/>
          <w:sz w:val="24"/>
          <w:szCs w:val="24"/>
        </w:rPr>
        <w:t>Dipluran</w:t>
      </w:r>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i/>
          <w:sz w:val="24"/>
          <w:szCs w:val="24"/>
        </w:rPr>
        <w:t>Catajapyx</w:t>
      </w:r>
      <w:proofErr w:type="spellEnd"/>
      <w:r w:rsidRPr="00072CD5">
        <w:rPr>
          <w:rFonts w:ascii="Times New Roman" w:eastAsia="Times New Roman" w:hAnsi="Times New Roman" w:cs="Times New Roman"/>
          <w:i/>
          <w:sz w:val="24"/>
          <w:szCs w:val="24"/>
        </w:rPr>
        <w:t xml:space="preserve"> </w:t>
      </w:r>
      <w:proofErr w:type="spellStart"/>
      <w:r w:rsidRPr="00072CD5">
        <w:rPr>
          <w:rFonts w:ascii="Times New Roman" w:eastAsia="Times New Roman" w:hAnsi="Times New Roman" w:cs="Times New Roman"/>
          <w:i/>
          <w:sz w:val="24"/>
          <w:szCs w:val="24"/>
        </w:rPr>
        <w:t>aquilonaris</w:t>
      </w:r>
      <w:proofErr w:type="spellEnd"/>
      <w:r w:rsidRPr="00072CD5">
        <w:rPr>
          <w:rFonts w:ascii="Times New Roman" w:eastAsia="Times New Roman" w:hAnsi="Times New Roman" w:cs="Times New Roman"/>
          <w:sz w:val="24"/>
          <w:szCs w:val="24"/>
        </w:rPr>
        <w:t xml:space="preserve">) the small amount of input DNA precluded the use of the 4 insert DNA library / ALLPATHS-LG strategy </w:t>
      </w:r>
      <w:r w:rsidR="00664663" w:rsidRPr="00072CD5">
        <w:rPr>
          <w:rFonts w:ascii="Times New Roman" w:eastAsia="Times New Roman" w:hAnsi="Times New Roman" w:cs="Times New Roman"/>
          <w:sz w:val="24"/>
          <w:szCs w:val="24"/>
        </w:rPr>
        <w:t>so</w:t>
      </w:r>
      <w:r w:rsidRPr="00072CD5">
        <w:rPr>
          <w:rFonts w:ascii="Times New Roman" w:eastAsia="Times New Roman" w:hAnsi="Times New Roman" w:cs="Times New Roman"/>
          <w:sz w:val="24"/>
          <w:szCs w:val="24"/>
        </w:rPr>
        <w:t xml:space="preserve"> a PLATANUS</w:t>
      </w:r>
      <w:r w:rsidR="00072CD5" w:rsidRPr="00072CD5">
        <w:rPr>
          <w:rFonts w:ascii="Times New Roman" w:eastAsia="Times New Roman" w:hAnsi="Times New Roman" w:cs="Times New Roman"/>
          <w:sz w:val="24"/>
          <w:szCs w:val="24"/>
        </w:rPr>
        <w:fldChar w:fldCharType="begin">
          <w:fldData xml:space="preserve">PEVuZE5vdGU+PENpdGU+PEF1dGhvcj5LYWppdGFuaTwvQXV0aG9yPjxZZWFyPjIwMTQ8L1llYXI+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</w:fldData>
        </w:fldChar>
      </w:r>
      <w:r w:rsidR="00072CD5" w:rsidRPr="00072CD5">
        <w:rPr>
          <w:rFonts w:ascii="Times New Roman" w:eastAsia="Times New Roman" w:hAnsi="Times New Roman" w:cs="Times New Roman"/>
          <w:sz w:val="24"/>
          <w:szCs w:val="24"/>
        </w:rPr>
        <w:instrText xml:space="preserve"> ADDIN EN.CITE </w:instrText>
      </w:r>
      <w:r w:rsidR="00072CD5" w:rsidRPr="00072CD5">
        <w:rPr>
          <w:rFonts w:ascii="Times New Roman" w:eastAsia="Times New Roman" w:hAnsi="Times New Roman" w:cs="Times New Roman"/>
          <w:sz w:val="24"/>
          <w:szCs w:val="24"/>
        </w:rPr>
        <w:fldChar w:fldCharType="begin">
          <w:fldData xml:space="preserve">PEVuZE5vdGU+PENpdGU+PEF1dGhvcj5LYWppdGFuaTwvQXV0aG9yPjxZZWFyPjIwMTQ8L1llYXI+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</w:fldData>
        </w:fldChar>
      </w:r>
      <w:r w:rsidR="00072CD5" w:rsidRPr="00072CD5">
        <w:rPr>
          <w:rFonts w:ascii="Times New Roman" w:eastAsia="Times New Roman" w:hAnsi="Times New Roman" w:cs="Times New Roman"/>
          <w:sz w:val="24"/>
          <w:szCs w:val="24"/>
        </w:rPr>
        <w:instrText xml:space="preserve"> ADDIN EN.CITE.DATA </w:instrText>
      </w:r>
      <w:r w:rsidR="00072CD5" w:rsidRPr="00072CD5">
        <w:rPr>
          <w:rFonts w:ascii="Times New Roman" w:eastAsia="Times New Roman" w:hAnsi="Times New Roman" w:cs="Times New Roman"/>
          <w:sz w:val="24"/>
          <w:szCs w:val="24"/>
        </w:rPr>
      </w:r>
      <w:r w:rsidR="00072CD5" w:rsidRPr="00072CD5">
        <w:rPr>
          <w:rFonts w:ascii="Times New Roman" w:eastAsia="Times New Roman" w:hAnsi="Times New Roman" w:cs="Times New Roman"/>
          <w:sz w:val="24"/>
          <w:szCs w:val="24"/>
        </w:rPr>
        <w:fldChar w:fldCharType="end"/>
      </w:r>
      <w:r w:rsidR="00072CD5" w:rsidRPr="00072CD5">
        <w:rPr>
          <w:rFonts w:ascii="Times New Roman" w:eastAsia="Times New Roman" w:hAnsi="Times New Roman" w:cs="Times New Roman"/>
          <w:sz w:val="24"/>
          <w:szCs w:val="24"/>
        </w:rPr>
      </w:r>
      <w:r w:rsidR="00072CD5" w:rsidRPr="00072CD5">
        <w:rPr>
          <w:rFonts w:ascii="Times New Roman" w:eastAsia="Times New Roman" w:hAnsi="Times New Roman" w:cs="Times New Roman"/>
          <w:sz w:val="24"/>
          <w:szCs w:val="24"/>
        </w:rPr>
        <w:fldChar w:fldCharType="separate"/>
      </w:r>
      <w:r w:rsidR="00072CD5" w:rsidRPr="00072CD5">
        <w:rPr>
          <w:rFonts w:ascii="Times New Roman" w:eastAsia="Times New Roman" w:hAnsi="Times New Roman" w:cs="Times New Roman"/>
          <w:noProof/>
          <w:sz w:val="24"/>
          <w:szCs w:val="24"/>
          <w:vertAlign w:val="superscript"/>
        </w:rPr>
        <w:t>6</w:t>
      </w:r>
      <w:r w:rsidR="00072CD5" w:rsidRPr="00072CD5">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xml:space="preserve"> assembly strategy based on sequencing two libraries of nominal inser</w:t>
      </w:r>
      <w:r w:rsidR="00664663" w:rsidRPr="00072CD5">
        <w:rPr>
          <w:rFonts w:ascii="Times New Roman" w:eastAsia="Times New Roman" w:hAnsi="Times New Roman" w:cs="Times New Roman"/>
          <w:sz w:val="24"/>
          <w:szCs w:val="24"/>
        </w:rPr>
        <w:t>t size 400bp and 800bp generated from ~25</w:t>
      </w:r>
      <w:r w:rsidR="00BF3D51" w:rsidRPr="00072CD5">
        <w:rPr>
          <w:rFonts w:ascii="Times New Roman" w:eastAsia="Times New Roman" w:hAnsi="Times New Roman" w:cs="Times New Roman"/>
          <w:sz w:val="24"/>
          <w:szCs w:val="24"/>
        </w:rPr>
        <w:t xml:space="preserve">ng </w:t>
      </w:r>
      <w:r w:rsidRPr="00072CD5">
        <w:rPr>
          <w:rFonts w:ascii="Times New Roman" w:eastAsia="Times New Roman" w:hAnsi="Times New Roman" w:cs="Times New Roman"/>
          <w:sz w:val="24"/>
          <w:szCs w:val="24"/>
        </w:rPr>
        <w:t xml:space="preserve">DNA </w:t>
      </w:r>
      <w:r w:rsidR="00BF3D51" w:rsidRPr="00072CD5">
        <w:rPr>
          <w:rFonts w:ascii="Times New Roman" w:eastAsia="Times New Roman" w:hAnsi="Times New Roman" w:cs="Times New Roman"/>
          <w:sz w:val="24"/>
          <w:szCs w:val="24"/>
        </w:rPr>
        <w:t xml:space="preserve">isolated </w:t>
      </w:r>
      <w:r w:rsidRPr="00072CD5">
        <w:rPr>
          <w:rFonts w:ascii="Times New Roman" w:eastAsia="Times New Roman" w:hAnsi="Times New Roman" w:cs="Times New Roman"/>
          <w:sz w:val="24"/>
          <w:szCs w:val="24"/>
        </w:rPr>
        <w:t>from a single individual. Where possible efforts were made to generate at least some sequence from either sex, for example the 180bp, 500bp, and 3kb inserts might come from one sex, and the 8kb insert from the other sex. In three cases, (</w:t>
      </w:r>
      <w:proofErr w:type="spellStart"/>
      <w:r w:rsidRPr="00072CD5">
        <w:rPr>
          <w:rFonts w:ascii="Times New Roman" w:eastAsia="Times New Roman" w:hAnsi="Times New Roman" w:cs="Times New Roman"/>
          <w:sz w:val="24"/>
          <w:szCs w:val="24"/>
        </w:rPr>
        <w:t>Hhal</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Mhra</w:t>
      </w:r>
      <w:proofErr w:type="spellEnd"/>
      <w:r w:rsidRPr="00072CD5">
        <w:rPr>
          <w:rFonts w:ascii="Times New Roman" w:eastAsia="Times New Roman" w:hAnsi="Times New Roman" w:cs="Times New Roman"/>
          <w:sz w:val="24"/>
          <w:szCs w:val="24"/>
        </w:rPr>
        <w:t xml:space="preserve"> and </w:t>
      </w:r>
      <w:proofErr w:type="spellStart"/>
      <w:r w:rsidRPr="00072CD5">
        <w:rPr>
          <w:rFonts w:ascii="Times New Roman" w:eastAsia="Times New Roman" w:hAnsi="Times New Roman" w:cs="Times New Roman"/>
          <w:sz w:val="24"/>
          <w:szCs w:val="24"/>
        </w:rPr>
        <w:t>Lcup</w:t>
      </w:r>
      <w:proofErr w:type="spellEnd"/>
      <w:r w:rsidRPr="00072CD5">
        <w:rPr>
          <w:rFonts w:ascii="Times New Roman" w:eastAsia="Times New Roman" w:hAnsi="Times New Roman" w:cs="Times New Roman"/>
          <w:sz w:val="24"/>
          <w:szCs w:val="24"/>
        </w:rPr>
        <w:t>), an additional library was sequenced to generate sequence from the second sex. Finally, whilst the ALLPATHS-LG</w:t>
      </w:r>
      <w:r w:rsidR="004E0A54" w:rsidRPr="00072CD5">
        <w:rPr>
          <w:rFonts w:ascii="Times New Roman" w:eastAsia="Times New Roman" w:hAnsi="Times New Roman" w:cs="Times New Roman"/>
          <w:sz w:val="24"/>
          <w:szCs w:val="24"/>
        </w:rPr>
        <w:t xml:space="preserve"> </w:t>
      </w:r>
      <w:r w:rsidR="00A471B3" w:rsidRPr="00072CD5">
        <w:rPr>
          <w:rFonts w:ascii="Times New Roman" w:eastAsia="Times New Roman" w:hAnsi="Times New Roman" w:cs="Times New Roman"/>
          <w:sz w:val="24"/>
          <w:szCs w:val="24"/>
        </w:rPr>
        <w:t xml:space="preserve">with the Atlas enhancements </w:t>
      </w:r>
      <w:r w:rsidRPr="00072CD5">
        <w:rPr>
          <w:rFonts w:ascii="Times New Roman" w:eastAsia="Times New Roman" w:hAnsi="Times New Roman" w:cs="Times New Roman"/>
          <w:sz w:val="24"/>
          <w:szCs w:val="24"/>
        </w:rPr>
        <w:t>can be very successful in our hands</w:t>
      </w:r>
      <w:r w:rsidR="00072CD5" w:rsidRPr="00072CD5">
        <w:rPr>
          <w:rFonts w:ascii="Times New Roman" w:eastAsia="Times New Roman" w:hAnsi="Times New Roman" w:cs="Times New Roman"/>
          <w:sz w:val="24"/>
          <w:szCs w:val="24"/>
        </w:rPr>
        <w:fldChar w:fldCharType="begin">
          <w:fldData xml:space="preserve">PEVuZE5vdGU+PENpdGU+PEF1dGhvcj5CcmFkbmFtPC9BdXRob3I+PFllYXI+MjAxMzwvWWVhcj48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</w:fldData>
        </w:fldChar>
      </w:r>
      <w:r w:rsidR="00072CD5" w:rsidRPr="00072CD5">
        <w:rPr>
          <w:rFonts w:ascii="Times New Roman" w:eastAsia="Times New Roman" w:hAnsi="Times New Roman" w:cs="Times New Roman"/>
          <w:sz w:val="24"/>
          <w:szCs w:val="24"/>
        </w:rPr>
        <w:instrText xml:space="preserve"> ADDIN EN.CITE </w:instrText>
      </w:r>
      <w:r w:rsidR="00072CD5" w:rsidRPr="00072CD5">
        <w:rPr>
          <w:rFonts w:ascii="Times New Roman" w:eastAsia="Times New Roman" w:hAnsi="Times New Roman" w:cs="Times New Roman"/>
          <w:sz w:val="24"/>
          <w:szCs w:val="24"/>
        </w:rPr>
        <w:fldChar w:fldCharType="begin">
          <w:fldData xml:space="preserve">PEVuZE5vdGU+PENpdGU+PEF1dGhvcj5CcmFkbmFtPC9BdXRob3I+PFllYXI+MjAxMzwvWWVhcj48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</w:fldData>
        </w:fldChar>
      </w:r>
      <w:r w:rsidR="00072CD5" w:rsidRPr="00072CD5">
        <w:rPr>
          <w:rFonts w:ascii="Times New Roman" w:eastAsia="Times New Roman" w:hAnsi="Times New Roman" w:cs="Times New Roman"/>
          <w:sz w:val="24"/>
          <w:szCs w:val="24"/>
        </w:rPr>
        <w:instrText xml:space="preserve"> ADDIN EN.CITE.DATA </w:instrText>
      </w:r>
      <w:r w:rsidR="00072CD5" w:rsidRPr="00072CD5">
        <w:rPr>
          <w:rFonts w:ascii="Times New Roman" w:eastAsia="Times New Roman" w:hAnsi="Times New Roman" w:cs="Times New Roman"/>
          <w:sz w:val="24"/>
          <w:szCs w:val="24"/>
        </w:rPr>
      </w:r>
      <w:r w:rsidR="00072CD5" w:rsidRPr="00072CD5">
        <w:rPr>
          <w:rFonts w:ascii="Times New Roman" w:eastAsia="Times New Roman" w:hAnsi="Times New Roman" w:cs="Times New Roman"/>
          <w:sz w:val="24"/>
          <w:szCs w:val="24"/>
        </w:rPr>
        <w:fldChar w:fldCharType="end"/>
      </w:r>
      <w:r w:rsidR="00072CD5" w:rsidRPr="00072CD5">
        <w:rPr>
          <w:rFonts w:ascii="Times New Roman" w:eastAsia="Times New Roman" w:hAnsi="Times New Roman" w:cs="Times New Roman"/>
          <w:sz w:val="24"/>
          <w:szCs w:val="24"/>
        </w:rPr>
      </w:r>
      <w:r w:rsidR="00072CD5" w:rsidRPr="00072CD5">
        <w:rPr>
          <w:rFonts w:ascii="Times New Roman" w:eastAsia="Times New Roman" w:hAnsi="Times New Roman" w:cs="Times New Roman"/>
          <w:sz w:val="24"/>
          <w:szCs w:val="24"/>
        </w:rPr>
        <w:fldChar w:fldCharType="separate"/>
      </w:r>
      <w:r w:rsidR="00072CD5" w:rsidRPr="00072CD5">
        <w:rPr>
          <w:rFonts w:ascii="Times New Roman" w:eastAsia="Times New Roman" w:hAnsi="Times New Roman" w:cs="Times New Roman"/>
          <w:noProof/>
          <w:sz w:val="24"/>
          <w:szCs w:val="24"/>
          <w:vertAlign w:val="superscript"/>
        </w:rPr>
        <w:t>7</w:t>
      </w:r>
      <w:r w:rsidR="00072CD5" w:rsidRPr="00072CD5">
        <w:rPr>
          <w:rFonts w:ascii="Times New Roman" w:eastAsia="Times New Roman" w:hAnsi="Times New Roman" w:cs="Times New Roman"/>
          <w:sz w:val="24"/>
          <w:szCs w:val="24"/>
        </w:rPr>
        <w:fldChar w:fldCharType="end"/>
      </w:r>
      <w:r w:rsidR="00D64FAF" w:rsidRPr="00072CD5">
        <w:rPr>
          <w:rFonts w:ascii="Times New Roman" w:eastAsia="Times New Roman" w:hAnsi="Times New Roman" w:cs="Times New Roman"/>
          <w:sz w:val="24"/>
          <w:szCs w:val="24"/>
        </w:rPr>
        <w:t>, the tools</w:t>
      </w:r>
      <w:r w:rsidRPr="00072CD5">
        <w:rPr>
          <w:rFonts w:ascii="Times New Roman" w:eastAsia="Times New Roman" w:hAnsi="Times New Roman" w:cs="Times New Roman"/>
          <w:sz w:val="24"/>
          <w:szCs w:val="24"/>
        </w:rPr>
        <w:t xml:space="preserve"> struggle on polymorphic input sequence data and approximately half of the genome assemblies had contig N50s &lt; 10kb. Towards the end of this project new assembly tools designed to improve genome assemblies on polymorphic input sequence data became available, and one (REDUNDANS</w:t>
      </w:r>
      <w:r w:rsidR="00072CD5" w:rsidRPr="00072CD5">
        <w:rPr>
          <w:rFonts w:ascii="Times New Roman" w:eastAsia="Times New Roman" w:hAnsi="Times New Roman" w:cs="Times New Roman"/>
          <w:sz w:val="24"/>
          <w:szCs w:val="24"/>
        </w:rPr>
        <w:fldChar w:fldCharType="begin"/>
      </w:r>
      <w:r w:rsidR="00072CD5" w:rsidRPr="00072CD5">
        <w:rPr>
          <w:rFonts w:ascii="Times New Roman" w:eastAsia="Times New Roman" w:hAnsi="Times New Roman" w:cs="Times New Roman"/>
          <w:sz w:val="24"/>
          <w:szCs w:val="24"/>
        </w:rPr>
        <w:instrText xml:space="preserve"> ADDIN EN.CITE &lt;EndNote&gt;&lt;Cite&gt;&lt;Author&gt;Pryszcz&lt;/Author&gt;&lt;Year&gt;2016&lt;/Year&gt;&lt;RecNum&gt;1112&lt;/RecNum&gt;&lt;DisplayText&gt;&lt;style face="superscript"&gt;8&lt;/style&gt;&lt;/DisplayText&gt;&lt;record&gt;&lt;rec-number&gt;1112&lt;/rec-number&gt;&lt;foreign-keys&gt;&lt;key app="EN" db-id="pzzxezpwdrte22e2fe5vrww72fdtdf2wp5ep" timestamp="1484701320"&gt;1112&lt;/key&gt;&lt;/foreign-keys&gt;&lt;ref-type name="Journal Article"&gt;17&lt;/ref-type&gt;&lt;contributors&gt;&lt;authors&gt;&lt;author&gt;Pryszcz, L. P.&lt;/author&gt;&lt;author&gt;Gabaldon, T.&lt;/author&gt;&lt;/authors&gt;&lt;/contributors&gt;&lt;auth-address&gt;Centre for Genomic Regulation (CRG), The Barcelona Institute of Science and Technology, Dr. Aiguader 88, Barcelona 08003, Spain International Institute of Molecular and Cell Biology, Warsaw, Poland.&amp;#xD;Centre for Genomic Regulation (CRG), The Barcelona Institute of Science and Technology, Dr. Aiguader 88, Barcelona 08003, Spain Universitat Pompeu Fabra (UPF), 08003 Barcelona, Spain Institucio Catalana de Recerca i Estudis Avancats (ICREA), Pg. Lluis Companys 23, 08010 Barcelona, Spain tgabaldon@crg.es.&lt;/auth-address&gt;&lt;titles&gt;&lt;title&gt;Redundans: an assembly pipeline for highly heterozygous genomes&lt;/title&gt;&lt;secondary-title&gt;Nucleic Acids Res&lt;/secondary-title&gt;&lt;/titles&gt;&lt;periodical&gt;&lt;full-title&gt;Nucleic Acids Res&lt;/full-title&gt;&lt;abbr-1&gt;Nucleic acids research&lt;/abbr-1&gt;&lt;/periodical&gt;&lt;pages&gt;e113&lt;/pages&gt;&lt;volume&gt;44&lt;/volume&gt;&lt;number&gt;12&lt;/number&gt;&lt;dates&gt;&lt;year&gt;2016&lt;/year&gt;&lt;pub-dates&gt;&lt;date&gt;Jul 08&lt;/date&gt;&lt;/pub-dates&gt;&lt;/dates&gt;&lt;isbn&gt;1362-4962 (Electronic)&amp;#xD;0305-1048 (Linking)&lt;/isbn&gt;&lt;accession-num&gt;27131372&lt;/accession-num&gt;&lt;urls&gt;&lt;related-urls&gt;&lt;url&gt;https://www.ncbi.nlm.nih.gov/pubmed/27131372&lt;/url&gt;&lt;url&gt;https://www.ncbi.nlm.nih.gov/pmc/articles/PMC4937319/pdf/gkw294.pdf&lt;/url&gt;&lt;/related-urls&gt;&lt;/urls&gt;&lt;custom2&gt;PMC4937319&lt;/custom2&gt;&lt;electronic-resource-num&gt;10.1093/nar/gkw294&lt;/electronic-resource-num&gt;&lt;/record&gt;&lt;/Cite&gt;&lt;/EndNote&gt;</w:instrText>
      </w:r>
      <w:r w:rsidR="00072CD5" w:rsidRPr="00072CD5">
        <w:rPr>
          <w:rFonts w:ascii="Times New Roman" w:eastAsia="Times New Roman" w:hAnsi="Times New Roman" w:cs="Times New Roman"/>
          <w:sz w:val="24"/>
          <w:szCs w:val="24"/>
        </w:rPr>
        <w:fldChar w:fldCharType="separate"/>
      </w:r>
      <w:r w:rsidR="00072CD5" w:rsidRPr="00072CD5">
        <w:rPr>
          <w:rFonts w:ascii="Times New Roman" w:eastAsia="Times New Roman" w:hAnsi="Times New Roman" w:cs="Times New Roman"/>
          <w:noProof/>
          <w:sz w:val="24"/>
          <w:szCs w:val="24"/>
          <w:vertAlign w:val="superscript"/>
        </w:rPr>
        <w:t>8</w:t>
      </w:r>
      <w:r w:rsidR="00072CD5" w:rsidRPr="00072CD5">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was successful enough to merit assembly improvement</w:t>
      </w:r>
      <w:r w:rsidR="00950B71" w:rsidRPr="00072CD5">
        <w:rPr>
          <w:rFonts w:ascii="Times New Roman" w:eastAsia="Times New Roman" w:hAnsi="Times New Roman" w:cs="Times New Roman"/>
          <w:sz w:val="24"/>
          <w:szCs w:val="24"/>
        </w:rPr>
        <w:t xml:space="preserve"> to be attempted on all applicable</w:t>
      </w:r>
      <w:r w:rsidRPr="00072CD5">
        <w:rPr>
          <w:rFonts w:ascii="Times New Roman" w:eastAsia="Times New Roman" w:hAnsi="Times New Roman" w:cs="Times New Roman"/>
          <w:sz w:val="24"/>
          <w:szCs w:val="24"/>
        </w:rPr>
        <w:t xml:space="preserve"> species.</w:t>
      </w:r>
      <w:r w:rsidR="00BB2E3C">
        <w:rPr>
          <w:rFonts w:ascii="Times New Roman" w:eastAsia="Times New Roman" w:hAnsi="Times New Roman" w:cs="Times New Roman"/>
          <w:sz w:val="24"/>
          <w:szCs w:val="24"/>
        </w:rPr>
        <w:t xml:space="preserve"> </w:t>
      </w:r>
      <w:r w:rsidR="00E251AD">
        <w:rPr>
          <w:rFonts w:ascii="Times New Roman" w:eastAsia="Times New Roman" w:hAnsi="Times New Roman" w:cs="Times New Roman"/>
          <w:sz w:val="24"/>
          <w:szCs w:val="24"/>
        </w:rPr>
        <w:t>T</w:t>
      </w:r>
      <w:r w:rsidR="00A70075">
        <w:rPr>
          <w:rFonts w:ascii="Times New Roman" w:eastAsia="Times New Roman" w:hAnsi="Times New Roman" w:cs="Times New Roman"/>
          <w:sz w:val="24"/>
          <w:szCs w:val="24"/>
        </w:rPr>
        <w:t xml:space="preserve">he REDUNDANS software and new assemblies became available late in the project timeline, and thus automated gene annotations, orthologous gene family identification in </w:t>
      </w:r>
      <w:proofErr w:type="spellStart"/>
      <w:r w:rsidR="00A70075">
        <w:rPr>
          <w:rFonts w:ascii="Times New Roman" w:eastAsia="Times New Roman" w:hAnsi="Times New Roman" w:cs="Times New Roman"/>
          <w:sz w:val="24"/>
          <w:szCs w:val="24"/>
        </w:rPr>
        <w:t>OrthoDB</w:t>
      </w:r>
      <w:proofErr w:type="spellEnd"/>
      <w:r w:rsidR="00A70075">
        <w:rPr>
          <w:rFonts w:ascii="Times New Roman" w:eastAsia="Times New Roman" w:hAnsi="Times New Roman" w:cs="Times New Roman"/>
          <w:sz w:val="24"/>
          <w:szCs w:val="24"/>
        </w:rPr>
        <w:t xml:space="preserve"> and analysis were all performed on the Version 1 ALLPATHS-LG based assemblies.</w:t>
      </w:r>
    </w:p>
    <w:p w14:paraId="5E7AFDA7" w14:textId="77777777" w:rsidR="00535AB1" w:rsidRDefault="00535AB1">
      <w:pPr>
        <w:rPr>
          <w:rFonts w:ascii="Times New Roman" w:eastAsia="Times New Roman" w:hAnsi="Times New Roman" w:cs="Times New Roman"/>
          <w:sz w:val="24"/>
          <w:szCs w:val="24"/>
        </w:rPr>
      </w:pPr>
    </w:p>
    <w:p w14:paraId="59702460" w14:textId="0889701F" w:rsidR="00535AB1" w:rsidRPr="002C7334" w:rsidRDefault="00B53BB7" w:rsidP="0030368C">
      <w:pPr>
        <w:pStyle w:val="Heading2"/>
        <w:rPr>
          <w:rFonts w:ascii="Times New Roman" w:eastAsia="Times New Roman" w:hAnsi="Times New Roman" w:cs="Times New Roman"/>
          <w:b/>
          <w:i/>
          <w:sz w:val="24"/>
          <w:szCs w:val="24"/>
        </w:rPr>
      </w:pPr>
      <w:bookmarkStart w:id="5" w:name="_Toc26815956"/>
      <w:r>
        <w:rPr>
          <w:rFonts w:ascii="Times New Roman" w:eastAsia="Times New Roman" w:hAnsi="Times New Roman" w:cs="Times New Roman"/>
          <w:b/>
          <w:i/>
          <w:sz w:val="24"/>
          <w:szCs w:val="24"/>
        </w:rPr>
        <w:t>1.</w:t>
      </w:r>
      <w:r w:rsidRPr="00B53BB7">
        <w:rPr>
          <w:rFonts w:ascii="Times New Roman" w:eastAsia="Times New Roman" w:hAnsi="Times New Roman" w:cs="Times New Roman"/>
          <w:b/>
          <w:i/>
          <w:sz w:val="24"/>
          <w:szCs w:val="24"/>
        </w:rPr>
        <w:t>03</w:t>
      </w:r>
      <w:r>
        <w:rPr>
          <w:rFonts w:ascii="Times New Roman" w:eastAsia="Times New Roman" w:hAnsi="Times New Roman" w:cs="Times New Roman"/>
          <w:b/>
          <w:i/>
          <w:sz w:val="24"/>
          <w:szCs w:val="24"/>
        </w:rPr>
        <w:t xml:space="preserve"> DNA sequencing library p</w:t>
      </w:r>
      <w:r w:rsidR="00B52962" w:rsidRPr="00B53BB7">
        <w:rPr>
          <w:rFonts w:ascii="Times New Roman" w:eastAsia="Times New Roman" w:hAnsi="Times New Roman" w:cs="Times New Roman"/>
          <w:b/>
          <w:i/>
          <w:sz w:val="24"/>
          <w:szCs w:val="24"/>
        </w:rPr>
        <w:t>reparation</w:t>
      </w:r>
      <w:bookmarkEnd w:id="5"/>
      <w:r w:rsidR="00B52962" w:rsidRPr="00072CD5">
        <w:rPr>
          <w:rFonts w:ascii="Times New Roman" w:eastAsia="Times New Roman" w:hAnsi="Times New Roman" w:cs="Times New Roman"/>
          <w:sz w:val="24"/>
          <w:szCs w:val="24"/>
        </w:rPr>
        <w:t xml:space="preserve"> </w:t>
      </w:r>
    </w:p>
    <w:p w14:paraId="3E305775" w14:textId="77777777" w:rsidR="00535AB1" w:rsidRPr="00072CD5" w:rsidRDefault="00B52962">
      <w:pPr>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 xml:space="preserve">To prepare the 180bp and 500bp libraries, we used a gel-cut paired end library protocol. Briefly, 1 µg of the DNA was sheared using a </w:t>
      </w:r>
      <w:proofErr w:type="spellStart"/>
      <w:r w:rsidRPr="00072CD5">
        <w:rPr>
          <w:rFonts w:ascii="Times New Roman" w:eastAsia="Times New Roman" w:hAnsi="Times New Roman" w:cs="Times New Roman"/>
          <w:sz w:val="24"/>
          <w:szCs w:val="24"/>
        </w:rPr>
        <w:t>Covaris</w:t>
      </w:r>
      <w:proofErr w:type="spellEnd"/>
      <w:r w:rsidRPr="00072CD5">
        <w:rPr>
          <w:rFonts w:ascii="Times New Roman" w:eastAsia="Times New Roman" w:hAnsi="Times New Roman" w:cs="Times New Roman"/>
          <w:sz w:val="24"/>
          <w:szCs w:val="24"/>
        </w:rPr>
        <w:t xml:space="preserve"> S-2 system (</w:t>
      </w:r>
      <w:proofErr w:type="spellStart"/>
      <w:r w:rsidRPr="00072CD5">
        <w:rPr>
          <w:rFonts w:ascii="Times New Roman" w:eastAsia="Times New Roman" w:hAnsi="Times New Roman" w:cs="Times New Roman"/>
          <w:sz w:val="24"/>
          <w:szCs w:val="24"/>
        </w:rPr>
        <w:t>Covaris</w:t>
      </w:r>
      <w:proofErr w:type="spellEnd"/>
      <w:r w:rsidRPr="00072CD5">
        <w:rPr>
          <w:rFonts w:ascii="Times New Roman" w:eastAsia="Times New Roman" w:hAnsi="Times New Roman" w:cs="Times New Roman"/>
          <w:sz w:val="24"/>
          <w:szCs w:val="24"/>
        </w:rPr>
        <w:t xml:space="preserve">, Inc. Woburn, MA) using the 180-bp or 500-bp program. Sheared DNA fragments were purified with </w:t>
      </w:r>
      <w:proofErr w:type="spellStart"/>
      <w:r w:rsidRPr="00072CD5">
        <w:rPr>
          <w:rFonts w:ascii="Times New Roman" w:eastAsia="Times New Roman" w:hAnsi="Times New Roman" w:cs="Times New Roman"/>
          <w:sz w:val="24"/>
          <w:szCs w:val="24"/>
        </w:rPr>
        <w:t>Agencourt</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AMPure</w:t>
      </w:r>
      <w:proofErr w:type="spellEnd"/>
      <w:r w:rsidRPr="00072CD5">
        <w:rPr>
          <w:rFonts w:ascii="Times New Roman" w:eastAsia="Times New Roman" w:hAnsi="Times New Roman" w:cs="Times New Roman"/>
          <w:sz w:val="24"/>
          <w:szCs w:val="24"/>
        </w:rPr>
        <w:t xml:space="preserve"> XP beads, end-repaired, </w:t>
      </w:r>
      <w:proofErr w:type="spellStart"/>
      <w:r w:rsidRPr="00072CD5">
        <w:rPr>
          <w:rFonts w:ascii="Times New Roman" w:eastAsia="Times New Roman" w:hAnsi="Times New Roman" w:cs="Times New Roman"/>
          <w:sz w:val="24"/>
          <w:szCs w:val="24"/>
        </w:rPr>
        <w:t>dA</w:t>
      </w:r>
      <w:proofErr w:type="spellEnd"/>
      <w:r w:rsidRPr="00072CD5">
        <w:rPr>
          <w:rFonts w:ascii="Times New Roman" w:eastAsia="Times New Roman" w:hAnsi="Times New Roman" w:cs="Times New Roman"/>
          <w:sz w:val="24"/>
          <w:szCs w:val="24"/>
        </w:rPr>
        <w:t xml:space="preserve">-tailed, and ligated to Illumina universal adapters. After adapter ligation, DNA fragments were further size selected by agarose gel and PCR amplified for 6 to 8 cycles using Illumina P1 and Index primer pair and Phusion® High-Fidelity PCR Master Mix (New England Biolabs). The final library was purified using </w:t>
      </w:r>
      <w:proofErr w:type="spellStart"/>
      <w:r w:rsidRPr="00072CD5">
        <w:rPr>
          <w:rFonts w:ascii="Times New Roman" w:eastAsia="Times New Roman" w:hAnsi="Times New Roman" w:cs="Times New Roman"/>
          <w:sz w:val="24"/>
          <w:szCs w:val="24"/>
        </w:rPr>
        <w:t>Agencourt</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AMPure</w:t>
      </w:r>
      <w:proofErr w:type="spellEnd"/>
      <w:r w:rsidRPr="00072CD5">
        <w:rPr>
          <w:rFonts w:ascii="Times New Roman" w:eastAsia="Times New Roman" w:hAnsi="Times New Roman" w:cs="Times New Roman"/>
          <w:sz w:val="24"/>
          <w:szCs w:val="24"/>
        </w:rPr>
        <w:t xml:space="preserve"> XP beads and quality assessed by Agilent Bioanalyzer 2100 (DNA 7500 kit) determining library quantity and fragment size distribution before sequencing.</w:t>
      </w:r>
    </w:p>
    <w:p w14:paraId="0D1F1E70" w14:textId="77777777" w:rsidR="002C7334" w:rsidRDefault="002C7334" w:rsidP="002C7334">
      <w:pPr>
        <w:ind w:firstLine="720"/>
        <w:jc w:val="both"/>
        <w:rPr>
          <w:rFonts w:ascii="Times New Roman" w:eastAsia="Times New Roman" w:hAnsi="Times New Roman" w:cs="Times New Roman"/>
          <w:sz w:val="24"/>
          <w:szCs w:val="24"/>
        </w:rPr>
      </w:pPr>
    </w:p>
    <w:p w14:paraId="0FD6F96D" w14:textId="673E34EF" w:rsidR="00535AB1" w:rsidRPr="00072CD5" w:rsidRDefault="002C7334" w:rsidP="0030368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00B52962" w:rsidRPr="00072CD5">
        <w:rPr>
          <w:rFonts w:ascii="Times New Roman" w:eastAsia="Times New Roman" w:hAnsi="Times New Roman" w:cs="Times New Roman"/>
          <w:sz w:val="24"/>
          <w:szCs w:val="24"/>
        </w:rPr>
        <w:t xml:space="preserve">ong mate pair libraries with 3kb or 8kb insert sizes were constructed according to the manufacturer’s protocol (Mate Pair Library v2 Sample Preparation Guide art # 15001464 Rev. A PILOT RELEASE). Briefly, 5 µg (for 2 and 3-kb gap size library) or 10 µg (8-10 kb gap size library) of genomic DNA was sheared to desired size fragments by </w:t>
      </w:r>
      <w:proofErr w:type="spellStart"/>
      <w:r w:rsidR="00B52962" w:rsidRPr="00072CD5">
        <w:rPr>
          <w:rFonts w:ascii="Times New Roman" w:eastAsia="Times New Roman" w:hAnsi="Times New Roman" w:cs="Times New Roman"/>
          <w:sz w:val="24"/>
          <w:szCs w:val="24"/>
        </w:rPr>
        <w:t>Hydroshear</w:t>
      </w:r>
      <w:proofErr w:type="spellEnd"/>
      <w:r w:rsidR="00B52962" w:rsidRPr="00072CD5">
        <w:rPr>
          <w:rFonts w:ascii="Times New Roman" w:eastAsia="Times New Roman" w:hAnsi="Times New Roman" w:cs="Times New Roman"/>
          <w:sz w:val="24"/>
          <w:szCs w:val="24"/>
        </w:rPr>
        <w:t xml:space="preserve"> (</w:t>
      </w:r>
      <w:proofErr w:type="spellStart"/>
      <w:r w:rsidR="00B52962" w:rsidRPr="00072CD5">
        <w:rPr>
          <w:rFonts w:ascii="Times New Roman" w:eastAsia="Times New Roman" w:hAnsi="Times New Roman" w:cs="Times New Roman"/>
          <w:sz w:val="24"/>
          <w:szCs w:val="24"/>
        </w:rPr>
        <w:t>Digilab</w:t>
      </w:r>
      <w:proofErr w:type="spellEnd"/>
      <w:r w:rsidR="00B52962" w:rsidRPr="00072CD5">
        <w:rPr>
          <w:rFonts w:ascii="Times New Roman" w:eastAsia="Times New Roman" w:hAnsi="Times New Roman" w:cs="Times New Roman"/>
          <w:sz w:val="24"/>
          <w:szCs w:val="24"/>
        </w:rPr>
        <w:t>, Marlborough, MA), then end repaired and biotinylated. Fragment sizes between 3-3.7 kb (3kb) or 8-10 kb (8kb) were purified from 1% low melting agarose gel and then circularized by blunt-end ligation. These size selected circular DNA fragments were then sheared to 400-bp (</w:t>
      </w:r>
      <w:proofErr w:type="spellStart"/>
      <w:r w:rsidR="00B52962" w:rsidRPr="00072CD5">
        <w:rPr>
          <w:rFonts w:ascii="Times New Roman" w:eastAsia="Times New Roman" w:hAnsi="Times New Roman" w:cs="Times New Roman"/>
          <w:sz w:val="24"/>
          <w:szCs w:val="24"/>
        </w:rPr>
        <w:t>Covaris</w:t>
      </w:r>
      <w:proofErr w:type="spellEnd"/>
      <w:r w:rsidR="00B52962" w:rsidRPr="00072CD5">
        <w:rPr>
          <w:rFonts w:ascii="Times New Roman" w:eastAsia="Times New Roman" w:hAnsi="Times New Roman" w:cs="Times New Roman"/>
          <w:sz w:val="24"/>
          <w:szCs w:val="24"/>
        </w:rPr>
        <w:t xml:space="preserve"> S-2), purified using </w:t>
      </w:r>
      <w:proofErr w:type="spellStart"/>
      <w:r w:rsidR="00B52962" w:rsidRPr="00072CD5">
        <w:rPr>
          <w:rFonts w:ascii="Times New Roman" w:eastAsia="Times New Roman" w:hAnsi="Times New Roman" w:cs="Times New Roman"/>
          <w:sz w:val="24"/>
          <w:szCs w:val="24"/>
        </w:rPr>
        <w:t>Dynabeads</w:t>
      </w:r>
      <w:proofErr w:type="spellEnd"/>
      <w:r w:rsidR="00B52962" w:rsidRPr="00072CD5">
        <w:rPr>
          <w:rFonts w:ascii="Times New Roman" w:eastAsia="Times New Roman" w:hAnsi="Times New Roman" w:cs="Times New Roman"/>
          <w:sz w:val="24"/>
          <w:szCs w:val="24"/>
        </w:rPr>
        <w:t xml:space="preserve"> M-280 Streptavidin Magnetic Beads, end-repaired, </w:t>
      </w:r>
      <w:proofErr w:type="spellStart"/>
      <w:r w:rsidR="00B52962" w:rsidRPr="00072CD5">
        <w:rPr>
          <w:rFonts w:ascii="Times New Roman" w:eastAsia="Times New Roman" w:hAnsi="Times New Roman" w:cs="Times New Roman"/>
          <w:sz w:val="24"/>
          <w:szCs w:val="24"/>
        </w:rPr>
        <w:t>dA</w:t>
      </w:r>
      <w:proofErr w:type="spellEnd"/>
      <w:r w:rsidR="00B52962" w:rsidRPr="00072CD5">
        <w:rPr>
          <w:rFonts w:ascii="Times New Roman" w:eastAsia="Times New Roman" w:hAnsi="Times New Roman" w:cs="Times New Roman"/>
          <w:sz w:val="24"/>
          <w:szCs w:val="24"/>
        </w:rPr>
        <w:t xml:space="preserve">-tailed, and ligated to Illumina PE sequencing adapters. DNA fragments with adapter molecules on both ends were amplified for 12 to 15 cycles with Illumina P1 and Index primers. Amplified DNA fragments were purified with </w:t>
      </w:r>
      <w:proofErr w:type="spellStart"/>
      <w:r w:rsidR="00B52962" w:rsidRPr="00072CD5">
        <w:rPr>
          <w:rFonts w:ascii="Times New Roman" w:eastAsia="Times New Roman" w:hAnsi="Times New Roman" w:cs="Times New Roman"/>
          <w:sz w:val="24"/>
          <w:szCs w:val="24"/>
        </w:rPr>
        <w:t>Agencourt</w:t>
      </w:r>
      <w:proofErr w:type="spellEnd"/>
      <w:r w:rsidR="00B52962" w:rsidRPr="00072CD5">
        <w:rPr>
          <w:rFonts w:ascii="Times New Roman" w:eastAsia="Times New Roman" w:hAnsi="Times New Roman" w:cs="Times New Roman"/>
          <w:sz w:val="24"/>
          <w:szCs w:val="24"/>
        </w:rPr>
        <w:t xml:space="preserve"> </w:t>
      </w:r>
      <w:proofErr w:type="spellStart"/>
      <w:r w:rsidR="00B52962" w:rsidRPr="00072CD5">
        <w:rPr>
          <w:rFonts w:ascii="Times New Roman" w:eastAsia="Times New Roman" w:hAnsi="Times New Roman" w:cs="Times New Roman"/>
          <w:sz w:val="24"/>
          <w:szCs w:val="24"/>
        </w:rPr>
        <w:t>AMPure</w:t>
      </w:r>
      <w:proofErr w:type="spellEnd"/>
      <w:r w:rsidR="00B52962" w:rsidRPr="00072CD5">
        <w:rPr>
          <w:rFonts w:ascii="Times New Roman" w:eastAsia="Times New Roman" w:hAnsi="Times New Roman" w:cs="Times New Roman"/>
          <w:sz w:val="24"/>
          <w:szCs w:val="24"/>
        </w:rPr>
        <w:t xml:space="preserve"> XP beads.</w:t>
      </w:r>
      <w:r w:rsidR="004E0A54" w:rsidRPr="00072CD5">
        <w:rPr>
          <w:rFonts w:ascii="Times New Roman" w:eastAsia="Times New Roman" w:hAnsi="Times New Roman" w:cs="Times New Roman"/>
          <w:sz w:val="24"/>
          <w:szCs w:val="24"/>
        </w:rPr>
        <w:t xml:space="preserve"> </w:t>
      </w:r>
      <w:r w:rsidR="00B52962" w:rsidRPr="00072CD5">
        <w:rPr>
          <w:rFonts w:ascii="Times New Roman" w:eastAsia="Times New Roman" w:hAnsi="Times New Roman" w:cs="Times New Roman"/>
          <w:sz w:val="24"/>
          <w:szCs w:val="24"/>
        </w:rPr>
        <w:t>Quantification and size distribution of the final library was determined before sequencing as described above.</w:t>
      </w:r>
    </w:p>
    <w:p w14:paraId="32B29801" w14:textId="7DDF5B7E" w:rsidR="00535AB1" w:rsidRPr="002C7334" w:rsidRDefault="00B53BB7" w:rsidP="0030368C">
      <w:pPr>
        <w:pStyle w:val="Heading2"/>
        <w:rPr>
          <w:rFonts w:ascii="Times New Roman" w:eastAsia="Times New Roman" w:hAnsi="Times New Roman" w:cs="Times New Roman"/>
          <w:b/>
          <w:i/>
          <w:sz w:val="24"/>
          <w:szCs w:val="24"/>
        </w:rPr>
      </w:pPr>
      <w:bookmarkStart w:id="6" w:name="_Toc26815957"/>
      <w:r>
        <w:rPr>
          <w:rFonts w:ascii="Times New Roman" w:eastAsia="Times New Roman" w:hAnsi="Times New Roman" w:cs="Times New Roman"/>
          <w:b/>
          <w:i/>
          <w:sz w:val="24"/>
          <w:szCs w:val="24"/>
        </w:rPr>
        <w:t>1.</w:t>
      </w:r>
      <w:r w:rsidRPr="00B53BB7">
        <w:rPr>
          <w:rFonts w:ascii="Times New Roman" w:eastAsia="Times New Roman" w:hAnsi="Times New Roman" w:cs="Times New Roman"/>
          <w:b/>
          <w:i/>
          <w:sz w:val="24"/>
          <w:szCs w:val="24"/>
        </w:rPr>
        <w:t>0</w:t>
      </w:r>
      <w:r>
        <w:rPr>
          <w:rFonts w:ascii="Times New Roman" w:eastAsia="Times New Roman" w:hAnsi="Times New Roman" w:cs="Times New Roman"/>
          <w:b/>
          <w:i/>
          <w:sz w:val="24"/>
          <w:szCs w:val="24"/>
        </w:rPr>
        <w:t xml:space="preserve">4 </w:t>
      </w:r>
      <w:r w:rsidRPr="00B53BB7">
        <w:rPr>
          <w:rFonts w:ascii="Times New Roman" w:eastAsia="Times New Roman" w:hAnsi="Times New Roman" w:cs="Times New Roman"/>
          <w:b/>
          <w:i/>
          <w:sz w:val="24"/>
          <w:szCs w:val="24"/>
        </w:rPr>
        <w:t xml:space="preserve">DNA </w:t>
      </w:r>
      <w:r>
        <w:rPr>
          <w:rFonts w:ascii="Times New Roman" w:eastAsia="Times New Roman" w:hAnsi="Times New Roman" w:cs="Times New Roman"/>
          <w:b/>
          <w:i/>
          <w:sz w:val="24"/>
          <w:szCs w:val="24"/>
        </w:rPr>
        <w:t>sequencing</w:t>
      </w:r>
      <w:bookmarkEnd w:id="6"/>
      <w:r w:rsidRPr="00072CD5">
        <w:rPr>
          <w:rFonts w:ascii="Times New Roman" w:eastAsia="Times New Roman" w:hAnsi="Times New Roman" w:cs="Times New Roman"/>
          <w:sz w:val="24"/>
          <w:szCs w:val="24"/>
        </w:rPr>
        <w:t xml:space="preserve"> </w:t>
      </w:r>
    </w:p>
    <w:p w14:paraId="6AD2107F" w14:textId="06CCD9F0" w:rsidR="00535AB1" w:rsidRPr="00072CD5" w:rsidRDefault="00B52962" w:rsidP="0030368C">
      <w:pPr>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 xml:space="preserve">Sequencing was performed on Illumina HiSeq2000s generating 100bp paired end reads according to the manufacturer's specifications. Briefly, sequencing libraries were quantified with an Agilent 2100 Bioanalyzer. Cluster generations were performed on an Illumina cluster station. A total of 101 cycles of sequencing were carried out with varying numbers of barcoded libraries per flow cell lane depending on the amount of sequence required for that library species combination. Sequencing analysis was first done with Illumina analysis pipeline. Sequencing image files were processed to generate base calls and </w:t>
      </w:r>
      <w:proofErr w:type="spellStart"/>
      <w:r w:rsidRPr="00072CD5">
        <w:rPr>
          <w:rFonts w:ascii="Times New Roman" w:eastAsia="Times New Roman" w:hAnsi="Times New Roman" w:cs="Times New Roman"/>
          <w:sz w:val="24"/>
          <w:szCs w:val="24"/>
        </w:rPr>
        <w:t>phred</w:t>
      </w:r>
      <w:proofErr w:type="spellEnd"/>
      <w:r w:rsidRPr="00072CD5">
        <w:rPr>
          <w:rFonts w:ascii="Times New Roman" w:eastAsia="Times New Roman" w:hAnsi="Times New Roman" w:cs="Times New Roman"/>
          <w:sz w:val="24"/>
          <w:szCs w:val="24"/>
        </w:rPr>
        <w:t xml:space="preserve">-like base quality scores and to remove low-quality reads. All sequence reads generated for this project have been deposited in the </w:t>
      </w:r>
      <w:r w:rsidR="000513B8" w:rsidRPr="000513B8">
        <w:rPr>
          <w:rFonts w:ascii="Times New Roman" w:eastAsia="Times New Roman" w:hAnsi="Times New Roman" w:cs="Times New Roman"/>
          <w:sz w:val="24"/>
          <w:szCs w:val="24"/>
        </w:rPr>
        <w:t>sequence read archive (SRA</w:t>
      </w:r>
      <w:r w:rsidR="000513B8">
        <w:rPr>
          <w:rFonts w:ascii="Times New Roman" w:eastAsia="Times New Roman" w:hAnsi="Times New Roman" w:cs="Times New Roman"/>
          <w:sz w:val="24"/>
          <w:szCs w:val="24"/>
        </w:rPr>
        <w:t xml:space="preserve">) </w:t>
      </w:r>
      <w:r w:rsidRPr="00072CD5">
        <w:rPr>
          <w:rFonts w:ascii="Times New Roman" w:eastAsia="Times New Roman" w:hAnsi="Times New Roman" w:cs="Times New Roman"/>
          <w:sz w:val="24"/>
          <w:szCs w:val="24"/>
        </w:rPr>
        <w:t xml:space="preserve">at NCBI under umbrella </w:t>
      </w:r>
      <w:proofErr w:type="spellStart"/>
      <w:r w:rsidRPr="00072CD5">
        <w:rPr>
          <w:rFonts w:ascii="Times New Roman" w:eastAsia="Times New Roman" w:hAnsi="Times New Roman" w:cs="Times New Roman"/>
          <w:sz w:val="24"/>
          <w:szCs w:val="24"/>
        </w:rPr>
        <w:t>bioproject</w:t>
      </w:r>
      <w:proofErr w:type="spellEnd"/>
      <w:r w:rsidRPr="00072CD5">
        <w:rPr>
          <w:rFonts w:ascii="Times New Roman" w:eastAsia="Times New Roman" w:hAnsi="Times New Roman" w:cs="Times New Roman"/>
          <w:sz w:val="24"/>
          <w:szCs w:val="24"/>
        </w:rPr>
        <w:t xml:space="preserve"> number PRJNA163973. All of the individual </w:t>
      </w:r>
      <w:proofErr w:type="spellStart"/>
      <w:r w:rsidRPr="00072CD5">
        <w:rPr>
          <w:rFonts w:ascii="Times New Roman" w:eastAsia="Times New Roman" w:hAnsi="Times New Roman" w:cs="Times New Roman"/>
          <w:sz w:val="24"/>
          <w:szCs w:val="24"/>
        </w:rPr>
        <w:t>bioprojects</w:t>
      </w:r>
      <w:proofErr w:type="spellEnd"/>
      <w:r w:rsidRPr="00072CD5">
        <w:rPr>
          <w:rFonts w:ascii="Times New Roman" w:eastAsia="Times New Roman" w:hAnsi="Times New Roman" w:cs="Times New Roman"/>
          <w:sz w:val="24"/>
          <w:szCs w:val="24"/>
        </w:rPr>
        <w:t xml:space="preserve"> and SRA accessions for the sequencing are </w:t>
      </w:r>
      <w:r w:rsidRPr="00336179">
        <w:rPr>
          <w:rFonts w:ascii="Times New Roman" w:eastAsia="Times New Roman" w:hAnsi="Times New Roman" w:cs="Times New Roman"/>
          <w:sz w:val="24"/>
          <w:szCs w:val="24"/>
        </w:rPr>
        <w:t xml:space="preserve">described in </w:t>
      </w:r>
      <w:r w:rsidR="00B94CA9">
        <w:rPr>
          <w:rFonts w:ascii="Times New Roman" w:eastAsia="Times New Roman" w:hAnsi="Times New Roman" w:cs="Times New Roman"/>
          <w:sz w:val="24"/>
          <w:szCs w:val="24"/>
        </w:rPr>
        <w:t xml:space="preserve">Additional file 1: </w:t>
      </w:r>
      <w:r w:rsidRPr="00336179">
        <w:rPr>
          <w:rFonts w:ascii="Times New Roman" w:eastAsia="Times New Roman" w:hAnsi="Times New Roman" w:cs="Times New Roman"/>
          <w:sz w:val="24"/>
          <w:szCs w:val="24"/>
        </w:rPr>
        <w:t>Table</w:t>
      </w:r>
      <w:r w:rsidR="00AC7359" w:rsidRPr="00336179">
        <w:rPr>
          <w:rFonts w:ascii="Times New Roman" w:eastAsia="Times New Roman" w:hAnsi="Times New Roman" w:cs="Times New Roman"/>
          <w:sz w:val="24"/>
          <w:szCs w:val="24"/>
        </w:rPr>
        <w:t>s S1 and S2</w:t>
      </w:r>
      <w:r w:rsidRPr="00336179">
        <w:rPr>
          <w:rFonts w:ascii="Times New Roman" w:eastAsia="Times New Roman" w:hAnsi="Times New Roman" w:cs="Times New Roman"/>
          <w:sz w:val="24"/>
          <w:szCs w:val="24"/>
        </w:rPr>
        <w:t>.</w:t>
      </w:r>
    </w:p>
    <w:p w14:paraId="170548E5" w14:textId="7CC5E270" w:rsidR="00535AB1" w:rsidRPr="00072CD5" w:rsidRDefault="00B53BB7" w:rsidP="0030368C">
      <w:pPr>
        <w:pStyle w:val="Heading2"/>
        <w:rPr>
          <w:rFonts w:ascii="Times New Roman" w:eastAsia="Times New Roman" w:hAnsi="Times New Roman" w:cs="Times New Roman"/>
          <w:b/>
          <w:i/>
          <w:sz w:val="24"/>
          <w:szCs w:val="24"/>
        </w:rPr>
      </w:pPr>
      <w:bookmarkStart w:id="7" w:name="_Toc26815958"/>
      <w:r>
        <w:rPr>
          <w:rFonts w:ascii="Times New Roman" w:eastAsia="Times New Roman" w:hAnsi="Times New Roman" w:cs="Times New Roman"/>
          <w:b/>
          <w:i/>
          <w:sz w:val="24"/>
          <w:szCs w:val="24"/>
        </w:rPr>
        <w:t>1.</w:t>
      </w:r>
      <w:r w:rsidRPr="00B53BB7">
        <w:rPr>
          <w:rFonts w:ascii="Times New Roman" w:eastAsia="Times New Roman" w:hAnsi="Times New Roman" w:cs="Times New Roman"/>
          <w:b/>
          <w:i/>
          <w:sz w:val="24"/>
          <w:szCs w:val="24"/>
        </w:rPr>
        <w:t>0</w:t>
      </w:r>
      <w:r>
        <w:rPr>
          <w:rFonts w:ascii="Times New Roman" w:eastAsia="Times New Roman" w:hAnsi="Times New Roman" w:cs="Times New Roman"/>
          <w:b/>
          <w:i/>
          <w:sz w:val="24"/>
          <w:szCs w:val="24"/>
        </w:rPr>
        <w:t>5 Genome assembly</w:t>
      </w:r>
      <w:bookmarkEnd w:id="7"/>
    </w:p>
    <w:p w14:paraId="2AD2233F" w14:textId="0D6CD4B5" w:rsidR="00535AB1" w:rsidRDefault="00B52962" w:rsidP="0030368C">
      <w:pPr>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Sequence re</w:t>
      </w:r>
      <w:r w:rsidR="00346401" w:rsidRPr="00072CD5">
        <w:rPr>
          <w:rFonts w:ascii="Times New Roman" w:eastAsia="Times New Roman" w:hAnsi="Times New Roman" w:cs="Times New Roman"/>
          <w:sz w:val="24"/>
          <w:szCs w:val="24"/>
        </w:rPr>
        <w:t xml:space="preserve">ads were prepared using </w:t>
      </w:r>
      <w:proofErr w:type="spellStart"/>
      <w:r w:rsidR="00346401" w:rsidRPr="00072CD5">
        <w:rPr>
          <w:rFonts w:ascii="Times New Roman" w:eastAsia="Times New Roman" w:hAnsi="Times New Roman" w:cs="Times New Roman"/>
          <w:sz w:val="24"/>
          <w:szCs w:val="24"/>
        </w:rPr>
        <w:t>SeqPrep</w:t>
      </w:r>
      <w:proofErr w:type="spellEnd"/>
      <w:r w:rsidR="00346401" w:rsidRPr="00072CD5">
        <w:rPr>
          <w:rFonts w:ascii="Times New Roman" w:eastAsia="Times New Roman" w:hAnsi="Times New Roman" w:cs="Times New Roman"/>
          <w:sz w:val="24"/>
          <w:szCs w:val="24"/>
        </w:rPr>
        <w:t xml:space="preserve"> (https://github.com/jstjohn/SeqPrep/)</w:t>
      </w:r>
      <w:r w:rsidRPr="00072CD5">
        <w:rPr>
          <w:rFonts w:ascii="Times New Roman" w:eastAsia="Times New Roman" w:hAnsi="Times New Roman" w:cs="Times New Roman"/>
          <w:sz w:val="24"/>
          <w:szCs w:val="24"/>
        </w:rPr>
        <w:t xml:space="preserve"> </w:t>
      </w:r>
      <w:r w:rsidR="00346401" w:rsidRPr="00072CD5">
        <w:rPr>
          <w:rFonts w:ascii="Times New Roman" w:eastAsia="Times New Roman" w:hAnsi="Times New Roman" w:cs="Times New Roman"/>
          <w:sz w:val="24"/>
          <w:szCs w:val="24"/>
        </w:rPr>
        <w:t xml:space="preserve">to remove stray Illumina adapters, </w:t>
      </w:r>
      <w:r w:rsidRPr="00072CD5">
        <w:rPr>
          <w:rFonts w:ascii="Times New Roman" w:eastAsia="Times New Roman" w:hAnsi="Times New Roman" w:cs="Times New Roman"/>
          <w:sz w:val="24"/>
          <w:szCs w:val="24"/>
        </w:rPr>
        <w:t xml:space="preserve">and mate pair libraries trimmed to 60bp using a custom </w:t>
      </w:r>
      <w:proofErr w:type="spellStart"/>
      <w:r w:rsidRPr="00072CD5">
        <w:rPr>
          <w:rFonts w:ascii="Times New Roman" w:eastAsia="Times New Roman" w:hAnsi="Times New Roman" w:cs="Times New Roman"/>
          <w:sz w:val="24"/>
          <w:szCs w:val="24"/>
        </w:rPr>
        <w:t>perl</w:t>
      </w:r>
      <w:proofErr w:type="spellEnd"/>
      <w:r w:rsidRPr="00072CD5">
        <w:rPr>
          <w:rFonts w:ascii="Times New Roman" w:eastAsia="Times New Roman" w:hAnsi="Times New Roman" w:cs="Times New Roman"/>
          <w:sz w:val="24"/>
          <w:szCs w:val="24"/>
        </w:rPr>
        <w:t xml:space="preserve"> script. Sequence reads were assembled using A</w:t>
      </w:r>
      <w:r w:rsidR="00E84AB0">
        <w:rPr>
          <w:rFonts w:ascii="Times New Roman" w:eastAsia="Times New Roman" w:hAnsi="Times New Roman" w:cs="Times New Roman"/>
          <w:sz w:val="24"/>
          <w:szCs w:val="24"/>
        </w:rPr>
        <w:t>LLPATHS-LG (v35218)</w:t>
      </w:r>
      <w:r w:rsidR="009C3B2B" w:rsidRPr="00072CD5">
        <w:rPr>
          <w:rFonts w:ascii="Times New Roman" w:eastAsia="Times New Roman" w:hAnsi="Times New Roman" w:cs="Times New Roman"/>
          <w:sz w:val="24"/>
          <w:szCs w:val="24"/>
        </w:rPr>
        <w:fldChar w:fldCharType="begin">
          <w:fldData xml:space="preserve">PEVuZE5vdGU+PENpdGU+PEF1dGhvcj5NYWNjYWxsdW08L0F1dGhvcj48WWVhcj4yMDA5PC9ZZWFy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</w:fldData>
        </w:fldChar>
      </w:r>
      <w:r w:rsidR="009C3B2B" w:rsidRPr="00072CD5">
        <w:rPr>
          <w:rFonts w:ascii="Times New Roman" w:eastAsia="Times New Roman" w:hAnsi="Times New Roman" w:cs="Times New Roman"/>
          <w:sz w:val="24"/>
          <w:szCs w:val="24"/>
        </w:rPr>
        <w:instrText xml:space="preserve"> ADDIN EN.CITE </w:instrText>
      </w:r>
      <w:r w:rsidR="009C3B2B" w:rsidRPr="00072CD5">
        <w:rPr>
          <w:rFonts w:ascii="Times New Roman" w:eastAsia="Times New Roman" w:hAnsi="Times New Roman" w:cs="Times New Roman"/>
          <w:sz w:val="24"/>
          <w:szCs w:val="24"/>
        </w:rPr>
        <w:fldChar w:fldCharType="begin">
          <w:fldData xml:space="preserve">PEVuZE5vdGU+PENpdGU+PEF1dGhvcj5NYWNjYWxsdW08L0F1dGhvcj48WWVhcj4yMDA5PC9ZZWFy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</w:fldData>
        </w:fldChar>
      </w:r>
      <w:r w:rsidR="009C3B2B" w:rsidRPr="00072CD5">
        <w:rPr>
          <w:rFonts w:ascii="Times New Roman" w:eastAsia="Times New Roman" w:hAnsi="Times New Roman" w:cs="Times New Roman"/>
          <w:sz w:val="24"/>
          <w:szCs w:val="24"/>
        </w:rPr>
        <w:instrText xml:space="preserve"> ADDIN EN.CITE.DATA </w:instrText>
      </w:r>
      <w:r w:rsidR="009C3B2B" w:rsidRPr="00072CD5">
        <w:rPr>
          <w:rFonts w:ascii="Times New Roman" w:eastAsia="Times New Roman" w:hAnsi="Times New Roman" w:cs="Times New Roman"/>
          <w:sz w:val="24"/>
          <w:szCs w:val="24"/>
        </w:rPr>
      </w:r>
      <w:r w:rsidR="009C3B2B" w:rsidRPr="00072CD5">
        <w:rPr>
          <w:rFonts w:ascii="Times New Roman" w:eastAsia="Times New Roman" w:hAnsi="Times New Roman" w:cs="Times New Roman"/>
          <w:sz w:val="24"/>
          <w:szCs w:val="24"/>
        </w:rPr>
        <w:fldChar w:fldCharType="end"/>
      </w:r>
      <w:r w:rsidR="009C3B2B" w:rsidRPr="00072CD5">
        <w:rPr>
          <w:rFonts w:ascii="Times New Roman" w:eastAsia="Times New Roman" w:hAnsi="Times New Roman" w:cs="Times New Roman"/>
          <w:sz w:val="24"/>
          <w:szCs w:val="24"/>
        </w:rPr>
      </w:r>
      <w:r w:rsidR="009C3B2B" w:rsidRPr="00072CD5">
        <w:rPr>
          <w:rFonts w:ascii="Times New Roman" w:eastAsia="Times New Roman" w:hAnsi="Times New Roman" w:cs="Times New Roman"/>
          <w:sz w:val="24"/>
          <w:szCs w:val="24"/>
        </w:rPr>
        <w:fldChar w:fldCharType="separate"/>
      </w:r>
      <w:r w:rsidR="009C3B2B" w:rsidRPr="00072CD5">
        <w:rPr>
          <w:rFonts w:ascii="Times New Roman" w:eastAsia="Times New Roman" w:hAnsi="Times New Roman" w:cs="Times New Roman"/>
          <w:noProof/>
          <w:sz w:val="24"/>
          <w:szCs w:val="24"/>
          <w:vertAlign w:val="superscript"/>
        </w:rPr>
        <w:t>4,5</w:t>
      </w:r>
      <w:r w:rsidR="009C3B2B" w:rsidRPr="00072CD5">
        <w:rPr>
          <w:rFonts w:ascii="Times New Roman" w:eastAsia="Times New Roman" w:hAnsi="Times New Roman" w:cs="Times New Roman"/>
          <w:sz w:val="24"/>
          <w:szCs w:val="24"/>
        </w:rPr>
        <w:fldChar w:fldCharType="end"/>
      </w:r>
      <w:r w:rsidR="009C3B2B">
        <w:rPr>
          <w:rFonts w:ascii="Times New Roman" w:eastAsia="Times New Roman" w:hAnsi="Times New Roman" w:cs="Times New Roman"/>
          <w:sz w:val="24"/>
          <w:szCs w:val="24"/>
        </w:rPr>
        <w:t xml:space="preserve"> </w:t>
      </w:r>
      <w:r w:rsidRPr="00072CD5">
        <w:rPr>
          <w:rFonts w:ascii="Times New Roman" w:eastAsia="Times New Roman" w:hAnsi="Times New Roman" w:cs="Times New Roman"/>
          <w:sz w:val="24"/>
          <w:szCs w:val="24"/>
        </w:rPr>
        <w:t>on a large memory computer with 1Tbyte of RAM. We have previously found that ALLPATHS-LG assembly stats can be incrementally improved (20-30% increase in contig and scaffold N50s) with additional efforts to gap fill and scaffold</w:t>
      </w:r>
      <w:r w:rsidR="00072CD5" w:rsidRPr="00072CD5">
        <w:rPr>
          <w:rFonts w:ascii="Times New Roman" w:eastAsia="Times New Roman" w:hAnsi="Times New Roman" w:cs="Times New Roman"/>
          <w:sz w:val="24"/>
          <w:szCs w:val="24"/>
        </w:rPr>
        <w:fldChar w:fldCharType="begin">
          <w:fldData xml:space="preserve">PEVuZE5vdGU+PENpdGU+PEF1dGhvcj5CcmFkbmFtPC9BdXRob3I+PFllYXI+MjAxMzwvWWVhcj48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</w:fldData>
        </w:fldChar>
      </w:r>
      <w:r w:rsidR="00072CD5" w:rsidRPr="00072CD5">
        <w:rPr>
          <w:rFonts w:ascii="Times New Roman" w:eastAsia="Times New Roman" w:hAnsi="Times New Roman" w:cs="Times New Roman"/>
          <w:sz w:val="24"/>
          <w:szCs w:val="24"/>
        </w:rPr>
        <w:instrText xml:space="preserve"> ADDIN EN.CITE </w:instrText>
      </w:r>
      <w:r w:rsidR="00072CD5" w:rsidRPr="00072CD5">
        <w:rPr>
          <w:rFonts w:ascii="Times New Roman" w:eastAsia="Times New Roman" w:hAnsi="Times New Roman" w:cs="Times New Roman"/>
          <w:sz w:val="24"/>
          <w:szCs w:val="24"/>
        </w:rPr>
        <w:fldChar w:fldCharType="begin">
          <w:fldData xml:space="preserve">PEVuZE5vdGU+PENpdGU+PEF1dGhvcj5CcmFkbmFtPC9BdXRob3I+PFllYXI+MjAxMzwvWWVhcj48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</w:fldData>
        </w:fldChar>
      </w:r>
      <w:r w:rsidR="00072CD5" w:rsidRPr="00072CD5">
        <w:rPr>
          <w:rFonts w:ascii="Times New Roman" w:eastAsia="Times New Roman" w:hAnsi="Times New Roman" w:cs="Times New Roman"/>
          <w:sz w:val="24"/>
          <w:szCs w:val="24"/>
        </w:rPr>
        <w:instrText xml:space="preserve"> ADDIN EN.CITE.DATA </w:instrText>
      </w:r>
      <w:r w:rsidR="00072CD5" w:rsidRPr="00072CD5">
        <w:rPr>
          <w:rFonts w:ascii="Times New Roman" w:eastAsia="Times New Roman" w:hAnsi="Times New Roman" w:cs="Times New Roman"/>
          <w:sz w:val="24"/>
          <w:szCs w:val="24"/>
        </w:rPr>
      </w:r>
      <w:r w:rsidR="00072CD5" w:rsidRPr="00072CD5">
        <w:rPr>
          <w:rFonts w:ascii="Times New Roman" w:eastAsia="Times New Roman" w:hAnsi="Times New Roman" w:cs="Times New Roman"/>
          <w:sz w:val="24"/>
          <w:szCs w:val="24"/>
        </w:rPr>
        <w:fldChar w:fldCharType="end"/>
      </w:r>
      <w:r w:rsidR="00072CD5" w:rsidRPr="00072CD5">
        <w:rPr>
          <w:rFonts w:ascii="Times New Roman" w:eastAsia="Times New Roman" w:hAnsi="Times New Roman" w:cs="Times New Roman"/>
          <w:sz w:val="24"/>
          <w:szCs w:val="24"/>
        </w:rPr>
      </w:r>
      <w:r w:rsidR="00072CD5" w:rsidRPr="00072CD5">
        <w:rPr>
          <w:rFonts w:ascii="Times New Roman" w:eastAsia="Times New Roman" w:hAnsi="Times New Roman" w:cs="Times New Roman"/>
          <w:sz w:val="24"/>
          <w:szCs w:val="24"/>
        </w:rPr>
        <w:fldChar w:fldCharType="separate"/>
      </w:r>
      <w:r w:rsidR="00072CD5" w:rsidRPr="00072CD5">
        <w:rPr>
          <w:rFonts w:ascii="Times New Roman" w:eastAsia="Times New Roman" w:hAnsi="Times New Roman" w:cs="Times New Roman"/>
          <w:noProof/>
          <w:sz w:val="24"/>
          <w:szCs w:val="24"/>
          <w:vertAlign w:val="superscript"/>
        </w:rPr>
        <w:t>7</w:t>
      </w:r>
      <w:r w:rsidR="00072CD5" w:rsidRPr="00072CD5">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We used in-house tools Atlas-Link (v.1.0) and Atlas gap-fill (v.2.2) (</w:t>
      </w:r>
      <w:hyperlink r:id="rId10">
        <w:r w:rsidRPr="00072CD5">
          <w:rPr>
            <w:rFonts w:ascii="Times New Roman" w:eastAsia="Times New Roman" w:hAnsi="Times New Roman" w:cs="Times New Roman"/>
            <w:color w:val="1155CC"/>
            <w:sz w:val="24"/>
            <w:szCs w:val="24"/>
            <w:u w:val="single"/>
          </w:rPr>
          <w:t>https://www.hgsc.bcm.edu/software/</w:t>
        </w:r>
      </w:hyperlink>
      <w:r w:rsidRPr="00072CD5">
        <w:rPr>
          <w:rFonts w:ascii="Times New Roman" w:eastAsia="Times New Roman" w:hAnsi="Times New Roman" w:cs="Times New Roman"/>
          <w:sz w:val="24"/>
          <w:szCs w:val="24"/>
        </w:rPr>
        <w:t xml:space="preserve">) to incrementally improve these assemblies. In </w:t>
      </w:r>
      <w:r w:rsidR="00346401" w:rsidRPr="00072CD5">
        <w:rPr>
          <w:rFonts w:ascii="Times New Roman" w:eastAsia="Times New Roman" w:hAnsi="Times New Roman" w:cs="Times New Roman"/>
          <w:sz w:val="24"/>
          <w:szCs w:val="24"/>
        </w:rPr>
        <w:t>one case</w:t>
      </w:r>
      <w:r w:rsidRPr="00072CD5">
        <w:rPr>
          <w:rFonts w:ascii="Times New Roman" w:eastAsia="Times New Roman" w:hAnsi="Times New Roman" w:cs="Times New Roman"/>
          <w:sz w:val="24"/>
          <w:szCs w:val="24"/>
        </w:rPr>
        <w:t xml:space="preserve"> the size of the </w:t>
      </w:r>
      <w:r w:rsidR="00346401" w:rsidRPr="00072CD5">
        <w:rPr>
          <w:rFonts w:ascii="Times New Roman" w:eastAsia="Times New Roman" w:hAnsi="Times New Roman" w:cs="Times New Roman"/>
          <w:sz w:val="24"/>
          <w:szCs w:val="24"/>
        </w:rPr>
        <w:t>genome assembly prevented ALLPATHS run completion. R</w:t>
      </w:r>
      <w:r w:rsidRPr="00072CD5">
        <w:rPr>
          <w:rFonts w:ascii="Times New Roman" w:eastAsia="Times New Roman" w:hAnsi="Times New Roman" w:cs="Times New Roman"/>
          <w:sz w:val="24"/>
          <w:szCs w:val="24"/>
        </w:rPr>
        <w:t>un</w:t>
      </w:r>
      <w:r w:rsidR="009C3B2B">
        <w:rPr>
          <w:rFonts w:ascii="Times New Roman" w:eastAsia="Times New Roman" w:hAnsi="Times New Roman" w:cs="Times New Roman"/>
          <w:sz w:val="24"/>
          <w:szCs w:val="24"/>
        </w:rPr>
        <w:t>n</w:t>
      </w:r>
      <w:r w:rsidR="00346401" w:rsidRPr="00072CD5">
        <w:rPr>
          <w:rFonts w:ascii="Times New Roman" w:eastAsia="Times New Roman" w:hAnsi="Times New Roman" w:cs="Times New Roman"/>
          <w:sz w:val="24"/>
          <w:szCs w:val="24"/>
        </w:rPr>
        <w:t>ing</w:t>
      </w:r>
      <w:r w:rsidRPr="00072CD5">
        <w:rPr>
          <w:rFonts w:ascii="Times New Roman" w:eastAsia="Times New Roman" w:hAnsi="Times New Roman" w:cs="Times New Roman"/>
          <w:sz w:val="24"/>
          <w:szCs w:val="24"/>
        </w:rPr>
        <w:t xml:space="preserve"> the estimated 4.5Gb velvet worm assembly </w:t>
      </w:r>
      <w:r w:rsidR="00346401" w:rsidRPr="00072CD5">
        <w:rPr>
          <w:rFonts w:ascii="Times New Roman" w:eastAsia="Times New Roman" w:hAnsi="Times New Roman" w:cs="Times New Roman"/>
          <w:sz w:val="24"/>
          <w:szCs w:val="24"/>
        </w:rPr>
        <w:t>required</w:t>
      </w:r>
      <w:r w:rsidRPr="00072CD5">
        <w:rPr>
          <w:rFonts w:ascii="Times New Roman" w:eastAsia="Times New Roman" w:hAnsi="Times New Roman" w:cs="Times New Roman"/>
          <w:sz w:val="24"/>
          <w:szCs w:val="24"/>
        </w:rPr>
        <w:t xml:space="preserve"> small modifications to the ALLP</w:t>
      </w:r>
      <w:r w:rsidR="00346401" w:rsidRPr="00072CD5">
        <w:rPr>
          <w:rFonts w:ascii="Times New Roman" w:eastAsia="Times New Roman" w:hAnsi="Times New Roman" w:cs="Times New Roman"/>
          <w:sz w:val="24"/>
          <w:szCs w:val="24"/>
        </w:rPr>
        <w:t>ATHS-LG code enabling input of</w:t>
      </w:r>
      <w:r w:rsidRPr="00072CD5">
        <w:rPr>
          <w:rFonts w:ascii="Times New Roman" w:eastAsia="Times New Roman" w:hAnsi="Times New Roman" w:cs="Times New Roman"/>
          <w:sz w:val="24"/>
          <w:szCs w:val="24"/>
        </w:rPr>
        <w:t xml:space="preserve"> more than 4 billion input reads. It then required more than 1Tbyte of RAM which was enabled by allowing swap to happen on an SSD drive. Despite these efforts the </w:t>
      </w:r>
      <w:r w:rsidRPr="00072CD5">
        <w:rPr>
          <w:rFonts w:ascii="Times New Roman" w:eastAsia="Times New Roman" w:hAnsi="Times New Roman" w:cs="Times New Roman"/>
          <w:sz w:val="24"/>
          <w:szCs w:val="24"/>
        </w:rPr>
        <w:lastRenderedPageBreak/>
        <w:t>resulting assembly was not satisfactory.</w:t>
      </w:r>
      <w:r w:rsidR="00AC7359">
        <w:rPr>
          <w:rFonts w:ascii="Times New Roman" w:eastAsia="Times New Roman" w:hAnsi="Times New Roman" w:cs="Times New Roman"/>
          <w:sz w:val="24"/>
          <w:szCs w:val="24"/>
        </w:rPr>
        <w:t xml:space="preserve"> The resulting assembly statistics and NCBI Accessions are </w:t>
      </w:r>
      <w:r w:rsidR="00AC7359" w:rsidRPr="006B1111">
        <w:rPr>
          <w:rFonts w:ascii="Times New Roman" w:eastAsia="Times New Roman" w:hAnsi="Times New Roman" w:cs="Times New Roman"/>
          <w:sz w:val="24"/>
          <w:szCs w:val="24"/>
        </w:rPr>
        <w:t xml:space="preserve">shown </w:t>
      </w:r>
      <w:r w:rsidR="00AC7359" w:rsidRPr="00336179">
        <w:rPr>
          <w:rFonts w:ascii="Times New Roman" w:eastAsia="Times New Roman" w:hAnsi="Times New Roman" w:cs="Times New Roman"/>
          <w:sz w:val="24"/>
          <w:szCs w:val="24"/>
        </w:rPr>
        <w:t xml:space="preserve">in </w:t>
      </w:r>
      <w:r w:rsidR="0061036D">
        <w:rPr>
          <w:rFonts w:ascii="Times New Roman" w:eastAsia="Times New Roman" w:hAnsi="Times New Roman" w:cs="Times New Roman"/>
          <w:sz w:val="24"/>
          <w:szCs w:val="24"/>
        </w:rPr>
        <w:t xml:space="preserve">Additional File 1: </w:t>
      </w:r>
      <w:r w:rsidR="00AC7359" w:rsidRPr="00336179">
        <w:rPr>
          <w:rFonts w:ascii="Times New Roman" w:eastAsia="Times New Roman" w:hAnsi="Times New Roman" w:cs="Times New Roman"/>
          <w:sz w:val="24"/>
          <w:szCs w:val="24"/>
        </w:rPr>
        <w:t>Table S3.</w:t>
      </w:r>
      <w:r w:rsidR="00AC7359">
        <w:rPr>
          <w:rFonts w:ascii="Times New Roman" w:eastAsia="Times New Roman" w:hAnsi="Times New Roman" w:cs="Times New Roman"/>
          <w:sz w:val="24"/>
          <w:szCs w:val="24"/>
        </w:rPr>
        <w:t xml:space="preserve"> </w:t>
      </w:r>
    </w:p>
    <w:p w14:paraId="1F09C5A7" w14:textId="4E8CD1A8" w:rsidR="00535AB1" w:rsidRPr="002C7334" w:rsidRDefault="00B53BB7" w:rsidP="0030368C">
      <w:pPr>
        <w:pStyle w:val="Heading2"/>
        <w:rPr>
          <w:rFonts w:ascii="Times New Roman" w:eastAsia="Times New Roman" w:hAnsi="Times New Roman" w:cs="Times New Roman"/>
          <w:b/>
          <w:i/>
          <w:sz w:val="24"/>
          <w:szCs w:val="24"/>
        </w:rPr>
      </w:pPr>
      <w:bookmarkStart w:id="8" w:name="_Toc26815959"/>
      <w:r>
        <w:rPr>
          <w:rFonts w:ascii="Times New Roman" w:eastAsia="Times New Roman" w:hAnsi="Times New Roman" w:cs="Times New Roman"/>
          <w:b/>
          <w:i/>
          <w:sz w:val="24"/>
          <w:szCs w:val="24"/>
        </w:rPr>
        <w:t>1.</w:t>
      </w:r>
      <w:r w:rsidRPr="00B53BB7">
        <w:rPr>
          <w:rFonts w:ascii="Times New Roman" w:eastAsia="Times New Roman" w:hAnsi="Times New Roman" w:cs="Times New Roman"/>
          <w:b/>
          <w:i/>
          <w:sz w:val="24"/>
          <w:szCs w:val="24"/>
        </w:rPr>
        <w:t>0</w:t>
      </w:r>
      <w:r>
        <w:rPr>
          <w:rFonts w:ascii="Times New Roman" w:eastAsia="Times New Roman" w:hAnsi="Times New Roman" w:cs="Times New Roman"/>
          <w:b/>
          <w:i/>
          <w:sz w:val="24"/>
          <w:szCs w:val="24"/>
        </w:rPr>
        <w:t xml:space="preserve">6 </w:t>
      </w:r>
      <w:proofErr w:type="spellStart"/>
      <w:r>
        <w:rPr>
          <w:rFonts w:ascii="Times New Roman" w:eastAsia="Times New Roman" w:hAnsi="Times New Roman" w:cs="Times New Roman"/>
          <w:b/>
          <w:i/>
          <w:sz w:val="24"/>
          <w:szCs w:val="24"/>
        </w:rPr>
        <w:t>Platanus</w:t>
      </w:r>
      <w:proofErr w:type="spellEnd"/>
      <w:r>
        <w:rPr>
          <w:rFonts w:ascii="Times New Roman" w:eastAsia="Times New Roman" w:hAnsi="Times New Roman" w:cs="Times New Roman"/>
          <w:b/>
          <w:i/>
          <w:sz w:val="24"/>
          <w:szCs w:val="24"/>
        </w:rPr>
        <w:t xml:space="preserve"> assembly of a dipluran</w:t>
      </w:r>
      <w:bookmarkEnd w:id="8"/>
    </w:p>
    <w:p w14:paraId="23FADF89" w14:textId="2328DF19" w:rsidR="00535AB1" w:rsidRDefault="002C7334" w:rsidP="0030368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B52962" w:rsidRPr="00072CD5">
        <w:rPr>
          <w:rFonts w:ascii="Times New Roman" w:eastAsia="Times New Roman" w:hAnsi="Times New Roman" w:cs="Times New Roman"/>
          <w:sz w:val="24"/>
          <w:szCs w:val="24"/>
        </w:rPr>
        <w:t xml:space="preserve">he very small amount of DNA able to be isolated from </w:t>
      </w:r>
      <w:proofErr w:type="spellStart"/>
      <w:r w:rsidR="00B52962" w:rsidRPr="00072CD5">
        <w:rPr>
          <w:rFonts w:ascii="Times New Roman" w:eastAsia="Times New Roman" w:hAnsi="Times New Roman" w:cs="Times New Roman"/>
          <w:i/>
          <w:sz w:val="24"/>
          <w:szCs w:val="24"/>
        </w:rPr>
        <w:t>Caqu</w:t>
      </w:r>
      <w:proofErr w:type="spellEnd"/>
      <w:r w:rsidR="00B52962" w:rsidRPr="00072CD5">
        <w:rPr>
          <w:rFonts w:ascii="Times New Roman" w:eastAsia="Times New Roman" w:hAnsi="Times New Roman" w:cs="Times New Roman"/>
          <w:sz w:val="24"/>
          <w:szCs w:val="24"/>
        </w:rPr>
        <w:t xml:space="preserve"> individuals </w:t>
      </w:r>
      <w:r>
        <w:rPr>
          <w:rFonts w:ascii="Times New Roman" w:eastAsia="Times New Roman" w:hAnsi="Times New Roman" w:cs="Times New Roman"/>
          <w:sz w:val="24"/>
          <w:szCs w:val="24"/>
        </w:rPr>
        <w:t xml:space="preserve">prevented the use of our standard strategy. Instead </w:t>
      </w:r>
      <w:r w:rsidR="00B52962" w:rsidRPr="00072CD5">
        <w:rPr>
          <w:rFonts w:ascii="Times New Roman" w:eastAsia="Times New Roman" w:hAnsi="Times New Roman" w:cs="Times New Roman"/>
          <w:sz w:val="24"/>
          <w:szCs w:val="24"/>
        </w:rPr>
        <w:t xml:space="preserve">we prepared two paired end Illumina libraries with 450 bp and 1,000 bp insert </w:t>
      </w:r>
      <w:proofErr w:type="gramStart"/>
      <w:r w:rsidR="00B52962" w:rsidRPr="00072CD5">
        <w:rPr>
          <w:rFonts w:ascii="Times New Roman" w:eastAsia="Times New Roman" w:hAnsi="Times New Roman" w:cs="Times New Roman"/>
          <w:sz w:val="24"/>
          <w:szCs w:val="24"/>
        </w:rPr>
        <w:t>sizes, and</w:t>
      </w:r>
      <w:proofErr w:type="gramEnd"/>
      <w:r w:rsidR="00B52962" w:rsidRPr="00072CD5">
        <w:rPr>
          <w:rFonts w:ascii="Times New Roman" w:eastAsia="Times New Roman" w:hAnsi="Times New Roman" w:cs="Times New Roman"/>
          <w:sz w:val="24"/>
          <w:szCs w:val="24"/>
        </w:rPr>
        <w:t xml:space="preserve"> generated 300 bp reads using an Illumina </w:t>
      </w:r>
      <w:proofErr w:type="spellStart"/>
      <w:r w:rsidR="00B52962" w:rsidRPr="00072CD5">
        <w:rPr>
          <w:rFonts w:ascii="Times New Roman" w:eastAsia="Times New Roman" w:hAnsi="Times New Roman" w:cs="Times New Roman"/>
          <w:sz w:val="24"/>
          <w:szCs w:val="24"/>
        </w:rPr>
        <w:t>MiSeq</w:t>
      </w:r>
      <w:proofErr w:type="spellEnd"/>
      <w:r w:rsidR="00B52962" w:rsidRPr="00072CD5">
        <w:rPr>
          <w:rFonts w:ascii="Times New Roman" w:eastAsia="Times New Roman" w:hAnsi="Times New Roman" w:cs="Times New Roman"/>
          <w:sz w:val="24"/>
          <w:szCs w:val="24"/>
        </w:rPr>
        <w:t xml:space="preserve"> at ~40X coverage for each library. These reads were then assembled using </w:t>
      </w:r>
      <w:proofErr w:type="spellStart"/>
      <w:r w:rsidR="00B52962" w:rsidRPr="00072CD5">
        <w:rPr>
          <w:rFonts w:ascii="Times New Roman" w:eastAsia="Times New Roman" w:hAnsi="Times New Roman" w:cs="Times New Roman"/>
          <w:sz w:val="24"/>
          <w:szCs w:val="24"/>
        </w:rPr>
        <w:t>Platanus</w:t>
      </w:r>
      <w:proofErr w:type="spellEnd"/>
      <w:r w:rsidR="00B52962" w:rsidRPr="00072CD5">
        <w:rPr>
          <w:rFonts w:ascii="Times New Roman" w:eastAsia="Times New Roman" w:hAnsi="Times New Roman" w:cs="Times New Roman"/>
          <w:sz w:val="24"/>
          <w:szCs w:val="24"/>
        </w:rPr>
        <w:t xml:space="preserve"> version 1.2.4., a program well suited to long reads due to varying </w:t>
      </w:r>
      <w:r w:rsidR="005C0C95" w:rsidRPr="00072CD5">
        <w:rPr>
          <w:rFonts w:ascii="Times New Roman" w:eastAsia="Times New Roman" w:hAnsi="Times New Roman" w:cs="Times New Roman"/>
          <w:sz w:val="24"/>
          <w:szCs w:val="24"/>
        </w:rPr>
        <w:t>k-</w:t>
      </w:r>
      <w:proofErr w:type="spellStart"/>
      <w:r w:rsidR="005C0C95" w:rsidRPr="00072CD5">
        <w:rPr>
          <w:rFonts w:ascii="Times New Roman" w:eastAsia="Times New Roman" w:hAnsi="Times New Roman" w:cs="Times New Roman"/>
          <w:sz w:val="24"/>
          <w:szCs w:val="24"/>
        </w:rPr>
        <w:t>mer</w:t>
      </w:r>
      <w:proofErr w:type="spellEnd"/>
      <w:r w:rsidR="00B52962" w:rsidRPr="00072CD5">
        <w:rPr>
          <w:rFonts w:ascii="Times New Roman" w:eastAsia="Times New Roman" w:hAnsi="Times New Roman" w:cs="Times New Roman"/>
          <w:sz w:val="24"/>
          <w:szCs w:val="24"/>
        </w:rPr>
        <w:t xml:space="preserve"> sizes, and efforts made to deal with polymorphism</w:t>
      </w:r>
      <w:r w:rsidR="00424626">
        <w:rPr>
          <w:rFonts w:ascii="Times New Roman" w:eastAsia="Times New Roman" w:hAnsi="Times New Roman" w:cs="Times New Roman"/>
          <w:sz w:val="24"/>
          <w:szCs w:val="24"/>
        </w:rPr>
        <w:fldChar w:fldCharType="begin">
          <w:fldData xml:space="preserve">PEVuZE5vdGU+PENpdGU+PEF1dGhvcj5LYWppdGFuaTwvQXV0aG9yPjxZZWFyPjIwMTQ8L1llYXI+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</w:fldData>
        </w:fldChar>
      </w:r>
      <w:r w:rsidR="00424626">
        <w:rPr>
          <w:rFonts w:ascii="Times New Roman" w:eastAsia="Times New Roman" w:hAnsi="Times New Roman" w:cs="Times New Roman"/>
          <w:sz w:val="24"/>
          <w:szCs w:val="24"/>
        </w:rPr>
        <w:instrText xml:space="preserve"> ADDIN EN.CITE </w:instrText>
      </w:r>
      <w:r w:rsidR="00424626">
        <w:rPr>
          <w:rFonts w:ascii="Times New Roman" w:eastAsia="Times New Roman" w:hAnsi="Times New Roman" w:cs="Times New Roman"/>
          <w:sz w:val="24"/>
          <w:szCs w:val="24"/>
        </w:rPr>
        <w:fldChar w:fldCharType="begin">
          <w:fldData xml:space="preserve">PEVuZE5vdGU+PENpdGU+PEF1dGhvcj5LYWppdGFuaTwvQXV0aG9yPjxZZWFyPjIwMTQ8L1llYXI+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</w:fldData>
        </w:fldChar>
      </w:r>
      <w:r w:rsidR="00424626">
        <w:rPr>
          <w:rFonts w:ascii="Times New Roman" w:eastAsia="Times New Roman" w:hAnsi="Times New Roman" w:cs="Times New Roman"/>
          <w:sz w:val="24"/>
          <w:szCs w:val="24"/>
        </w:rPr>
        <w:instrText xml:space="preserve"> ADDIN EN.CITE.DATA </w:instrText>
      </w:r>
      <w:r w:rsidR="00424626">
        <w:rPr>
          <w:rFonts w:ascii="Times New Roman" w:eastAsia="Times New Roman" w:hAnsi="Times New Roman" w:cs="Times New Roman"/>
          <w:sz w:val="24"/>
          <w:szCs w:val="24"/>
        </w:rPr>
      </w:r>
      <w:r w:rsidR="00424626">
        <w:rPr>
          <w:rFonts w:ascii="Times New Roman" w:eastAsia="Times New Roman" w:hAnsi="Times New Roman" w:cs="Times New Roman"/>
          <w:sz w:val="24"/>
          <w:szCs w:val="24"/>
        </w:rPr>
        <w:fldChar w:fldCharType="end"/>
      </w:r>
      <w:r w:rsidR="00424626">
        <w:rPr>
          <w:rFonts w:ascii="Times New Roman" w:eastAsia="Times New Roman" w:hAnsi="Times New Roman" w:cs="Times New Roman"/>
          <w:sz w:val="24"/>
          <w:szCs w:val="24"/>
        </w:rPr>
      </w:r>
      <w:r w:rsidR="00424626">
        <w:rPr>
          <w:rFonts w:ascii="Times New Roman" w:eastAsia="Times New Roman" w:hAnsi="Times New Roman" w:cs="Times New Roman"/>
          <w:sz w:val="24"/>
          <w:szCs w:val="24"/>
        </w:rPr>
        <w:fldChar w:fldCharType="separate"/>
      </w:r>
      <w:r w:rsidR="00424626" w:rsidRPr="00424626">
        <w:rPr>
          <w:rFonts w:ascii="Times New Roman" w:eastAsia="Times New Roman" w:hAnsi="Times New Roman" w:cs="Times New Roman"/>
          <w:noProof/>
          <w:sz w:val="24"/>
          <w:szCs w:val="24"/>
          <w:vertAlign w:val="superscript"/>
        </w:rPr>
        <w:t>6</w:t>
      </w:r>
      <w:r w:rsidR="00424626">
        <w:rPr>
          <w:rFonts w:ascii="Times New Roman" w:eastAsia="Times New Roman" w:hAnsi="Times New Roman" w:cs="Times New Roman"/>
          <w:sz w:val="24"/>
          <w:szCs w:val="24"/>
        </w:rPr>
        <w:fldChar w:fldCharType="end"/>
      </w:r>
      <w:r w:rsidR="00B52962" w:rsidRPr="00072CD5">
        <w:rPr>
          <w:rFonts w:ascii="Times New Roman" w:eastAsia="Times New Roman" w:hAnsi="Times New Roman" w:cs="Times New Roman"/>
          <w:sz w:val="24"/>
          <w:szCs w:val="24"/>
        </w:rPr>
        <w:t xml:space="preserve">. </w:t>
      </w:r>
      <w:proofErr w:type="spellStart"/>
      <w:r w:rsidR="00B52962" w:rsidRPr="00072CD5">
        <w:rPr>
          <w:rFonts w:ascii="Times New Roman" w:eastAsia="Times New Roman" w:hAnsi="Times New Roman" w:cs="Times New Roman"/>
          <w:sz w:val="24"/>
          <w:szCs w:val="24"/>
        </w:rPr>
        <w:t>Platanus</w:t>
      </w:r>
      <w:proofErr w:type="spellEnd"/>
      <w:r w:rsidR="00B52962" w:rsidRPr="00072CD5">
        <w:rPr>
          <w:rFonts w:ascii="Times New Roman" w:eastAsia="Times New Roman" w:hAnsi="Times New Roman" w:cs="Times New Roman"/>
          <w:sz w:val="24"/>
          <w:szCs w:val="24"/>
        </w:rPr>
        <w:t xml:space="preserve"> assembly produced reasonable contig sizes (N50: 12.8 </w:t>
      </w:r>
      <w:proofErr w:type="spellStart"/>
      <w:r w:rsidR="00B52962" w:rsidRPr="00072CD5">
        <w:rPr>
          <w:rFonts w:ascii="Times New Roman" w:eastAsia="Times New Roman" w:hAnsi="Times New Roman" w:cs="Times New Roman"/>
          <w:sz w:val="24"/>
          <w:szCs w:val="24"/>
        </w:rPr>
        <w:t>Kb</w:t>
      </w:r>
      <w:proofErr w:type="spellEnd"/>
      <w:r w:rsidR="00B52962" w:rsidRPr="00072CD5">
        <w:rPr>
          <w:rFonts w:ascii="Times New Roman" w:eastAsia="Times New Roman" w:hAnsi="Times New Roman" w:cs="Times New Roman"/>
          <w:sz w:val="24"/>
          <w:szCs w:val="24"/>
        </w:rPr>
        <w:t>), but relatively small scaffolds (N50: 32</w:t>
      </w:r>
      <w:r w:rsidR="0058485D" w:rsidRPr="00072CD5">
        <w:rPr>
          <w:rFonts w:ascii="Times New Roman" w:eastAsia="Times New Roman" w:hAnsi="Times New Roman" w:cs="Times New Roman"/>
          <w:sz w:val="24"/>
          <w:szCs w:val="24"/>
        </w:rPr>
        <w:t xml:space="preserve">.4 </w:t>
      </w:r>
      <w:proofErr w:type="spellStart"/>
      <w:r w:rsidR="0058485D" w:rsidRPr="00072CD5">
        <w:rPr>
          <w:rFonts w:ascii="Times New Roman" w:eastAsia="Times New Roman" w:hAnsi="Times New Roman" w:cs="Times New Roman"/>
          <w:sz w:val="24"/>
          <w:szCs w:val="24"/>
        </w:rPr>
        <w:t>Kb</w:t>
      </w:r>
      <w:proofErr w:type="spellEnd"/>
      <w:r w:rsidR="0058485D" w:rsidRPr="00072CD5">
        <w:rPr>
          <w:rFonts w:ascii="Times New Roman" w:eastAsia="Times New Roman" w:hAnsi="Times New Roman" w:cs="Times New Roman"/>
          <w:sz w:val="24"/>
          <w:szCs w:val="24"/>
        </w:rPr>
        <w:t xml:space="preserve">) due to the lack of </w:t>
      </w:r>
      <w:proofErr w:type="gramStart"/>
      <w:r w:rsidR="0058485D" w:rsidRPr="00072CD5">
        <w:rPr>
          <w:rFonts w:ascii="Times New Roman" w:eastAsia="Times New Roman" w:hAnsi="Times New Roman" w:cs="Times New Roman"/>
          <w:sz w:val="24"/>
          <w:szCs w:val="24"/>
        </w:rPr>
        <w:t>long</w:t>
      </w:r>
      <w:r w:rsidR="00B52962" w:rsidRPr="00072CD5">
        <w:rPr>
          <w:rFonts w:ascii="Times New Roman" w:eastAsia="Times New Roman" w:hAnsi="Times New Roman" w:cs="Times New Roman"/>
          <w:sz w:val="24"/>
          <w:szCs w:val="24"/>
        </w:rPr>
        <w:t xml:space="preserve"> </w:t>
      </w:r>
      <w:r w:rsidR="0058485D" w:rsidRPr="00072CD5">
        <w:rPr>
          <w:rFonts w:ascii="Times New Roman" w:eastAsia="Times New Roman" w:hAnsi="Times New Roman" w:cs="Times New Roman"/>
          <w:sz w:val="24"/>
          <w:szCs w:val="24"/>
        </w:rPr>
        <w:t>range</w:t>
      </w:r>
      <w:proofErr w:type="gramEnd"/>
      <w:r w:rsidR="00B52962" w:rsidRPr="00072CD5">
        <w:rPr>
          <w:rFonts w:ascii="Times New Roman" w:eastAsia="Times New Roman" w:hAnsi="Times New Roman" w:cs="Times New Roman"/>
          <w:sz w:val="24"/>
          <w:szCs w:val="24"/>
        </w:rPr>
        <w:t xml:space="preserve"> </w:t>
      </w:r>
      <w:r w:rsidR="00B52962" w:rsidRPr="00336179">
        <w:rPr>
          <w:rFonts w:ascii="Times New Roman" w:eastAsia="Times New Roman" w:hAnsi="Times New Roman" w:cs="Times New Roman"/>
          <w:sz w:val="24"/>
          <w:szCs w:val="24"/>
        </w:rPr>
        <w:t>sequence data</w:t>
      </w:r>
      <w:r w:rsidR="00AC7359" w:rsidRPr="00336179">
        <w:rPr>
          <w:rFonts w:ascii="Times New Roman" w:eastAsia="Times New Roman" w:hAnsi="Times New Roman" w:cs="Times New Roman"/>
          <w:sz w:val="24"/>
          <w:szCs w:val="24"/>
        </w:rPr>
        <w:t xml:space="preserve"> (</w:t>
      </w:r>
      <w:r w:rsidR="0061036D">
        <w:rPr>
          <w:rFonts w:ascii="Times New Roman" w:eastAsia="Times New Roman" w:hAnsi="Times New Roman" w:cs="Times New Roman"/>
          <w:sz w:val="24"/>
          <w:szCs w:val="24"/>
        </w:rPr>
        <w:t xml:space="preserve">Additional File 1: </w:t>
      </w:r>
      <w:r w:rsidR="00AC7359" w:rsidRPr="00336179">
        <w:rPr>
          <w:rFonts w:ascii="Times New Roman" w:eastAsia="Times New Roman" w:hAnsi="Times New Roman" w:cs="Times New Roman"/>
          <w:sz w:val="24"/>
          <w:szCs w:val="24"/>
        </w:rPr>
        <w:t>Table S3)</w:t>
      </w:r>
      <w:r w:rsidR="00B52962" w:rsidRPr="00336179">
        <w:rPr>
          <w:rFonts w:ascii="Times New Roman" w:eastAsia="Times New Roman" w:hAnsi="Times New Roman" w:cs="Times New Roman"/>
          <w:sz w:val="24"/>
          <w:szCs w:val="24"/>
        </w:rPr>
        <w:t>.</w:t>
      </w:r>
      <w:r w:rsidR="00B52962" w:rsidRPr="00072CD5">
        <w:rPr>
          <w:rFonts w:ascii="Times New Roman" w:eastAsia="Times New Roman" w:hAnsi="Times New Roman" w:cs="Times New Roman"/>
          <w:sz w:val="24"/>
          <w:szCs w:val="24"/>
        </w:rPr>
        <w:t xml:space="preserve"> </w:t>
      </w:r>
    </w:p>
    <w:p w14:paraId="3DF3D822" w14:textId="6EE49B6A" w:rsidR="00535AB1" w:rsidRPr="002C7334" w:rsidRDefault="00B53BB7" w:rsidP="0030368C">
      <w:pPr>
        <w:pStyle w:val="Heading2"/>
        <w:rPr>
          <w:rFonts w:ascii="Times New Roman" w:eastAsia="Times New Roman" w:hAnsi="Times New Roman" w:cs="Times New Roman"/>
          <w:b/>
          <w:i/>
          <w:sz w:val="24"/>
          <w:szCs w:val="24"/>
        </w:rPr>
      </w:pPr>
      <w:bookmarkStart w:id="9" w:name="_Toc26815960"/>
      <w:r>
        <w:rPr>
          <w:rFonts w:ascii="Times New Roman" w:eastAsia="Times New Roman" w:hAnsi="Times New Roman" w:cs="Times New Roman"/>
          <w:b/>
          <w:i/>
          <w:sz w:val="24"/>
          <w:szCs w:val="24"/>
        </w:rPr>
        <w:t>1.</w:t>
      </w:r>
      <w:r w:rsidRPr="00B53BB7">
        <w:rPr>
          <w:rFonts w:ascii="Times New Roman" w:eastAsia="Times New Roman" w:hAnsi="Times New Roman" w:cs="Times New Roman"/>
          <w:b/>
          <w:i/>
          <w:sz w:val="24"/>
          <w:szCs w:val="24"/>
        </w:rPr>
        <w:t>0</w:t>
      </w:r>
      <w:r>
        <w:rPr>
          <w:rFonts w:ascii="Times New Roman" w:eastAsia="Times New Roman" w:hAnsi="Times New Roman" w:cs="Times New Roman"/>
          <w:b/>
          <w:i/>
          <w:sz w:val="24"/>
          <w:szCs w:val="24"/>
        </w:rPr>
        <w:t xml:space="preserve">7 </w:t>
      </w:r>
      <w:proofErr w:type="spellStart"/>
      <w:r>
        <w:rPr>
          <w:rFonts w:ascii="Times New Roman" w:eastAsia="Times New Roman" w:hAnsi="Times New Roman" w:cs="Times New Roman"/>
          <w:b/>
          <w:i/>
          <w:sz w:val="24"/>
          <w:szCs w:val="24"/>
        </w:rPr>
        <w:t>Redundans</w:t>
      </w:r>
      <w:proofErr w:type="spellEnd"/>
      <w:r>
        <w:rPr>
          <w:rFonts w:ascii="Times New Roman" w:eastAsia="Times New Roman" w:hAnsi="Times New Roman" w:cs="Times New Roman"/>
          <w:b/>
          <w:i/>
          <w:sz w:val="24"/>
          <w:szCs w:val="24"/>
        </w:rPr>
        <w:t xml:space="preserve"> genome assembly improv</w:t>
      </w:r>
      <w:r w:rsidR="009C3B2B">
        <w:rPr>
          <w:rFonts w:ascii="Times New Roman" w:eastAsia="Times New Roman" w:hAnsi="Times New Roman" w:cs="Times New Roman"/>
          <w:b/>
          <w:i/>
          <w:sz w:val="24"/>
          <w:szCs w:val="24"/>
        </w:rPr>
        <w:t>e</w:t>
      </w:r>
      <w:r>
        <w:rPr>
          <w:rFonts w:ascii="Times New Roman" w:eastAsia="Times New Roman" w:hAnsi="Times New Roman" w:cs="Times New Roman"/>
          <w:b/>
          <w:i/>
          <w:sz w:val="24"/>
          <w:szCs w:val="24"/>
        </w:rPr>
        <w:t>ment</w:t>
      </w:r>
      <w:bookmarkEnd w:id="9"/>
    </w:p>
    <w:p w14:paraId="4EB77774" w14:textId="59967329" w:rsidR="00535AB1" w:rsidRPr="00072CD5" w:rsidRDefault="00B52962">
      <w:pPr>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Many of the species assemblies had less than desired contiguity due primarily to sequence polymorphism in the input sequence datasets. These datasets were often generated from wildtype individuals as opposed to strains bred for genome homozygo</w:t>
      </w:r>
      <w:r w:rsidR="00503364">
        <w:rPr>
          <w:rFonts w:ascii="Times New Roman" w:eastAsia="Times New Roman" w:hAnsi="Times New Roman" w:cs="Times New Roman"/>
          <w:sz w:val="24"/>
          <w:szCs w:val="24"/>
        </w:rPr>
        <w:t>s</w:t>
      </w:r>
      <w:r w:rsidRPr="00072CD5">
        <w:rPr>
          <w:rFonts w:ascii="Times New Roman" w:eastAsia="Times New Roman" w:hAnsi="Times New Roman" w:cs="Times New Roman"/>
          <w:sz w:val="24"/>
          <w:szCs w:val="24"/>
        </w:rPr>
        <w:t>ity, and/or from multiple individuals in species with physically small members rather than a single individual due to the DNA requirements. During the course of the project we tried to improve our assemblies using two assembly software packages that attempt to assemble such polymorphic sequence datasets: Platanus</w:t>
      </w:r>
      <w:r w:rsidR="00424626">
        <w:rPr>
          <w:rFonts w:ascii="Times New Roman" w:eastAsia="Times New Roman" w:hAnsi="Times New Roman" w:cs="Times New Roman"/>
          <w:sz w:val="24"/>
          <w:szCs w:val="24"/>
        </w:rPr>
        <w:fldChar w:fldCharType="begin">
          <w:fldData xml:space="preserve">PEVuZE5vdGU+PENpdGU+PEF1dGhvcj5LYWppdGFuaTwvQXV0aG9yPjxZZWFyPjIwMTQ8L1llYXI+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</w:fldData>
        </w:fldChar>
      </w:r>
      <w:r w:rsidR="00424626">
        <w:rPr>
          <w:rFonts w:ascii="Times New Roman" w:eastAsia="Times New Roman" w:hAnsi="Times New Roman" w:cs="Times New Roman"/>
          <w:sz w:val="24"/>
          <w:szCs w:val="24"/>
        </w:rPr>
        <w:instrText xml:space="preserve"> ADDIN EN.CITE </w:instrText>
      </w:r>
      <w:r w:rsidR="00424626">
        <w:rPr>
          <w:rFonts w:ascii="Times New Roman" w:eastAsia="Times New Roman" w:hAnsi="Times New Roman" w:cs="Times New Roman"/>
          <w:sz w:val="24"/>
          <w:szCs w:val="24"/>
        </w:rPr>
        <w:fldChar w:fldCharType="begin">
          <w:fldData xml:space="preserve">PEVuZE5vdGU+PENpdGU+PEF1dGhvcj5LYWppdGFuaTwvQXV0aG9yPjxZZWFyPjIwMTQ8L1llYXI+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</w:fldData>
        </w:fldChar>
      </w:r>
      <w:r w:rsidR="00424626">
        <w:rPr>
          <w:rFonts w:ascii="Times New Roman" w:eastAsia="Times New Roman" w:hAnsi="Times New Roman" w:cs="Times New Roman"/>
          <w:sz w:val="24"/>
          <w:szCs w:val="24"/>
        </w:rPr>
        <w:instrText xml:space="preserve"> ADDIN EN.CITE.DATA </w:instrText>
      </w:r>
      <w:r w:rsidR="00424626">
        <w:rPr>
          <w:rFonts w:ascii="Times New Roman" w:eastAsia="Times New Roman" w:hAnsi="Times New Roman" w:cs="Times New Roman"/>
          <w:sz w:val="24"/>
          <w:szCs w:val="24"/>
        </w:rPr>
      </w:r>
      <w:r w:rsidR="00424626">
        <w:rPr>
          <w:rFonts w:ascii="Times New Roman" w:eastAsia="Times New Roman" w:hAnsi="Times New Roman" w:cs="Times New Roman"/>
          <w:sz w:val="24"/>
          <w:szCs w:val="24"/>
        </w:rPr>
        <w:fldChar w:fldCharType="end"/>
      </w:r>
      <w:r w:rsidR="00424626">
        <w:rPr>
          <w:rFonts w:ascii="Times New Roman" w:eastAsia="Times New Roman" w:hAnsi="Times New Roman" w:cs="Times New Roman"/>
          <w:sz w:val="24"/>
          <w:szCs w:val="24"/>
        </w:rPr>
      </w:r>
      <w:r w:rsidR="00424626">
        <w:rPr>
          <w:rFonts w:ascii="Times New Roman" w:eastAsia="Times New Roman" w:hAnsi="Times New Roman" w:cs="Times New Roman"/>
          <w:sz w:val="24"/>
          <w:szCs w:val="24"/>
        </w:rPr>
        <w:fldChar w:fldCharType="separate"/>
      </w:r>
      <w:r w:rsidR="00424626" w:rsidRPr="00424626">
        <w:rPr>
          <w:rFonts w:ascii="Times New Roman" w:eastAsia="Times New Roman" w:hAnsi="Times New Roman" w:cs="Times New Roman"/>
          <w:noProof/>
          <w:sz w:val="24"/>
          <w:szCs w:val="24"/>
          <w:vertAlign w:val="superscript"/>
        </w:rPr>
        <w:t>6</w:t>
      </w:r>
      <w:r w:rsidR="00424626">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xml:space="preserve"> and Redundans</w:t>
      </w:r>
      <w:r w:rsidR="00424626">
        <w:rPr>
          <w:rFonts w:ascii="Times New Roman" w:eastAsia="Times New Roman" w:hAnsi="Times New Roman" w:cs="Times New Roman"/>
          <w:sz w:val="24"/>
          <w:szCs w:val="24"/>
        </w:rPr>
        <w:fldChar w:fldCharType="begin"/>
      </w:r>
      <w:r w:rsidR="00424626">
        <w:rPr>
          <w:rFonts w:ascii="Times New Roman" w:eastAsia="Times New Roman" w:hAnsi="Times New Roman" w:cs="Times New Roman"/>
          <w:sz w:val="24"/>
          <w:szCs w:val="24"/>
        </w:rPr>
        <w:instrText xml:space="preserve"> ADDIN EN.CITE &lt;EndNote&gt;&lt;Cite&gt;&lt;Author&gt;Pryszcz&lt;/Author&gt;&lt;Year&gt;2016&lt;/Year&gt;&lt;RecNum&gt;1112&lt;/RecNum&gt;&lt;DisplayText&gt;&lt;style face="superscript"&gt;8&lt;/style&gt;&lt;/DisplayText&gt;&lt;record&gt;&lt;rec-number&gt;1112&lt;/rec-number&gt;&lt;foreign-keys&gt;&lt;key app="EN" db-id="pzzxezpwdrte22e2fe5vrww72fdtdf2wp5ep" timestamp="1484701320"&gt;1112&lt;/key&gt;&lt;/foreign-keys&gt;&lt;ref-type name="Journal Article"&gt;17&lt;/ref-type&gt;&lt;contributors&gt;&lt;authors&gt;&lt;author&gt;Pryszcz, L. P.&lt;/author&gt;&lt;author&gt;Gabaldon, T.&lt;/author&gt;&lt;/authors&gt;&lt;/contributors&gt;&lt;auth-address&gt;Centre for Genomic Regulation (CRG), The Barcelona Institute of Science and Technology, Dr. Aiguader 88, Barcelona 08003, Spain International Institute of Molecular and Cell Biology, Warsaw, Poland.&amp;#xD;Centre for Genomic Regulation (CRG), The Barcelona Institute of Science and Technology, Dr. Aiguader 88, Barcelona 08003, Spain Universitat Pompeu Fabra (UPF), 08003 Barcelona, Spain Institucio Catalana de Recerca i Estudis Avancats (ICREA), Pg. Lluis Companys 23, 08010 Barcelona, Spain tgabaldon@crg.es.&lt;/auth-address&gt;&lt;titles&gt;&lt;title&gt;Redundans: an assembly pipeline for highly heterozygous genomes&lt;/title&gt;&lt;secondary-title&gt;Nucleic Acids Res&lt;/secondary-title&gt;&lt;/titles&gt;&lt;periodical&gt;&lt;full-title&gt;Nucleic Acids Res&lt;/full-title&gt;&lt;abbr-1&gt;Nucleic acids research&lt;/abbr-1&gt;&lt;/periodical&gt;&lt;pages&gt;e113&lt;/pages&gt;&lt;volume&gt;44&lt;/volume&gt;&lt;number&gt;12&lt;/number&gt;&lt;dates&gt;&lt;year&gt;2016&lt;/year&gt;&lt;pub-dates&gt;&lt;date&gt;Jul 08&lt;/date&gt;&lt;/pub-dates&gt;&lt;/dates&gt;&lt;isbn&gt;1362-4962 (Electronic)&amp;#xD;0305-1048 (Linking)&lt;/isbn&gt;&lt;accession-num&gt;27131372&lt;/accession-num&gt;&lt;urls&gt;&lt;related-urls&gt;&lt;url&gt;https://www.ncbi.nlm.nih.gov/pubmed/27131372&lt;/url&gt;&lt;url&gt;https://www.ncbi.nlm.nih.gov/pmc/articles/PMC4937319/pdf/gkw294.pdf&lt;/url&gt;&lt;/related-urls&gt;&lt;/urls&gt;&lt;custom2&gt;PMC4937319&lt;/custom2&gt;&lt;electronic-resource-num&gt;10.1093/nar/gkw294&lt;/electronic-resource-num&gt;&lt;/record&gt;&lt;/Cite&gt;&lt;/EndNote&gt;</w:instrText>
      </w:r>
      <w:r w:rsidR="00424626">
        <w:rPr>
          <w:rFonts w:ascii="Times New Roman" w:eastAsia="Times New Roman" w:hAnsi="Times New Roman" w:cs="Times New Roman"/>
          <w:sz w:val="24"/>
          <w:szCs w:val="24"/>
        </w:rPr>
        <w:fldChar w:fldCharType="separate"/>
      </w:r>
      <w:r w:rsidR="00424626" w:rsidRPr="00424626">
        <w:rPr>
          <w:rFonts w:ascii="Times New Roman" w:eastAsia="Times New Roman" w:hAnsi="Times New Roman" w:cs="Times New Roman"/>
          <w:noProof/>
          <w:sz w:val="24"/>
          <w:szCs w:val="24"/>
          <w:vertAlign w:val="superscript"/>
        </w:rPr>
        <w:t>8</w:t>
      </w:r>
      <w:r w:rsidR="00424626">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xml:space="preserve">. In our experiments </w:t>
      </w:r>
      <w:proofErr w:type="spellStart"/>
      <w:r w:rsidRPr="00072CD5">
        <w:rPr>
          <w:rFonts w:ascii="Times New Roman" w:eastAsia="Times New Roman" w:hAnsi="Times New Roman" w:cs="Times New Roman"/>
          <w:sz w:val="24"/>
          <w:szCs w:val="24"/>
        </w:rPr>
        <w:t>Platanus</w:t>
      </w:r>
      <w:proofErr w:type="spellEnd"/>
      <w:r w:rsidRPr="00072CD5">
        <w:rPr>
          <w:rFonts w:ascii="Times New Roman" w:eastAsia="Times New Roman" w:hAnsi="Times New Roman" w:cs="Times New Roman"/>
          <w:sz w:val="24"/>
          <w:szCs w:val="24"/>
        </w:rPr>
        <w:t xml:space="preserve"> often gave worse, equivalent or slightly better assemblies than our initial ALLPATHS-LG/Atlas results with smaller computational demands. However, it most improved the better assemblies, and had less effect on the worst assemblies which were of most concern (results not shown). Overall </w:t>
      </w:r>
      <w:proofErr w:type="spellStart"/>
      <w:r w:rsidR="002B5323" w:rsidRPr="00072CD5">
        <w:rPr>
          <w:rFonts w:ascii="Times New Roman" w:eastAsia="Times New Roman" w:hAnsi="Times New Roman" w:cs="Times New Roman"/>
          <w:sz w:val="24"/>
          <w:szCs w:val="24"/>
        </w:rPr>
        <w:t>Platanus</w:t>
      </w:r>
      <w:proofErr w:type="spellEnd"/>
      <w:r w:rsidRPr="00072CD5">
        <w:rPr>
          <w:rFonts w:ascii="Times New Roman" w:eastAsia="Times New Roman" w:hAnsi="Times New Roman" w:cs="Times New Roman"/>
          <w:sz w:val="24"/>
          <w:szCs w:val="24"/>
        </w:rPr>
        <w:t xml:space="preserve"> improvements </w:t>
      </w:r>
      <w:r w:rsidR="002B5323" w:rsidRPr="00072CD5">
        <w:rPr>
          <w:rFonts w:ascii="Times New Roman" w:eastAsia="Times New Roman" w:hAnsi="Times New Roman" w:cs="Times New Roman"/>
          <w:sz w:val="24"/>
          <w:szCs w:val="24"/>
        </w:rPr>
        <w:t>were too incremental to justify</w:t>
      </w:r>
      <w:r w:rsidRPr="00072CD5">
        <w:rPr>
          <w:rFonts w:ascii="Times New Roman" w:eastAsia="Times New Roman" w:hAnsi="Times New Roman" w:cs="Times New Roman"/>
          <w:sz w:val="24"/>
          <w:szCs w:val="24"/>
        </w:rPr>
        <w:t xml:space="preserve"> the community work required </w:t>
      </w:r>
      <w:r w:rsidR="002B5323" w:rsidRPr="00072CD5">
        <w:rPr>
          <w:rFonts w:ascii="Times New Roman" w:eastAsia="Times New Roman" w:hAnsi="Times New Roman" w:cs="Times New Roman"/>
          <w:sz w:val="24"/>
          <w:szCs w:val="24"/>
        </w:rPr>
        <w:t>of</w:t>
      </w:r>
      <w:r w:rsidRPr="00072CD5">
        <w:rPr>
          <w:rFonts w:ascii="Times New Roman" w:eastAsia="Times New Roman" w:hAnsi="Times New Roman" w:cs="Times New Roman"/>
          <w:sz w:val="24"/>
          <w:szCs w:val="24"/>
        </w:rPr>
        <w:t xml:space="preserve"> a new </w:t>
      </w:r>
      <w:r w:rsidR="002B5323" w:rsidRPr="00072CD5">
        <w:rPr>
          <w:rFonts w:ascii="Times New Roman" w:eastAsia="Times New Roman" w:hAnsi="Times New Roman" w:cs="Times New Roman"/>
          <w:sz w:val="24"/>
          <w:szCs w:val="24"/>
        </w:rPr>
        <w:t>reference version</w:t>
      </w:r>
      <w:r w:rsidRPr="00072CD5">
        <w:rPr>
          <w:rFonts w:ascii="Times New Roman" w:eastAsia="Times New Roman" w:hAnsi="Times New Roman" w:cs="Times New Roman"/>
          <w:sz w:val="24"/>
          <w:szCs w:val="24"/>
        </w:rPr>
        <w:t xml:space="preserve">. </w:t>
      </w:r>
      <w:r w:rsidR="002B5323" w:rsidRPr="00072CD5">
        <w:rPr>
          <w:rFonts w:ascii="Times New Roman" w:eastAsia="Times New Roman" w:hAnsi="Times New Roman" w:cs="Times New Roman"/>
          <w:sz w:val="24"/>
          <w:szCs w:val="24"/>
        </w:rPr>
        <w:t>Given its ease of use, w</w:t>
      </w:r>
      <w:r w:rsidRPr="00072CD5">
        <w:rPr>
          <w:rFonts w:ascii="Times New Roman" w:eastAsia="Times New Roman" w:hAnsi="Times New Roman" w:cs="Times New Roman"/>
          <w:sz w:val="24"/>
          <w:szCs w:val="24"/>
        </w:rPr>
        <w:t xml:space="preserve">e do recommend </w:t>
      </w:r>
      <w:r w:rsidR="002B5323" w:rsidRPr="00072CD5">
        <w:rPr>
          <w:rFonts w:ascii="Times New Roman" w:eastAsia="Times New Roman" w:hAnsi="Times New Roman" w:cs="Times New Roman"/>
          <w:sz w:val="24"/>
          <w:szCs w:val="24"/>
        </w:rPr>
        <w:t xml:space="preserve">trying </w:t>
      </w:r>
      <w:proofErr w:type="spellStart"/>
      <w:r w:rsidRPr="00072CD5">
        <w:rPr>
          <w:rFonts w:ascii="Times New Roman" w:eastAsia="Times New Roman" w:hAnsi="Times New Roman" w:cs="Times New Roman"/>
          <w:sz w:val="24"/>
          <w:szCs w:val="24"/>
        </w:rPr>
        <w:t>Platanus</w:t>
      </w:r>
      <w:proofErr w:type="spellEnd"/>
      <w:r w:rsidRPr="00072CD5">
        <w:rPr>
          <w:rFonts w:ascii="Times New Roman" w:eastAsia="Times New Roman" w:hAnsi="Times New Roman" w:cs="Times New Roman"/>
          <w:sz w:val="24"/>
          <w:szCs w:val="24"/>
        </w:rPr>
        <w:t xml:space="preserve"> </w:t>
      </w:r>
      <w:r w:rsidR="002B5323" w:rsidRPr="00072CD5">
        <w:rPr>
          <w:rFonts w:ascii="Times New Roman" w:eastAsia="Times New Roman" w:hAnsi="Times New Roman" w:cs="Times New Roman"/>
          <w:sz w:val="24"/>
          <w:szCs w:val="24"/>
        </w:rPr>
        <w:t>with</w:t>
      </w:r>
      <w:r w:rsidRPr="00072CD5">
        <w:rPr>
          <w:rFonts w:ascii="Times New Roman" w:eastAsia="Times New Roman" w:hAnsi="Times New Roman" w:cs="Times New Roman"/>
          <w:sz w:val="24"/>
          <w:szCs w:val="24"/>
        </w:rPr>
        <w:t xml:space="preserve"> polymorphi</w:t>
      </w:r>
      <w:r w:rsidR="009C3B2B">
        <w:rPr>
          <w:rFonts w:ascii="Times New Roman" w:eastAsia="Times New Roman" w:hAnsi="Times New Roman" w:cs="Times New Roman"/>
          <w:sz w:val="24"/>
          <w:szCs w:val="24"/>
        </w:rPr>
        <w:t>c data, especially with longer I</w:t>
      </w:r>
      <w:r w:rsidRPr="00072CD5">
        <w:rPr>
          <w:rFonts w:ascii="Times New Roman" w:eastAsia="Times New Roman" w:hAnsi="Times New Roman" w:cs="Times New Roman"/>
          <w:sz w:val="24"/>
          <w:szCs w:val="24"/>
        </w:rPr>
        <w:t xml:space="preserve">llumina reads as used for our very low input species (see above). </w:t>
      </w:r>
    </w:p>
    <w:p w14:paraId="7B7B50FE" w14:textId="2F82E9C6" w:rsidR="00535AB1" w:rsidRDefault="009C3B2B" w:rsidP="00B94CA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R</w:t>
      </w:r>
      <w:r w:rsidR="00B52962" w:rsidRPr="00072CD5">
        <w:rPr>
          <w:rFonts w:ascii="Times New Roman" w:eastAsia="Times New Roman" w:hAnsi="Times New Roman" w:cs="Times New Roman"/>
          <w:sz w:val="24"/>
          <w:szCs w:val="24"/>
        </w:rPr>
        <w:t>edundans</w:t>
      </w:r>
      <w:proofErr w:type="spellEnd"/>
      <w:r w:rsidR="00B52962" w:rsidRPr="00072CD5">
        <w:rPr>
          <w:rFonts w:ascii="Times New Roman" w:eastAsia="Times New Roman" w:hAnsi="Times New Roman" w:cs="Times New Roman"/>
          <w:sz w:val="24"/>
          <w:szCs w:val="24"/>
        </w:rPr>
        <w:t xml:space="preserve"> assembly improvement tool </w:t>
      </w:r>
      <w:r w:rsidR="002B5323" w:rsidRPr="00072CD5">
        <w:rPr>
          <w:rFonts w:ascii="Times New Roman" w:eastAsia="Times New Roman" w:hAnsi="Times New Roman" w:cs="Times New Roman"/>
          <w:sz w:val="24"/>
          <w:szCs w:val="24"/>
        </w:rPr>
        <w:t>more fully collapsed</w:t>
      </w:r>
      <w:r w:rsidR="00B52962" w:rsidRPr="00072CD5">
        <w:rPr>
          <w:rFonts w:ascii="Times New Roman" w:eastAsia="Times New Roman" w:hAnsi="Times New Roman" w:cs="Times New Roman"/>
          <w:sz w:val="24"/>
          <w:szCs w:val="24"/>
        </w:rPr>
        <w:t xml:space="preserve"> u</w:t>
      </w:r>
      <w:r w:rsidR="002B5323" w:rsidRPr="00072CD5">
        <w:rPr>
          <w:rFonts w:ascii="Times New Roman" w:eastAsia="Times New Roman" w:hAnsi="Times New Roman" w:cs="Times New Roman"/>
          <w:sz w:val="24"/>
          <w:szCs w:val="24"/>
        </w:rPr>
        <w:t>n-assembled haplotypes, generating</w:t>
      </w:r>
      <w:r w:rsidR="00B52962" w:rsidRPr="00072CD5">
        <w:rPr>
          <w:rFonts w:ascii="Times New Roman" w:eastAsia="Times New Roman" w:hAnsi="Times New Roman" w:cs="Times New Roman"/>
          <w:sz w:val="24"/>
          <w:szCs w:val="24"/>
        </w:rPr>
        <w:t xml:space="preserve"> greater improvement in the biological uti</w:t>
      </w:r>
      <w:r>
        <w:rPr>
          <w:rFonts w:ascii="Times New Roman" w:eastAsia="Times New Roman" w:hAnsi="Times New Roman" w:cs="Times New Roman"/>
          <w:sz w:val="24"/>
          <w:szCs w:val="24"/>
        </w:rPr>
        <w:t xml:space="preserve">lity of the assemblies. We ran </w:t>
      </w:r>
      <w:proofErr w:type="spellStart"/>
      <w:r>
        <w:rPr>
          <w:rFonts w:ascii="Times New Roman" w:eastAsia="Times New Roman" w:hAnsi="Times New Roman" w:cs="Times New Roman"/>
          <w:sz w:val="24"/>
          <w:szCs w:val="24"/>
        </w:rPr>
        <w:t>R</w:t>
      </w:r>
      <w:r w:rsidR="00B52962" w:rsidRPr="00072CD5">
        <w:rPr>
          <w:rFonts w:ascii="Times New Roman" w:eastAsia="Times New Roman" w:hAnsi="Times New Roman" w:cs="Times New Roman"/>
          <w:sz w:val="24"/>
          <w:szCs w:val="24"/>
        </w:rPr>
        <w:t>edundans</w:t>
      </w:r>
      <w:proofErr w:type="spellEnd"/>
      <w:r w:rsidR="00B52962" w:rsidRPr="00072CD5">
        <w:rPr>
          <w:rFonts w:ascii="Times New Roman" w:eastAsia="Times New Roman" w:hAnsi="Times New Roman" w:cs="Times New Roman"/>
          <w:sz w:val="24"/>
          <w:szCs w:val="24"/>
        </w:rPr>
        <w:t xml:space="preserve"> version 0.12c on all of the species assemblies. </w:t>
      </w:r>
      <w:r w:rsidR="002B5323" w:rsidRPr="00072CD5">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w:t>
      </w:r>
      <w:r w:rsidR="00B52962" w:rsidRPr="00072CD5">
        <w:rPr>
          <w:rFonts w:ascii="Times New Roman" w:eastAsia="Times New Roman" w:hAnsi="Times New Roman" w:cs="Times New Roman"/>
          <w:sz w:val="24"/>
          <w:szCs w:val="24"/>
        </w:rPr>
        <w:t>edundans</w:t>
      </w:r>
      <w:proofErr w:type="spellEnd"/>
      <w:r w:rsidR="00B52962" w:rsidRPr="00072CD5">
        <w:rPr>
          <w:rFonts w:ascii="Times New Roman" w:eastAsia="Times New Roman" w:hAnsi="Times New Roman" w:cs="Times New Roman"/>
          <w:sz w:val="24"/>
          <w:szCs w:val="24"/>
        </w:rPr>
        <w:t xml:space="preserve"> is an assem</w:t>
      </w:r>
      <w:r w:rsidR="002B5323" w:rsidRPr="00072CD5">
        <w:rPr>
          <w:rFonts w:ascii="Times New Roman" w:eastAsia="Times New Roman" w:hAnsi="Times New Roman" w:cs="Times New Roman"/>
          <w:sz w:val="24"/>
          <w:szCs w:val="24"/>
        </w:rPr>
        <w:t>bly improvement tool it required</w:t>
      </w:r>
      <w:r w:rsidR="00B52962" w:rsidRPr="00072CD5">
        <w:rPr>
          <w:rFonts w:ascii="Times New Roman" w:eastAsia="Times New Roman" w:hAnsi="Times New Roman" w:cs="Times New Roman"/>
          <w:sz w:val="24"/>
          <w:szCs w:val="24"/>
        </w:rPr>
        <w:t xml:space="preserve"> a genome assembly to reduce by overlapping previously assembled sequences which is detailed for each </w:t>
      </w:r>
      <w:r w:rsidR="00B52962" w:rsidRPr="00336179">
        <w:rPr>
          <w:rFonts w:ascii="Times New Roman" w:eastAsia="Times New Roman" w:hAnsi="Times New Roman" w:cs="Times New Roman"/>
          <w:sz w:val="24"/>
          <w:szCs w:val="24"/>
        </w:rPr>
        <w:t xml:space="preserve">species </w:t>
      </w:r>
      <w:r w:rsidR="00AC7359" w:rsidRPr="00336179">
        <w:rPr>
          <w:rFonts w:ascii="Times New Roman" w:eastAsia="Times New Roman" w:hAnsi="Times New Roman" w:cs="Times New Roman"/>
          <w:sz w:val="24"/>
          <w:szCs w:val="24"/>
        </w:rPr>
        <w:t xml:space="preserve">in </w:t>
      </w:r>
      <w:r w:rsidR="0061036D">
        <w:rPr>
          <w:rFonts w:ascii="Times New Roman" w:eastAsia="Times New Roman" w:hAnsi="Times New Roman" w:cs="Times New Roman"/>
          <w:sz w:val="24"/>
          <w:szCs w:val="24"/>
        </w:rPr>
        <w:t xml:space="preserve">Additional File 1: </w:t>
      </w:r>
      <w:r w:rsidR="00AC7359" w:rsidRPr="00336179">
        <w:rPr>
          <w:rFonts w:ascii="Times New Roman" w:eastAsia="Times New Roman" w:hAnsi="Times New Roman" w:cs="Times New Roman"/>
          <w:sz w:val="24"/>
          <w:szCs w:val="24"/>
        </w:rPr>
        <w:t>Table S3</w:t>
      </w:r>
      <w:r w:rsidR="00B52962" w:rsidRPr="00336179">
        <w:rPr>
          <w:rFonts w:ascii="Times New Roman" w:eastAsia="Times New Roman" w:hAnsi="Times New Roman" w:cs="Times New Roman"/>
          <w:sz w:val="24"/>
          <w:szCs w:val="24"/>
        </w:rPr>
        <w:t xml:space="preserve">. </w:t>
      </w:r>
      <w:r w:rsidR="002B5323" w:rsidRPr="00336179">
        <w:rPr>
          <w:rFonts w:ascii="Times New Roman" w:eastAsia="Times New Roman" w:hAnsi="Times New Roman" w:cs="Times New Roman"/>
          <w:sz w:val="24"/>
          <w:szCs w:val="24"/>
        </w:rPr>
        <w:t xml:space="preserve">Later versions of </w:t>
      </w:r>
      <w:proofErr w:type="spellStart"/>
      <w:r w:rsidR="002B5323" w:rsidRPr="00336179">
        <w:rPr>
          <w:rFonts w:ascii="Times New Roman" w:eastAsia="Times New Roman" w:hAnsi="Times New Roman" w:cs="Times New Roman"/>
          <w:sz w:val="24"/>
          <w:szCs w:val="24"/>
        </w:rPr>
        <w:t>Redundans</w:t>
      </w:r>
      <w:proofErr w:type="spellEnd"/>
      <w:r w:rsidR="002B5323" w:rsidRPr="00336179">
        <w:rPr>
          <w:rFonts w:ascii="Times New Roman" w:eastAsia="Times New Roman" w:hAnsi="Times New Roman" w:cs="Times New Roman"/>
          <w:sz w:val="24"/>
          <w:szCs w:val="24"/>
        </w:rPr>
        <w:t xml:space="preserve"> do not have this limitation. </w:t>
      </w:r>
      <w:r w:rsidR="00B52962" w:rsidRPr="00336179">
        <w:rPr>
          <w:rFonts w:ascii="Times New Roman" w:eastAsia="Times New Roman" w:hAnsi="Times New Roman" w:cs="Times New Roman"/>
          <w:sz w:val="24"/>
          <w:szCs w:val="24"/>
        </w:rPr>
        <w:t>For each assembly it was fed the 1.0 assembly (</w:t>
      </w:r>
      <w:proofErr w:type="spellStart"/>
      <w:r w:rsidR="00B52962" w:rsidRPr="00336179">
        <w:rPr>
          <w:rFonts w:ascii="Times New Roman" w:eastAsia="Times New Roman" w:hAnsi="Times New Roman" w:cs="Times New Roman"/>
          <w:sz w:val="24"/>
          <w:szCs w:val="24"/>
        </w:rPr>
        <w:t>allpaths</w:t>
      </w:r>
      <w:proofErr w:type="spellEnd"/>
      <w:r w:rsidR="00B52962" w:rsidRPr="00336179">
        <w:rPr>
          <w:rFonts w:ascii="Times New Roman" w:eastAsia="Times New Roman" w:hAnsi="Times New Roman" w:cs="Times New Roman"/>
          <w:sz w:val="24"/>
          <w:szCs w:val="24"/>
        </w:rPr>
        <w:t xml:space="preserve">/atlas) contigs, the </w:t>
      </w:r>
      <w:r w:rsidRPr="00336179">
        <w:rPr>
          <w:rFonts w:ascii="Times New Roman" w:eastAsia="Times New Roman" w:hAnsi="Times New Roman" w:cs="Times New Roman"/>
          <w:sz w:val="24"/>
          <w:szCs w:val="24"/>
        </w:rPr>
        <w:t xml:space="preserve">1.0 assembly scaffolds, and/or </w:t>
      </w:r>
      <w:proofErr w:type="spellStart"/>
      <w:r w:rsidRPr="00336179">
        <w:rPr>
          <w:rFonts w:ascii="Times New Roman" w:eastAsia="Times New Roman" w:hAnsi="Times New Roman" w:cs="Times New Roman"/>
          <w:sz w:val="24"/>
          <w:szCs w:val="24"/>
        </w:rPr>
        <w:t>Platanus</w:t>
      </w:r>
      <w:proofErr w:type="spellEnd"/>
      <w:r w:rsidRPr="00336179">
        <w:rPr>
          <w:rFonts w:ascii="Times New Roman" w:eastAsia="Times New Roman" w:hAnsi="Times New Roman" w:cs="Times New Roman"/>
          <w:sz w:val="24"/>
          <w:szCs w:val="24"/>
        </w:rPr>
        <w:t xml:space="preserve"> re-assembly contigs or </w:t>
      </w:r>
      <w:proofErr w:type="spellStart"/>
      <w:r w:rsidRPr="00336179">
        <w:rPr>
          <w:rFonts w:ascii="Times New Roman" w:eastAsia="Times New Roman" w:hAnsi="Times New Roman" w:cs="Times New Roman"/>
          <w:sz w:val="24"/>
          <w:szCs w:val="24"/>
        </w:rPr>
        <w:t>P</w:t>
      </w:r>
      <w:r w:rsidR="00B52962" w:rsidRPr="00336179">
        <w:rPr>
          <w:rFonts w:ascii="Times New Roman" w:eastAsia="Times New Roman" w:hAnsi="Times New Roman" w:cs="Times New Roman"/>
          <w:sz w:val="24"/>
          <w:szCs w:val="24"/>
        </w:rPr>
        <w:t>latanus</w:t>
      </w:r>
      <w:proofErr w:type="spellEnd"/>
      <w:r w:rsidR="00B52962" w:rsidRPr="00336179">
        <w:rPr>
          <w:rFonts w:ascii="Times New Roman" w:eastAsia="Times New Roman" w:hAnsi="Times New Roman" w:cs="Times New Roman"/>
          <w:sz w:val="24"/>
          <w:szCs w:val="24"/>
        </w:rPr>
        <w:t xml:space="preserve"> re-assembly scaffolds, with the most successful assembly noted in </w:t>
      </w:r>
      <w:r w:rsidR="0061036D">
        <w:rPr>
          <w:rFonts w:ascii="Times New Roman" w:eastAsia="Times New Roman" w:hAnsi="Times New Roman" w:cs="Times New Roman"/>
          <w:sz w:val="24"/>
          <w:szCs w:val="24"/>
        </w:rPr>
        <w:t xml:space="preserve">Additional File 1: </w:t>
      </w:r>
      <w:r w:rsidR="00B52962" w:rsidRPr="00336179">
        <w:rPr>
          <w:rFonts w:ascii="Times New Roman" w:eastAsia="Times New Roman" w:hAnsi="Times New Roman" w:cs="Times New Roman"/>
          <w:sz w:val="24"/>
          <w:szCs w:val="24"/>
        </w:rPr>
        <w:t>Table</w:t>
      </w:r>
      <w:r w:rsidR="00AC7359" w:rsidRPr="00336179">
        <w:rPr>
          <w:rFonts w:ascii="Times New Roman" w:eastAsia="Times New Roman" w:hAnsi="Times New Roman" w:cs="Times New Roman"/>
          <w:sz w:val="24"/>
          <w:szCs w:val="24"/>
        </w:rPr>
        <w:t xml:space="preserve"> S3</w:t>
      </w:r>
      <w:r w:rsidRPr="0033617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We were unable to get the </w:t>
      </w:r>
      <w:proofErr w:type="spellStart"/>
      <w:r>
        <w:rPr>
          <w:rFonts w:ascii="Times New Roman" w:eastAsia="Times New Roman" w:hAnsi="Times New Roman" w:cs="Times New Roman"/>
          <w:sz w:val="24"/>
          <w:szCs w:val="24"/>
        </w:rPr>
        <w:t>R</w:t>
      </w:r>
      <w:r w:rsidR="00B52962" w:rsidRPr="00072CD5">
        <w:rPr>
          <w:rFonts w:ascii="Times New Roman" w:eastAsia="Times New Roman" w:hAnsi="Times New Roman" w:cs="Times New Roman"/>
          <w:sz w:val="24"/>
          <w:szCs w:val="24"/>
        </w:rPr>
        <w:t>edundans</w:t>
      </w:r>
      <w:proofErr w:type="spellEnd"/>
      <w:r w:rsidR="00B52962" w:rsidRPr="00072CD5">
        <w:rPr>
          <w:rFonts w:ascii="Times New Roman" w:eastAsia="Times New Roman" w:hAnsi="Times New Roman" w:cs="Times New Roman"/>
          <w:sz w:val="24"/>
          <w:szCs w:val="24"/>
        </w:rPr>
        <w:t xml:space="preserve"> assembly to complete for time and memory consumption reasons in three cases, </w:t>
      </w:r>
      <w:proofErr w:type="spellStart"/>
      <w:r w:rsidR="00B52962" w:rsidRPr="00072CD5">
        <w:rPr>
          <w:rFonts w:ascii="Times New Roman" w:eastAsia="Times New Roman" w:hAnsi="Times New Roman" w:cs="Times New Roman"/>
          <w:sz w:val="24"/>
          <w:szCs w:val="24"/>
        </w:rPr>
        <w:t>Lrec</w:t>
      </w:r>
      <w:proofErr w:type="spellEnd"/>
      <w:r w:rsidR="00B52962" w:rsidRPr="00072CD5">
        <w:rPr>
          <w:rFonts w:ascii="Times New Roman" w:eastAsia="Times New Roman" w:hAnsi="Times New Roman" w:cs="Times New Roman"/>
          <w:sz w:val="24"/>
          <w:szCs w:val="24"/>
        </w:rPr>
        <w:t xml:space="preserve">, </w:t>
      </w:r>
      <w:proofErr w:type="spellStart"/>
      <w:r w:rsidR="00B52962" w:rsidRPr="00072CD5">
        <w:rPr>
          <w:rFonts w:ascii="Times New Roman" w:eastAsia="Times New Roman" w:hAnsi="Times New Roman" w:cs="Times New Roman"/>
          <w:sz w:val="24"/>
          <w:szCs w:val="24"/>
        </w:rPr>
        <w:t>Mhra</w:t>
      </w:r>
      <w:proofErr w:type="spellEnd"/>
      <w:r w:rsidR="00B52962" w:rsidRPr="00072CD5">
        <w:rPr>
          <w:rFonts w:ascii="Times New Roman" w:eastAsia="Times New Roman" w:hAnsi="Times New Roman" w:cs="Times New Roman"/>
          <w:sz w:val="24"/>
          <w:szCs w:val="24"/>
        </w:rPr>
        <w:t xml:space="preserve"> and </w:t>
      </w:r>
      <w:proofErr w:type="spellStart"/>
      <w:r w:rsidR="00B52962" w:rsidRPr="00072CD5">
        <w:rPr>
          <w:rFonts w:ascii="Times New Roman" w:eastAsia="Times New Roman" w:hAnsi="Times New Roman" w:cs="Times New Roman"/>
          <w:sz w:val="24"/>
          <w:szCs w:val="24"/>
        </w:rPr>
        <w:t>Erow</w:t>
      </w:r>
      <w:proofErr w:type="spellEnd"/>
      <w:r w:rsidR="00B52962" w:rsidRPr="00072CD5">
        <w:rPr>
          <w:rFonts w:ascii="Times New Roman" w:eastAsia="Times New Roman" w:hAnsi="Times New Roman" w:cs="Times New Roman"/>
          <w:sz w:val="24"/>
          <w:szCs w:val="24"/>
        </w:rPr>
        <w:t xml:space="preserve">, likely due to the size of these genomes. </w:t>
      </w:r>
      <w:r w:rsidR="00E251AD">
        <w:rPr>
          <w:rFonts w:ascii="Times New Roman" w:eastAsia="Times New Roman" w:hAnsi="Times New Roman" w:cs="Times New Roman"/>
          <w:sz w:val="24"/>
          <w:szCs w:val="24"/>
        </w:rPr>
        <w:t>T</w:t>
      </w:r>
      <w:r w:rsidR="00A70075">
        <w:rPr>
          <w:rFonts w:ascii="Times New Roman" w:eastAsia="Times New Roman" w:hAnsi="Times New Roman" w:cs="Times New Roman"/>
          <w:sz w:val="24"/>
          <w:szCs w:val="24"/>
        </w:rPr>
        <w:t xml:space="preserve">he REDUNDANS software and new assemblies became available late in the project </w:t>
      </w:r>
      <w:r w:rsidR="00A70075">
        <w:rPr>
          <w:rFonts w:ascii="Times New Roman" w:eastAsia="Times New Roman" w:hAnsi="Times New Roman" w:cs="Times New Roman"/>
          <w:sz w:val="24"/>
          <w:szCs w:val="24"/>
        </w:rPr>
        <w:lastRenderedPageBreak/>
        <w:t xml:space="preserve">timeline, and thus automated gene annotations, orthologous gene family identification in </w:t>
      </w:r>
      <w:proofErr w:type="spellStart"/>
      <w:r w:rsidR="00A70075">
        <w:rPr>
          <w:rFonts w:ascii="Times New Roman" w:eastAsia="Times New Roman" w:hAnsi="Times New Roman" w:cs="Times New Roman"/>
          <w:sz w:val="24"/>
          <w:szCs w:val="24"/>
        </w:rPr>
        <w:t>OrthoDB</w:t>
      </w:r>
      <w:proofErr w:type="spellEnd"/>
      <w:r w:rsidR="00A70075">
        <w:rPr>
          <w:rFonts w:ascii="Times New Roman" w:eastAsia="Times New Roman" w:hAnsi="Times New Roman" w:cs="Times New Roman"/>
          <w:sz w:val="24"/>
          <w:szCs w:val="24"/>
        </w:rPr>
        <w:t xml:space="preserve"> and analysis were all performed on the Version 1 ALLPATHS-LG based assemblies.</w:t>
      </w:r>
    </w:p>
    <w:p w14:paraId="3BA65FD5" w14:textId="532B1456" w:rsidR="00535AB1" w:rsidRPr="002C7334" w:rsidRDefault="007A4553" w:rsidP="0030368C">
      <w:pPr>
        <w:pStyle w:val="Heading2"/>
        <w:rPr>
          <w:rFonts w:ascii="Times New Roman" w:eastAsia="Times New Roman" w:hAnsi="Times New Roman" w:cs="Times New Roman"/>
          <w:b/>
          <w:i/>
          <w:sz w:val="24"/>
          <w:szCs w:val="24"/>
        </w:rPr>
      </w:pPr>
      <w:bookmarkStart w:id="10" w:name="_Toc26815961"/>
      <w:r>
        <w:rPr>
          <w:rFonts w:ascii="Times New Roman" w:eastAsia="Times New Roman" w:hAnsi="Times New Roman" w:cs="Times New Roman"/>
          <w:b/>
          <w:i/>
          <w:sz w:val="24"/>
          <w:szCs w:val="24"/>
        </w:rPr>
        <w:t>1.</w:t>
      </w:r>
      <w:r w:rsidRPr="00B53BB7">
        <w:rPr>
          <w:rFonts w:ascii="Times New Roman" w:eastAsia="Times New Roman" w:hAnsi="Times New Roman" w:cs="Times New Roman"/>
          <w:b/>
          <w:i/>
          <w:sz w:val="24"/>
          <w:szCs w:val="24"/>
        </w:rPr>
        <w:t>0</w:t>
      </w:r>
      <w:r>
        <w:rPr>
          <w:rFonts w:ascii="Times New Roman" w:eastAsia="Times New Roman" w:hAnsi="Times New Roman" w:cs="Times New Roman"/>
          <w:b/>
          <w:i/>
          <w:sz w:val="24"/>
          <w:szCs w:val="24"/>
        </w:rPr>
        <w:t>8 Simple GC content analysis</w:t>
      </w:r>
      <w:bookmarkEnd w:id="10"/>
    </w:p>
    <w:p w14:paraId="27B11CAB" w14:textId="720D6D31" w:rsidR="00535AB1" w:rsidRDefault="007A4553">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367B50">
        <w:rPr>
          <w:rFonts w:ascii="Times New Roman" w:eastAsia="Times New Roman" w:hAnsi="Times New Roman" w:cs="Times New Roman"/>
          <w:sz w:val="24"/>
          <w:szCs w:val="24"/>
        </w:rPr>
        <w:t>Fig S2</w:t>
      </w:r>
      <w:r w:rsidR="00B52962" w:rsidRPr="00367B50">
        <w:rPr>
          <w:rFonts w:ascii="Times New Roman" w:eastAsia="Times New Roman" w:hAnsi="Times New Roman" w:cs="Times New Roman"/>
          <w:sz w:val="24"/>
          <w:szCs w:val="24"/>
        </w:rPr>
        <w:t>,</w:t>
      </w:r>
      <w:r w:rsidR="00AC7359" w:rsidRPr="00367B50">
        <w:rPr>
          <w:rFonts w:ascii="Times New Roman" w:eastAsia="Times New Roman" w:hAnsi="Times New Roman" w:cs="Times New Roman"/>
          <w:sz w:val="24"/>
          <w:szCs w:val="24"/>
        </w:rPr>
        <w:t xml:space="preserve"> and</w:t>
      </w:r>
      <w:r w:rsidR="00B52962" w:rsidRPr="00336179">
        <w:rPr>
          <w:rFonts w:ascii="Times New Roman" w:eastAsia="Times New Roman" w:hAnsi="Times New Roman" w:cs="Times New Roman"/>
          <w:sz w:val="24"/>
          <w:szCs w:val="24"/>
        </w:rPr>
        <w:t xml:space="preserve"> </w:t>
      </w:r>
      <w:r w:rsidR="0061036D">
        <w:rPr>
          <w:rFonts w:ascii="Times New Roman" w:eastAsia="Times New Roman" w:hAnsi="Times New Roman" w:cs="Times New Roman"/>
          <w:sz w:val="24"/>
          <w:szCs w:val="24"/>
        </w:rPr>
        <w:t xml:space="preserve">Additional File 1: </w:t>
      </w:r>
      <w:r w:rsidR="006C0EBF" w:rsidRPr="00336179">
        <w:rPr>
          <w:rFonts w:ascii="Times New Roman" w:eastAsia="Times New Roman" w:hAnsi="Times New Roman" w:cs="Times New Roman"/>
          <w:sz w:val="24"/>
          <w:szCs w:val="24"/>
        </w:rPr>
        <w:t>Table S</w:t>
      </w:r>
      <w:r w:rsidR="006E2BE7" w:rsidRPr="00336179">
        <w:rPr>
          <w:rFonts w:ascii="Times New Roman" w:eastAsia="Times New Roman" w:hAnsi="Times New Roman" w:cs="Times New Roman"/>
          <w:sz w:val="24"/>
          <w:szCs w:val="24"/>
        </w:rPr>
        <w:t>9</w:t>
      </w:r>
      <w:r w:rsidR="00AC7359" w:rsidRPr="00336179">
        <w:rPr>
          <w:rFonts w:ascii="Times New Roman" w:eastAsia="Times New Roman" w:hAnsi="Times New Roman" w:cs="Times New Roman"/>
          <w:sz w:val="24"/>
          <w:szCs w:val="24"/>
        </w:rPr>
        <w:t xml:space="preserve"> show</w:t>
      </w:r>
      <w:r w:rsidR="00B52962" w:rsidRPr="00072CD5">
        <w:rPr>
          <w:rFonts w:ascii="Times New Roman" w:eastAsia="Times New Roman" w:hAnsi="Times New Roman" w:cs="Times New Roman"/>
          <w:sz w:val="24"/>
          <w:szCs w:val="24"/>
        </w:rPr>
        <w:t xml:space="preserve"> GC content for genome assemblies and Maker gene coding sequences. The minimum assembly GC content was 0.272 for the black widow spider, and the maximum 0.512 for the western flower </w:t>
      </w:r>
      <w:proofErr w:type="spellStart"/>
      <w:r w:rsidR="00B52962" w:rsidRPr="00072CD5">
        <w:rPr>
          <w:rFonts w:ascii="Times New Roman" w:eastAsia="Times New Roman" w:hAnsi="Times New Roman" w:cs="Times New Roman"/>
          <w:sz w:val="24"/>
          <w:szCs w:val="24"/>
        </w:rPr>
        <w:t>thrips</w:t>
      </w:r>
      <w:proofErr w:type="spellEnd"/>
      <w:r w:rsidR="00B52962" w:rsidRPr="00072CD5">
        <w:rPr>
          <w:rFonts w:ascii="Times New Roman" w:eastAsia="Times New Roman" w:hAnsi="Times New Roman" w:cs="Times New Roman"/>
          <w:sz w:val="24"/>
          <w:szCs w:val="24"/>
        </w:rPr>
        <w:t xml:space="preserve">. It is possible the GC content for the spider is low due to assembly issues and it could increase with a higher quality assembly, as happened for the common house spider assembly moving from the 1.0 </w:t>
      </w:r>
      <w:r w:rsidR="009C3B2B">
        <w:rPr>
          <w:rFonts w:ascii="Times New Roman" w:eastAsia="Times New Roman" w:hAnsi="Times New Roman" w:cs="Times New Roman"/>
          <w:sz w:val="24"/>
          <w:szCs w:val="24"/>
        </w:rPr>
        <w:t xml:space="preserve">ALLPATHS to the 2.0 </w:t>
      </w:r>
      <w:proofErr w:type="spellStart"/>
      <w:r w:rsidR="009C3B2B">
        <w:rPr>
          <w:rFonts w:ascii="Times New Roman" w:eastAsia="Times New Roman" w:hAnsi="Times New Roman" w:cs="Times New Roman"/>
          <w:sz w:val="24"/>
          <w:szCs w:val="24"/>
        </w:rPr>
        <w:t>R</w:t>
      </w:r>
      <w:r w:rsidR="00B52962" w:rsidRPr="00072CD5">
        <w:rPr>
          <w:rFonts w:ascii="Times New Roman" w:eastAsia="Times New Roman" w:hAnsi="Times New Roman" w:cs="Times New Roman"/>
          <w:sz w:val="24"/>
          <w:szCs w:val="24"/>
        </w:rPr>
        <w:t>edundans</w:t>
      </w:r>
      <w:proofErr w:type="spellEnd"/>
      <w:r w:rsidR="00B52962" w:rsidRPr="00072CD5">
        <w:rPr>
          <w:rFonts w:ascii="Times New Roman" w:eastAsia="Times New Roman" w:hAnsi="Times New Roman" w:cs="Times New Roman"/>
          <w:sz w:val="24"/>
          <w:szCs w:val="24"/>
        </w:rPr>
        <w:t xml:space="preserve"> assembly - although perhaps low GC r</w:t>
      </w:r>
      <w:r w:rsidR="009C3B2B">
        <w:rPr>
          <w:rFonts w:ascii="Times New Roman" w:eastAsia="Times New Roman" w:hAnsi="Times New Roman" w:cs="Times New Roman"/>
          <w:sz w:val="24"/>
          <w:szCs w:val="24"/>
        </w:rPr>
        <w:t xml:space="preserve">epeats were collapsed with the </w:t>
      </w:r>
      <w:proofErr w:type="spellStart"/>
      <w:r w:rsidR="009C3B2B">
        <w:rPr>
          <w:rFonts w:ascii="Times New Roman" w:eastAsia="Times New Roman" w:hAnsi="Times New Roman" w:cs="Times New Roman"/>
          <w:sz w:val="24"/>
          <w:szCs w:val="24"/>
        </w:rPr>
        <w:t>R</w:t>
      </w:r>
      <w:r w:rsidR="00B52962" w:rsidRPr="00072CD5">
        <w:rPr>
          <w:rFonts w:ascii="Times New Roman" w:eastAsia="Times New Roman" w:hAnsi="Times New Roman" w:cs="Times New Roman"/>
          <w:sz w:val="24"/>
          <w:szCs w:val="24"/>
        </w:rPr>
        <w:t>edundans</w:t>
      </w:r>
      <w:proofErr w:type="spellEnd"/>
      <w:r w:rsidR="00B52962" w:rsidRPr="00072CD5">
        <w:rPr>
          <w:rFonts w:ascii="Times New Roman" w:eastAsia="Times New Roman" w:hAnsi="Times New Roman" w:cs="Times New Roman"/>
          <w:sz w:val="24"/>
          <w:szCs w:val="24"/>
        </w:rPr>
        <w:t xml:space="preserve"> method. Note that in general GC content was very similar between the two assemblies of the same species reflecting the identical input data. For the CDS GC content, the extremes at the low end were not as pronounced with a number of species having 0.37 GC content, but three species had CDS GC content &gt; 0.5 (Hazt:0.5384, Caqu:0.5198, Focc:0.5109). </w:t>
      </w:r>
    </w:p>
    <w:p w14:paraId="7AB20481" w14:textId="36B81790" w:rsidR="00535AB1" w:rsidRPr="002C7334" w:rsidRDefault="000979BE" w:rsidP="0030368C">
      <w:pPr>
        <w:pStyle w:val="Heading2"/>
        <w:rPr>
          <w:rFonts w:ascii="Times New Roman" w:eastAsia="Times New Roman" w:hAnsi="Times New Roman" w:cs="Times New Roman"/>
          <w:b/>
          <w:i/>
          <w:sz w:val="24"/>
          <w:szCs w:val="24"/>
        </w:rPr>
      </w:pPr>
      <w:bookmarkStart w:id="11" w:name="_Toc26815962"/>
      <w:r w:rsidRPr="000979BE">
        <w:rPr>
          <w:rFonts w:ascii="Times New Roman" w:eastAsia="Times New Roman" w:hAnsi="Times New Roman" w:cs="Times New Roman"/>
          <w:b/>
          <w:i/>
          <w:sz w:val="24"/>
          <w:szCs w:val="24"/>
        </w:rPr>
        <w:t xml:space="preserve">1.09 </w:t>
      </w:r>
      <w:r w:rsidR="00B52962" w:rsidRPr="000979BE">
        <w:rPr>
          <w:rFonts w:ascii="Times New Roman" w:eastAsia="Times New Roman" w:hAnsi="Times New Roman" w:cs="Times New Roman"/>
          <w:b/>
          <w:i/>
          <w:sz w:val="24"/>
          <w:szCs w:val="24"/>
        </w:rPr>
        <w:t>Sequence read K-</w:t>
      </w:r>
      <w:proofErr w:type="spellStart"/>
      <w:r w:rsidR="00B52962" w:rsidRPr="000979BE">
        <w:rPr>
          <w:rFonts w:ascii="Times New Roman" w:eastAsia="Times New Roman" w:hAnsi="Times New Roman" w:cs="Times New Roman"/>
          <w:b/>
          <w:i/>
          <w:sz w:val="24"/>
          <w:szCs w:val="24"/>
        </w:rPr>
        <w:t>mer</w:t>
      </w:r>
      <w:proofErr w:type="spellEnd"/>
      <w:r w:rsidR="00B52962" w:rsidRPr="000979BE">
        <w:rPr>
          <w:rFonts w:ascii="Times New Roman" w:eastAsia="Times New Roman" w:hAnsi="Times New Roman" w:cs="Times New Roman"/>
          <w:b/>
          <w:i/>
          <w:sz w:val="24"/>
          <w:szCs w:val="24"/>
        </w:rPr>
        <w:t xml:space="preserve"> distributions</w:t>
      </w:r>
      <w:bookmarkEnd w:id="11"/>
    </w:p>
    <w:p w14:paraId="1A63D3DC" w14:textId="7C96066C" w:rsidR="00535AB1" w:rsidRPr="00072CD5" w:rsidRDefault="005B6285">
      <w:pPr>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We assessed sequence read k-</w:t>
      </w:r>
      <w:proofErr w:type="spellStart"/>
      <w:r w:rsidRPr="00072CD5">
        <w:rPr>
          <w:rFonts w:ascii="Times New Roman" w:eastAsia="Times New Roman" w:hAnsi="Times New Roman" w:cs="Times New Roman"/>
          <w:sz w:val="24"/>
          <w:szCs w:val="24"/>
        </w:rPr>
        <w:t>mer</w:t>
      </w:r>
      <w:proofErr w:type="spellEnd"/>
      <w:r w:rsidRPr="00072CD5">
        <w:rPr>
          <w:rFonts w:ascii="Times New Roman" w:eastAsia="Times New Roman" w:hAnsi="Times New Roman" w:cs="Times New Roman"/>
          <w:sz w:val="24"/>
          <w:szCs w:val="24"/>
        </w:rPr>
        <w:t xml:space="preserve"> distributions for k-</w:t>
      </w:r>
      <w:proofErr w:type="spellStart"/>
      <w:r w:rsidRPr="00072CD5">
        <w:rPr>
          <w:rFonts w:ascii="Times New Roman" w:eastAsia="Times New Roman" w:hAnsi="Times New Roman" w:cs="Times New Roman"/>
          <w:sz w:val="24"/>
          <w:szCs w:val="24"/>
        </w:rPr>
        <w:t>mer</w:t>
      </w:r>
      <w:proofErr w:type="spellEnd"/>
      <w:r w:rsidRPr="00072CD5">
        <w:rPr>
          <w:rFonts w:ascii="Times New Roman" w:eastAsia="Times New Roman" w:hAnsi="Times New Roman" w:cs="Times New Roman"/>
          <w:sz w:val="24"/>
          <w:szCs w:val="24"/>
        </w:rPr>
        <w:t xml:space="preserve"> lengths 17, 21 and 31 bp for all of the </w:t>
      </w:r>
      <w:r w:rsidR="009D6281">
        <w:rPr>
          <w:rFonts w:ascii="Times New Roman" w:eastAsia="Times New Roman" w:hAnsi="Times New Roman" w:cs="Times New Roman"/>
          <w:sz w:val="24"/>
          <w:szCs w:val="24"/>
        </w:rPr>
        <w:t>i5K</w:t>
      </w:r>
      <w:r w:rsidRPr="00072CD5">
        <w:rPr>
          <w:rFonts w:ascii="Times New Roman" w:eastAsia="Times New Roman" w:hAnsi="Times New Roman" w:cs="Times New Roman"/>
          <w:sz w:val="24"/>
          <w:szCs w:val="24"/>
        </w:rPr>
        <w:t xml:space="preserve"> pilot species u</w:t>
      </w:r>
      <w:r w:rsidR="00B52962" w:rsidRPr="00072CD5">
        <w:rPr>
          <w:rFonts w:ascii="Times New Roman" w:eastAsia="Times New Roman" w:hAnsi="Times New Roman" w:cs="Times New Roman"/>
          <w:sz w:val="24"/>
          <w:szCs w:val="24"/>
        </w:rPr>
        <w:t>sing Jellyfish</w:t>
      </w:r>
      <w:r w:rsidR="00072CD5" w:rsidRPr="00072CD5">
        <w:rPr>
          <w:rFonts w:ascii="Times New Roman" w:eastAsia="Times New Roman" w:hAnsi="Times New Roman" w:cs="Times New Roman"/>
          <w:sz w:val="24"/>
          <w:szCs w:val="24"/>
        </w:rPr>
        <w:fldChar w:fldCharType="begin"/>
      </w:r>
      <w:r w:rsidR="00072CD5" w:rsidRPr="00072CD5">
        <w:rPr>
          <w:rFonts w:ascii="Times New Roman" w:eastAsia="Times New Roman" w:hAnsi="Times New Roman" w:cs="Times New Roman"/>
          <w:sz w:val="24"/>
          <w:szCs w:val="24"/>
        </w:rPr>
        <w:instrText xml:space="preserve"> ADDIN EN.CITE &lt;EndNote&gt;&lt;Cite&gt;&lt;Author&gt;Marcais&lt;/Author&gt;&lt;Year&gt;2011&lt;/Year&gt;&lt;RecNum&gt;869&lt;/RecNum&gt;&lt;DisplayText&gt;&lt;style face="superscript"&gt;9&lt;/style&gt;&lt;/DisplayText&gt;&lt;record&gt;&lt;rec-number&gt;869&lt;/rec-number&gt;&lt;foreign-keys&gt;&lt;key app="EN" db-id="pzzxezpwdrte22e2fe5vrww72fdtdf2wp5ep" timestamp="1467229894"&gt;869&lt;/key&gt;&lt;/foreign-keys&gt;&lt;ref-type name="Journal Article"&gt;17&lt;/ref-type&gt;&lt;contributors&gt;&lt;authors&gt;&lt;author&gt;Marcais, G.&lt;/author&gt;&lt;author&gt;Kingsford, C.&lt;/author&gt;&lt;/authors&gt;&lt;/contributors&gt;&lt;auth-address&gt;Department of Computer Science, University of Maryland, College Park, MD 20742, USA. gmarcais@umd.edu&lt;/auth-address&gt;&lt;titles&gt;&lt;title&gt;A fast, lock-free approach for efficient parallel counting of occurrences of k-mers&lt;/title&gt;&lt;secondary-title&gt;Bioinformatics&lt;/secondary-title&gt;&lt;/titles&gt;&lt;periodical&gt;&lt;full-title&gt;Bioinformatics&lt;/full-title&gt;&lt;abbr-1&gt;Bioinformatics&lt;/abbr-1&gt;&lt;/periodical&gt;&lt;pages&gt;764-70&lt;/pages&gt;&lt;volume&gt;27&lt;/volume&gt;&lt;number&gt;6&lt;/number&gt;&lt;keywords&gt;&lt;keyword&gt;*Algorithms&lt;/keyword&gt;&lt;keyword&gt;Animals&lt;/keyword&gt;&lt;keyword&gt;Base Sequence&lt;/keyword&gt;&lt;keyword&gt;Computational Biology/*methods&lt;/keyword&gt;&lt;keyword&gt;Genome&lt;/keyword&gt;&lt;keyword&gt;Humans&lt;/keyword&gt;&lt;keyword&gt;Sequence Alignment&lt;/keyword&gt;&lt;keyword&gt;Sequence Analysis, DNA/*methods&lt;/keyword&gt;&lt;keyword&gt;*Software&lt;/keyword&gt;&lt;/keywords&gt;&lt;dates&gt;&lt;year&gt;2011&lt;/year&gt;&lt;pub-dates&gt;&lt;date&gt;Mar 15&lt;/date&gt;&lt;/pub-dates&gt;&lt;/dates&gt;&lt;isbn&gt;1367-4811 (Electronic)&amp;#xD;1367-4803 (Linking)&lt;/isbn&gt;&lt;accession-num&gt;21217122&lt;/accession-num&gt;&lt;urls&gt;&lt;related-urls&gt;&lt;url&gt;http://www.ncbi.nlm.nih.gov/pubmed/21217122&lt;/url&gt;&lt;url&gt;http://www.ncbi.nlm.nih.gov/pmc/articles/PMC3051319/pdf/btr011.pdf&lt;/url&gt;&lt;/related-urls&gt;&lt;/urls&gt;&lt;custom2&gt;PMC3051319&lt;/custom2&gt;&lt;electronic-resource-num&gt;10.1093/bioinformatics/btr011&lt;/electronic-resource-num&gt;&lt;/record&gt;&lt;/Cite&gt;&lt;/EndNote&gt;</w:instrText>
      </w:r>
      <w:r w:rsidR="00072CD5" w:rsidRPr="00072CD5">
        <w:rPr>
          <w:rFonts w:ascii="Times New Roman" w:eastAsia="Times New Roman" w:hAnsi="Times New Roman" w:cs="Times New Roman"/>
          <w:sz w:val="24"/>
          <w:szCs w:val="24"/>
        </w:rPr>
        <w:fldChar w:fldCharType="separate"/>
      </w:r>
      <w:r w:rsidR="00072CD5" w:rsidRPr="00072CD5">
        <w:rPr>
          <w:rFonts w:ascii="Times New Roman" w:eastAsia="Times New Roman" w:hAnsi="Times New Roman" w:cs="Times New Roman"/>
          <w:noProof/>
          <w:sz w:val="24"/>
          <w:szCs w:val="24"/>
          <w:vertAlign w:val="superscript"/>
        </w:rPr>
        <w:t>9</w:t>
      </w:r>
      <w:r w:rsidR="00072CD5" w:rsidRPr="00072CD5">
        <w:rPr>
          <w:rFonts w:ascii="Times New Roman" w:eastAsia="Times New Roman" w:hAnsi="Times New Roman" w:cs="Times New Roman"/>
          <w:sz w:val="24"/>
          <w:szCs w:val="24"/>
        </w:rPr>
        <w:fldChar w:fldCharType="end"/>
      </w:r>
      <w:r w:rsidR="005E1A13">
        <w:rPr>
          <w:rFonts w:ascii="Times New Roman" w:eastAsia="Times New Roman" w:hAnsi="Times New Roman" w:cs="Times New Roman"/>
          <w:sz w:val="24"/>
          <w:szCs w:val="24"/>
        </w:rPr>
        <w:t xml:space="preserve"> on 500bp sequence data </w:t>
      </w:r>
      <w:r w:rsidR="00B52962" w:rsidRPr="00072CD5">
        <w:rPr>
          <w:rFonts w:ascii="Times New Roman" w:eastAsia="Times New Roman" w:hAnsi="Times New Roman" w:cs="Times New Roman"/>
          <w:sz w:val="24"/>
          <w:szCs w:val="24"/>
        </w:rPr>
        <w:t xml:space="preserve">and custom python scripts to generate the </w:t>
      </w:r>
      <w:r w:rsidR="00B52962" w:rsidRPr="00367B50">
        <w:rPr>
          <w:rFonts w:ascii="Times New Roman" w:eastAsia="Times New Roman" w:hAnsi="Times New Roman" w:cs="Times New Roman"/>
          <w:sz w:val="24"/>
          <w:szCs w:val="24"/>
        </w:rPr>
        <w:t>plots, (</w:t>
      </w:r>
      <w:r w:rsidR="00B94CA9">
        <w:rPr>
          <w:rFonts w:ascii="Times New Roman" w:eastAsia="Times New Roman" w:hAnsi="Times New Roman" w:cs="Times New Roman"/>
          <w:sz w:val="24"/>
          <w:szCs w:val="24"/>
        </w:rPr>
        <w:t xml:space="preserve">Additional file 2: </w:t>
      </w:r>
      <w:r w:rsidR="00CB5130" w:rsidRPr="00367B50">
        <w:rPr>
          <w:rFonts w:ascii="Times New Roman" w:eastAsia="Times New Roman" w:hAnsi="Times New Roman" w:cs="Times New Roman"/>
          <w:sz w:val="24"/>
          <w:szCs w:val="24"/>
        </w:rPr>
        <w:t>Fig. S</w:t>
      </w:r>
      <w:r w:rsidR="00B94CA9">
        <w:rPr>
          <w:rFonts w:ascii="Times New Roman" w:eastAsia="Times New Roman" w:hAnsi="Times New Roman" w:cs="Times New Roman"/>
          <w:sz w:val="24"/>
          <w:szCs w:val="24"/>
        </w:rPr>
        <w:t>19</w:t>
      </w:r>
      <w:r w:rsidRPr="00367B50">
        <w:rPr>
          <w:rFonts w:ascii="Times New Roman" w:eastAsia="Times New Roman" w:hAnsi="Times New Roman" w:cs="Times New Roman"/>
          <w:sz w:val="24"/>
          <w:szCs w:val="24"/>
        </w:rPr>
        <w:t>). G</w:t>
      </w:r>
      <w:r w:rsidR="00B52962" w:rsidRPr="00367B50">
        <w:rPr>
          <w:rFonts w:ascii="Times New Roman" w:eastAsia="Times New Roman" w:hAnsi="Times New Roman" w:cs="Times New Roman"/>
          <w:sz w:val="24"/>
          <w:szCs w:val="24"/>
        </w:rPr>
        <w:t>enome</w:t>
      </w:r>
      <w:r w:rsidR="00B52962" w:rsidRPr="00072CD5">
        <w:rPr>
          <w:rFonts w:ascii="Times New Roman" w:eastAsia="Times New Roman" w:hAnsi="Times New Roman" w:cs="Times New Roman"/>
          <w:sz w:val="24"/>
          <w:szCs w:val="24"/>
        </w:rPr>
        <w:t xml:space="preserve"> size </w:t>
      </w:r>
      <w:r w:rsidRPr="00072CD5">
        <w:rPr>
          <w:rFonts w:ascii="Times New Roman" w:eastAsia="Times New Roman" w:hAnsi="Times New Roman" w:cs="Times New Roman"/>
          <w:sz w:val="24"/>
          <w:szCs w:val="24"/>
        </w:rPr>
        <w:t xml:space="preserve">was estimated </w:t>
      </w:r>
      <w:r w:rsidR="00B52962" w:rsidRPr="00072CD5">
        <w:rPr>
          <w:rFonts w:ascii="Times New Roman" w:eastAsia="Times New Roman" w:hAnsi="Times New Roman" w:cs="Times New Roman"/>
          <w:sz w:val="24"/>
          <w:szCs w:val="24"/>
        </w:rPr>
        <w:t xml:space="preserve">from </w:t>
      </w:r>
      <w:r w:rsidR="005C0C95" w:rsidRPr="00072CD5">
        <w:rPr>
          <w:rFonts w:ascii="Times New Roman" w:eastAsia="Times New Roman" w:hAnsi="Times New Roman" w:cs="Times New Roman"/>
          <w:sz w:val="24"/>
          <w:szCs w:val="24"/>
        </w:rPr>
        <w:t>k-</w:t>
      </w:r>
      <w:proofErr w:type="spellStart"/>
      <w:r w:rsidR="005C0C95" w:rsidRPr="00072CD5">
        <w:rPr>
          <w:rFonts w:ascii="Times New Roman" w:eastAsia="Times New Roman" w:hAnsi="Times New Roman" w:cs="Times New Roman"/>
          <w:sz w:val="24"/>
          <w:szCs w:val="24"/>
        </w:rPr>
        <w:t>mer</w:t>
      </w:r>
      <w:r w:rsidR="00B52962" w:rsidRPr="00072CD5">
        <w:rPr>
          <w:rFonts w:ascii="Times New Roman" w:eastAsia="Times New Roman" w:hAnsi="Times New Roman" w:cs="Times New Roman"/>
          <w:sz w:val="24"/>
          <w:szCs w:val="24"/>
        </w:rPr>
        <w:t>s</w:t>
      </w:r>
      <w:proofErr w:type="spellEnd"/>
      <w:r w:rsidR="00B52962" w:rsidRPr="00072CD5">
        <w:rPr>
          <w:rFonts w:ascii="Times New Roman" w:eastAsia="Times New Roman" w:hAnsi="Times New Roman" w:cs="Times New Roman"/>
          <w:sz w:val="24"/>
          <w:szCs w:val="24"/>
        </w:rPr>
        <w:t xml:space="preserve"> using the relationship genome size = (total k-</w:t>
      </w:r>
      <w:proofErr w:type="spellStart"/>
      <w:r w:rsidR="00B52962" w:rsidRPr="00072CD5">
        <w:rPr>
          <w:rFonts w:ascii="Times New Roman" w:eastAsia="Times New Roman" w:hAnsi="Times New Roman" w:cs="Times New Roman"/>
          <w:sz w:val="24"/>
          <w:szCs w:val="24"/>
        </w:rPr>
        <w:t>mers</w:t>
      </w:r>
      <w:proofErr w:type="spellEnd"/>
      <w:r w:rsidR="00B52962" w:rsidRPr="00072CD5">
        <w:rPr>
          <w:rFonts w:ascii="Times New Roman" w:eastAsia="Times New Roman" w:hAnsi="Times New Roman" w:cs="Times New Roman"/>
          <w:sz w:val="24"/>
          <w:szCs w:val="24"/>
        </w:rPr>
        <w:t xml:space="preserve"> - error k-</w:t>
      </w:r>
      <w:proofErr w:type="spellStart"/>
      <w:r w:rsidR="00B52962" w:rsidRPr="00072CD5">
        <w:rPr>
          <w:rFonts w:ascii="Times New Roman" w:eastAsia="Times New Roman" w:hAnsi="Times New Roman" w:cs="Times New Roman"/>
          <w:sz w:val="24"/>
          <w:szCs w:val="24"/>
        </w:rPr>
        <w:t>mers</w:t>
      </w:r>
      <w:proofErr w:type="spellEnd"/>
      <w:r w:rsidR="00B52962" w:rsidRPr="00072CD5">
        <w:rPr>
          <w:rFonts w:ascii="Times New Roman" w:eastAsia="Times New Roman" w:hAnsi="Times New Roman" w:cs="Times New Roman"/>
          <w:sz w:val="24"/>
          <w:szCs w:val="24"/>
        </w:rPr>
        <w:t>)/k-</w:t>
      </w:r>
      <w:proofErr w:type="spellStart"/>
      <w:r w:rsidR="00B52962" w:rsidRPr="00072CD5">
        <w:rPr>
          <w:rFonts w:ascii="Times New Roman" w:eastAsia="Times New Roman" w:hAnsi="Times New Roman" w:cs="Times New Roman"/>
          <w:sz w:val="24"/>
          <w:szCs w:val="24"/>
        </w:rPr>
        <w:t>mer</w:t>
      </w:r>
      <w:proofErr w:type="spellEnd"/>
      <w:r w:rsidR="00B52962" w:rsidRPr="00072CD5">
        <w:rPr>
          <w:rFonts w:ascii="Times New Roman" w:eastAsia="Times New Roman" w:hAnsi="Times New Roman" w:cs="Times New Roman"/>
          <w:sz w:val="24"/>
          <w:szCs w:val="24"/>
        </w:rPr>
        <w:t xml:space="preserve"> peak</w:t>
      </w:r>
      <w:r w:rsidR="005C0C95" w:rsidRPr="00072CD5">
        <w:rPr>
          <w:rFonts w:ascii="Times New Roman" w:eastAsia="Times New Roman" w:hAnsi="Times New Roman" w:cs="Times New Roman"/>
          <w:sz w:val="24"/>
          <w:szCs w:val="24"/>
        </w:rPr>
        <w:t xml:space="preserve"> (</w:t>
      </w:r>
      <w:r w:rsidR="005E1CE9" w:rsidRPr="00072CD5">
        <w:rPr>
          <w:rFonts w:ascii="Times New Roman" w:eastAsia="Times New Roman" w:hAnsi="Times New Roman" w:cs="Times New Roman"/>
          <w:sz w:val="24"/>
          <w:szCs w:val="24"/>
        </w:rPr>
        <w:t>A nice methodological description is available here: http://koke.asrc.kanazawa-u.ac.jp/HOWTO/kmer-genomesize.html</w:t>
      </w:r>
      <w:r w:rsidR="005C0C95" w:rsidRPr="00072CD5">
        <w:rPr>
          <w:rFonts w:ascii="Times New Roman" w:eastAsia="Times New Roman" w:hAnsi="Times New Roman" w:cs="Times New Roman"/>
          <w:sz w:val="24"/>
          <w:szCs w:val="24"/>
        </w:rPr>
        <w:t>)</w:t>
      </w:r>
      <w:r w:rsidR="00B52962" w:rsidRPr="00072CD5">
        <w:rPr>
          <w:rFonts w:ascii="Times New Roman" w:eastAsia="Times New Roman" w:hAnsi="Times New Roman" w:cs="Times New Roman"/>
          <w:sz w:val="24"/>
          <w:szCs w:val="24"/>
        </w:rPr>
        <w:t xml:space="preserve">. </w:t>
      </w:r>
    </w:p>
    <w:p w14:paraId="027F0A15" w14:textId="3A601C46" w:rsidR="001036F9" w:rsidRDefault="00B52962" w:rsidP="009303EB">
      <w:pPr>
        <w:ind w:firstLine="720"/>
      </w:pPr>
      <w:r w:rsidRPr="00072CD5">
        <w:rPr>
          <w:rFonts w:ascii="Times New Roman" w:eastAsia="Times New Roman" w:hAnsi="Times New Roman" w:cs="Times New Roman"/>
          <w:sz w:val="24"/>
          <w:szCs w:val="24"/>
        </w:rPr>
        <w:t xml:space="preserve">The species can be divided into groups depending on whether there is a classic single diploid </w:t>
      </w:r>
      <w:r w:rsidR="005C0C95" w:rsidRPr="00072CD5">
        <w:rPr>
          <w:rFonts w:ascii="Times New Roman" w:eastAsia="Times New Roman" w:hAnsi="Times New Roman" w:cs="Times New Roman"/>
          <w:sz w:val="24"/>
          <w:szCs w:val="24"/>
        </w:rPr>
        <w:t>k-</w:t>
      </w:r>
      <w:proofErr w:type="spellStart"/>
      <w:r w:rsidR="005C0C95" w:rsidRPr="00072CD5">
        <w:rPr>
          <w:rFonts w:ascii="Times New Roman" w:eastAsia="Times New Roman" w:hAnsi="Times New Roman" w:cs="Times New Roman"/>
          <w:sz w:val="24"/>
          <w:szCs w:val="24"/>
        </w:rPr>
        <w:t>mer</w:t>
      </w:r>
      <w:proofErr w:type="spellEnd"/>
      <w:r w:rsidRPr="00072CD5">
        <w:rPr>
          <w:rFonts w:ascii="Times New Roman" w:eastAsia="Times New Roman" w:hAnsi="Times New Roman" w:cs="Times New Roman"/>
          <w:sz w:val="24"/>
          <w:szCs w:val="24"/>
        </w:rPr>
        <w:t xml:space="preserve"> abundance peak as would be expected for highly inbred species or otherwise low </w:t>
      </w:r>
      <w:proofErr w:type="spellStart"/>
      <w:r w:rsidRPr="00072CD5">
        <w:rPr>
          <w:rFonts w:ascii="Times New Roman" w:eastAsia="Times New Roman" w:hAnsi="Times New Roman" w:cs="Times New Roman"/>
          <w:sz w:val="24"/>
          <w:szCs w:val="24"/>
        </w:rPr>
        <w:t>polymophism</w:t>
      </w:r>
      <w:proofErr w:type="spellEnd"/>
      <w:r w:rsidRPr="00072CD5">
        <w:rPr>
          <w:rFonts w:ascii="Times New Roman" w:eastAsia="Times New Roman" w:hAnsi="Times New Roman" w:cs="Times New Roman"/>
          <w:sz w:val="24"/>
          <w:szCs w:val="24"/>
        </w:rPr>
        <w:t xml:space="preserve"> or isogenic species, (</w:t>
      </w:r>
      <w:proofErr w:type="spellStart"/>
      <w:r w:rsidRPr="00072CD5">
        <w:rPr>
          <w:rFonts w:ascii="Times New Roman" w:eastAsia="Times New Roman" w:hAnsi="Times New Roman" w:cs="Times New Roman"/>
          <w:sz w:val="24"/>
          <w:szCs w:val="24"/>
        </w:rPr>
        <w:t>Aros</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Caqu</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Ccap</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Dpse</w:t>
      </w:r>
      <w:proofErr w:type="spellEnd"/>
      <w:r w:rsidRPr="00072CD5">
        <w:rPr>
          <w:rFonts w:ascii="Times New Roman" w:eastAsia="Times New Roman" w:hAnsi="Times New Roman" w:cs="Times New Roman"/>
          <w:sz w:val="24"/>
          <w:szCs w:val="24"/>
        </w:rPr>
        <w:t xml:space="preserve"> - </w:t>
      </w:r>
      <w:r w:rsidR="000012BB">
        <w:rPr>
          <w:rFonts w:ascii="Times New Roman" w:eastAsia="Times New Roman" w:hAnsi="Times New Roman" w:cs="Times New Roman"/>
          <w:i/>
          <w:sz w:val="24"/>
          <w:szCs w:val="24"/>
        </w:rPr>
        <w:t xml:space="preserve">Drosophila </w:t>
      </w:r>
      <w:proofErr w:type="spellStart"/>
      <w:r w:rsidR="000012BB">
        <w:rPr>
          <w:rFonts w:ascii="Times New Roman" w:eastAsia="Times New Roman" w:hAnsi="Times New Roman" w:cs="Times New Roman"/>
          <w:i/>
          <w:sz w:val="24"/>
          <w:szCs w:val="24"/>
        </w:rPr>
        <w:t>ps</w:t>
      </w:r>
      <w:r w:rsidRPr="00072CD5">
        <w:rPr>
          <w:rFonts w:ascii="Times New Roman" w:eastAsia="Times New Roman" w:hAnsi="Times New Roman" w:cs="Times New Roman"/>
          <w:i/>
          <w:sz w:val="24"/>
          <w:szCs w:val="24"/>
        </w:rPr>
        <w:t>e</w:t>
      </w:r>
      <w:r w:rsidR="000012BB">
        <w:rPr>
          <w:rFonts w:ascii="Times New Roman" w:eastAsia="Times New Roman" w:hAnsi="Times New Roman" w:cs="Times New Roman"/>
          <w:i/>
          <w:sz w:val="24"/>
          <w:szCs w:val="24"/>
        </w:rPr>
        <w:t>u</w:t>
      </w:r>
      <w:r w:rsidRPr="00072CD5">
        <w:rPr>
          <w:rFonts w:ascii="Times New Roman" w:eastAsia="Times New Roman" w:hAnsi="Times New Roman" w:cs="Times New Roman"/>
          <w:i/>
          <w:sz w:val="24"/>
          <w:szCs w:val="24"/>
        </w:rPr>
        <w:t>doobscura</w:t>
      </w:r>
      <w:proofErr w:type="spellEnd"/>
      <w:r w:rsidRPr="00072CD5">
        <w:rPr>
          <w:rFonts w:ascii="Times New Roman" w:eastAsia="Times New Roman" w:hAnsi="Times New Roman" w:cs="Times New Roman"/>
          <w:sz w:val="24"/>
          <w:szCs w:val="24"/>
        </w:rPr>
        <w:t xml:space="preserve">, a control species with 20 generations of sib-sib inbreeding, </w:t>
      </w:r>
      <w:proofErr w:type="spellStart"/>
      <w:r w:rsidRPr="00072CD5">
        <w:rPr>
          <w:rFonts w:ascii="Times New Roman" w:eastAsia="Times New Roman" w:hAnsi="Times New Roman" w:cs="Times New Roman"/>
          <w:sz w:val="24"/>
          <w:szCs w:val="24"/>
        </w:rPr>
        <w:t>Eaff</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Erow</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Focc</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Hazt</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Hhal</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Hpun</w:t>
      </w:r>
      <w:proofErr w:type="spellEnd"/>
      <w:r w:rsidRPr="00072CD5">
        <w:rPr>
          <w:rFonts w:ascii="Times New Roman" w:eastAsia="Times New Roman" w:hAnsi="Times New Roman" w:cs="Times New Roman"/>
          <w:sz w:val="24"/>
          <w:szCs w:val="24"/>
        </w:rPr>
        <w:t xml:space="preserve"> - another control species, </w:t>
      </w:r>
      <w:proofErr w:type="spellStart"/>
      <w:r w:rsidRPr="00072CD5">
        <w:rPr>
          <w:rFonts w:ascii="Times New Roman" w:eastAsia="Times New Roman" w:hAnsi="Times New Roman" w:cs="Times New Roman"/>
          <w:sz w:val="24"/>
          <w:szCs w:val="24"/>
        </w:rPr>
        <w:t>Lcup</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Oabi</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Ofas</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Otau</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Tpre</w:t>
      </w:r>
      <w:proofErr w:type="spellEnd"/>
      <w:r w:rsidRPr="00072CD5">
        <w:rPr>
          <w:rFonts w:ascii="Times New Roman" w:eastAsia="Times New Roman" w:hAnsi="Times New Roman" w:cs="Times New Roman"/>
          <w:sz w:val="24"/>
          <w:szCs w:val="24"/>
        </w:rPr>
        <w:t>), two peaks, with polymorphism partially separating haplotypes in the diploid peak (</w:t>
      </w:r>
      <w:proofErr w:type="spellStart"/>
      <w:r w:rsidRPr="00072CD5">
        <w:rPr>
          <w:rFonts w:ascii="Times New Roman" w:eastAsia="Times New Roman" w:hAnsi="Times New Roman" w:cs="Times New Roman"/>
          <w:sz w:val="24"/>
          <w:szCs w:val="24"/>
        </w:rPr>
        <w:t>Agla</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Bger</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Clec</w:t>
      </w:r>
      <w:proofErr w:type="spellEnd"/>
      <w:r w:rsidRPr="00072CD5">
        <w:rPr>
          <w:rFonts w:ascii="Times New Roman" w:eastAsia="Times New Roman" w:hAnsi="Times New Roman" w:cs="Times New Roman"/>
          <w:sz w:val="24"/>
          <w:szCs w:val="24"/>
        </w:rPr>
        <w:t xml:space="preserve">, Edan, </w:t>
      </w:r>
      <w:proofErr w:type="spellStart"/>
      <w:r w:rsidRPr="00072CD5">
        <w:rPr>
          <w:rFonts w:ascii="Times New Roman" w:eastAsia="Times New Roman" w:hAnsi="Times New Roman" w:cs="Times New Roman"/>
          <w:sz w:val="24"/>
          <w:szCs w:val="24"/>
        </w:rPr>
        <w:t>Hvit</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Lhes</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Llun</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Mhra</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Ptep</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Pven</w:t>
      </w:r>
      <w:proofErr w:type="spellEnd"/>
      <w:r w:rsidRPr="00072CD5">
        <w:rPr>
          <w:rFonts w:ascii="Times New Roman" w:eastAsia="Times New Roman" w:hAnsi="Times New Roman" w:cs="Times New Roman"/>
          <w:sz w:val="24"/>
          <w:szCs w:val="24"/>
        </w:rPr>
        <w:t xml:space="preserve">) (sometimes the two peaks can be barely seen as most </w:t>
      </w:r>
      <w:r w:rsidR="005C0C95" w:rsidRPr="00072CD5">
        <w:rPr>
          <w:rFonts w:ascii="Times New Roman" w:eastAsia="Times New Roman" w:hAnsi="Times New Roman" w:cs="Times New Roman"/>
          <w:sz w:val="24"/>
          <w:szCs w:val="24"/>
        </w:rPr>
        <w:t>k-</w:t>
      </w:r>
      <w:proofErr w:type="spellStart"/>
      <w:r w:rsidR="005C0C95" w:rsidRPr="00072CD5">
        <w:rPr>
          <w:rFonts w:ascii="Times New Roman" w:eastAsia="Times New Roman" w:hAnsi="Times New Roman" w:cs="Times New Roman"/>
          <w:sz w:val="24"/>
          <w:szCs w:val="24"/>
        </w:rPr>
        <w:t>mer</w:t>
      </w:r>
      <w:r w:rsidRPr="00072CD5">
        <w:rPr>
          <w:rFonts w:ascii="Times New Roman" w:eastAsia="Times New Roman" w:hAnsi="Times New Roman" w:cs="Times New Roman"/>
          <w:sz w:val="24"/>
          <w:szCs w:val="24"/>
        </w:rPr>
        <w:t>s</w:t>
      </w:r>
      <w:proofErr w:type="spellEnd"/>
      <w:r w:rsidRPr="00072CD5">
        <w:rPr>
          <w:rFonts w:ascii="Times New Roman" w:eastAsia="Times New Roman" w:hAnsi="Times New Roman" w:cs="Times New Roman"/>
          <w:sz w:val="24"/>
          <w:szCs w:val="24"/>
        </w:rPr>
        <w:t xml:space="preserve"> are very low coverage due to more extensive polymorphism) and finally no peaks, where more extensive polymorphism makes large numbers of identical </w:t>
      </w:r>
      <w:r w:rsidR="005C0C95" w:rsidRPr="00072CD5">
        <w:rPr>
          <w:rFonts w:ascii="Times New Roman" w:eastAsia="Times New Roman" w:hAnsi="Times New Roman" w:cs="Times New Roman"/>
          <w:sz w:val="24"/>
          <w:szCs w:val="24"/>
        </w:rPr>
        <w:t>k-</w:t>
      </w:r>
      <w:proofErr w:type="spellStart"/>
      <w:r w:rsidR="005C0C95" w:rsidRPr="00072CD5">
        <w:rPr>
          <w:rFonts w:ascii="Times New Roman" w:eastAsia="Times New Roman" w:hAnsi="Times New Roman" w:cs="Times New Roman"/>
          <w:sz w:val="24"/>
          <w:szCs w:val="24"/>
        </w:rPr>
        <w:t>mer</w:t>
      </w:r>
      <w:r w:rsidRPr="00072CD5">
        <w:rPr>
          <w:rFonts w:ascii="Times New Roman" w:eastAsia="Times New Roman" w:hAnsi="Times New Roman" w:cs="Times New Roman"/>
          <w:sz w:val="24"/>
          <w:szCs w:val="24"/>
        </w:rPr>
        <w:t>s</w:t>
      </w:r>
      <w:proofErr w:type="spellEnd"/>
      <w:r w:rsidRPr="00072CD5">
        <w:rPr>
          <w:rFonts w:ascii="Times New Roman" w:eastAsia="Times New Roman" w:hAnsi="Times New Roman" w:cs="Times New Roman"/>
          <w:sz w:val="24"/>
          <w:szCs w:val="24"/>
        </w:rPr>
        <w:t xml:space="preserve"> less likely (</w:t>
      </w:r>
      <w:proofErr w:type="spellStart"/>
      <w:r w:rsidRPr="00072CD5">
        <w:rPr>
          <w:rFonts w:ascii="Times New Roman" w:eastAsia="Times New Roman" w:hAnsi="Times New Roman" w:cs="Times New Roman"/>
          <w:sz w:val="24"/>
          <w:szCs w:val="24"/>
        </w:rPr>
        <w:t>Apla</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Cexi</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Cflo</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Gbue</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Ldec</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Lful</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Lrec</w:t>
      </w:r>
      <w:proofErr w:type="spellEnd"/>
      <w:r w:rsidRPr="00072CD5">
        <w:rPr>
          <w:rFonts w:ascii="Times New Roman" w:eastAsia="Times New Roman" w:hAnsi="Times New Roman" w:cs="Times New Roman"/>
          <w:sz w:val="24"/>
          <w:szCs w:val="24"/>
        </w:rPr>
        <w:t xml:space="preserve">). Sometimes, but not always, these categories of </w:t>
      </w:r>
      <w:r w:rsidR="005C0C95" w:rsidRPr="00072CD5">
        <w:rPr>
          <w:rFonts w:ascii="Times New Roman" w:eastAsia="Times New Roman" w:hAnsi="Times New Roman" w:cs="Times New Roman"/>
          <w:sz w:val="24"/>
          <w:szCs w:val="24"/>
        </w:rPr>
        <w:t>k-</w:t>
      </w:r>
      <w:proofErr w:type="spellStart"/>
      <w:r w:rsidR="005C0C95" w:rsidRPr="00072CD5">
        <w:rPr>
          <w:rFonts w:ascii="Times New Roman" w:eastAsia="Times New Roman" w:hAnsi="Times New Roman" w:cs="Times New Roman"/>
          <w:sz w:val="24"/>
          <w:szCs w:val="24"/>
        </w:rPr>
        <w:t>mer</w:t>
      </w:r>
      <w:proofErr w:type="spellEnd"/>
      <w:r w:rsidRPr="00072CD5">
        <w:rPr>
          <w:rFonts w:ascii="Times New Roman" w:eastAsia="Times New Roman" w:hAnsi="Times New Roman" w:cs="Times New Roman"/>
          <w:sz w:val="24"/>
          <w:szCs w:val="24"/>
        </w:rPr>
        <w:t xml:space="preserve"> plot roughly correspond to the quality of the genome assembly. For example</w:t>
      </w:r>
      <w:r w:rsidR="00E2545C">
        <w:rPr>
          <w:rFonts w:ascii="Times New Roman" w:eastAsia="Times New Roman" w:hAnsi="Times New Roman" w:cs="Times New Roman"/>
          <w:sz w:val="24"/>
          <w:szCs w:val="24"/>
        </w:rPr>
        <w:t>,</w:t>
      </w:r>
      <w:r w:rsidRPr="00072CD5">
        <w:rPr>
          <w:rFonts w:ascii="Times New Roman" w:eastAsia="Times New Roman" w:hAnsi="Times New Roman" w:cs="Times New Roman"/>
          <w:sz w:val="24"/>
          <w:szCs w:val="24"/>
        </w:rPr>
        <w:t xml:space="preserve"> species with a single diploid peak at high coverage suggesting low polymorphism include the parasitic wasps </w:t>
      </w:r>
      <w:proofErr w:type="spellStart"/>
      <w:r w:rsidRPr="00072CD5">
        <w:rPr>
          <w:rFonts w:ascii="Times New Roman" w:eastAsia="Times New Roman" w:hAnsi="Times New Roman" w:cs="Times New Roman"/>
          <w:sz w:val="24"/>
          <w:szCs w:val="24"/>
        </w:rPr>
        <w:t>Aros</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Oabi</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Tpre</w:t>
      </w:r>
      <w:proofErr w:type="spellEnd"/>
      <w:r w:rsidRPr="00072CD5">
        <w:rPr>
          <w:rFonts w:ascii="Times New Roman" w:eastAsia="Times New Roman" w:hAnsi="Times New Roman" w:cs="Times New Roman"/>
          <w:sz w:val="24"/>
          <w:szCs w:val="24"/>
        </w:rPr>
        <w:t xml:space="preserve">, the inbred Medfly and sheep blowfly </w:t>
      </w:r>
      <w:proofErr w:type="spellStart"/>
      <w:r w:rsidRPr="00072CD5">
        <w:rPr>
          <w:rFonts w:ascii="Times New Roman" w:eastAsia="Times New Roman" w:hAnsi="Times New Roman" w:cs="Times New Roman"/>
          <w:sz w:val="24"/>
          <w:szCs w:val="24"/>
        </w:rPr>
        <w:t>Ccap</w:t>
      </w:r>
      <w:proofErr w:type="spellEnd"/>
      <w:r w:rsidRPr="00072CD5">
        <w:rPr>
          <w:rFonts w:ascii="Times New Roman" w:eastAsia="Times New Roman" w:hAnsi="Times New Roman" w:cs="Times New Roman"/>
          <w:sz w:val="24"/>
          <w:szCs w:val="24"/>
        </w:rPr>
        <w:t xml:space="preserve"> and </w:t>
      </w:r>
      <w:proofErr w:type="spellStart"/>
      <w:r w:rsidRPr="00072CD5">
        <w:rPr>
          <w:rFonts w:ascii="Times New Roman" w:eastAsia="Times New Roman" w:hAnsi="Times New Roman" w:cs="Times New Roman"/>
          <w:sz w:val="24"/>
          <w:szCs w:val="24"/>
        </w:rPr>
        <w:t>Lcup</w:t>
      </w:r>
      <w:proofErr w:type="spellEnd"/>
      <w:r w:rsidRPr="00072CD5">
        <w:rPr>
          <w:rFonts w:ascii="Times New Roman" w:eastAsia="Times New Roman" w:hAnsi="Times New Roman" w:cs="Times New Roman"/>
          <w:sz w:val="24"/>
          <w:szCs w:val="24"/>
        </w:rPr>
        <w:t xml:space="preserve">, all of which assembled relatively well. Interestingly the parasitic wasp </w:t>
      </w:r>
      <w:proofErr w:type="spellStart"/>
      <w:r w:rsidRPr="00072CD5">
        <w:rPr>
          <w:rFonts w:ascii="Times New Roman" w:eastAsia="Times New Roman" w:hAnsi="Times New Roman" w:cs="Times New Roman"/>
          <w:sz w:val="24"/>
          <w:szCs w:val="24"/>
        </w:rPr>
        <w:t>Cflo</w:t>
      </w:r>
      <w:proofErr w:type="spellEnd"/>
      <w:r w:rsidRPr="00072CD5">
        <w:rPr>
          <w:rFonts w:ascii="Times New Roman" w:eastAsia="Times New Roman" w:hAnsi="Times New Roman" w:cs="Times New Roman"/>
          <w:sz w:val="24"/>
          <w:szCs w:val="24"/>
        </w:rPr>
        <w:t xml:space="preserve"> had no </w:t>
      </w:r>
      <w:r w:rsidR="005C0C95" w:rsidRPr="00072CD5">
        <w:rPr>
          <w:rFonts w:ascii="Times New Roman" w:eastAsia="Times New Roman" w:hAnsi="Times New Roman" w:cs="Times New Roman"/>
          <w:sz w:val="24"/>
          <w:szCs w:val="24"/>
        </w:rPr>
        <w:t>k-</w:t>
      </w:r>
      <w:proofErr w:type="spellStart"/>
      <w:r w:rsidR="005C0C95" w:rsidRPr="00072CD5">
        <w:rPr>
          <w:rFonts w:ascii="Times New Roman" w:eastAsia="Times New Roman" w:hAnsi="Times New Roman" w:cs="Times New Roman"/>
          <w:sz w:val="24"/>
          <w:szCs w:val="24"/>
        </w:rPr>
        <w:t>mer</w:t>
      </w:r>
      <w:proofErr w:type="spellEnd"/>
      <w:r w:rsidRPr="00072CD5">
        <w:rPr>
          <w:rFonts w:ascii="Times New Roman" w:eastAsia="Times New Roman" w:hAnsi="Times New Roman" w:cs="Times New Roman"/>
          <w:sz w:val="24"/>
          <w:szCs w:val="24"/>
        </w:rPr>
        <w:t xml:space="preserve"> peak, but perhaps the edge of one appearing can be seen in the 17mer plot, this was the worst of the wasp genome 1.0 assemblies with a contig N50 of only 14kb - unusual given the occu</w:t>
      </w:r>
      <w:r w:rsidR="00D245B3">
        <w:rPr>
          <w:rFonts w:ascii="Times New Roman" w:eastAsia="Times New Roman" w:hAnsi="Times New Roman" w:cs="Times New Roman"/>
          <w:sz w:val="24"/>
          <w:szCs w:val="24"/>
        </w:rPr>
        <w:t>rrence of haploid males in the H</w:t>
      </w:r>
      <w:r w:rsidRPr="00072CD5">
        <w:rPr>
          <w:rFonts w:ascii="Times New Roman" w:eastAsia="Times New Roman" w:hAnsi="Times New Roman" w:cs="Times New Roman"/>
          <w:sz w:val="24"/>
          <w:szCs w:val="24"/>
        </w:rPr>
        <w:t>ymenoptera. Reassembly</w:t>
      </w:r>
      <w:r w:rsidR="005C0C95" w:rsidRPr="00072CD5">
        <w:rPr>
          <w:rFonts w:ascii="Times New Roman" w:eastAsia="Times New Roman" w:hAnsi="Times New Roman" w:cs="Times New Roman"/>
          <w:sz w:val="24"/>
          <w:szCs w:val="24"/>
        </w:rPr>
        <w:t xml:space="preserve"> of </w:t>
      </w:r>
      <w:proofErr w:type="spellStart"/>
      <w:r w:rsidR="005C0C95" w:rsidRPr="00072CD5">
        <w:rPr>
          <w:rFonts w:ascii="Times New Roman" w:eastAsia="Times New Roman" w:hAnsi="Times New Roman" w:cs="Times New Roman"/>
          <w:sz w:val="24"/>
          <w:szCs w:val="24"/>
        </w:rPr>
        <w:t>Cflo</w:t>
      </w:r>
      <w:proofErr w:type="spellEnd"/>
      <w:r w:rsidRPr="00072CD5">
        <w:rPr>
          <w:rFonts w:ascii="Times New Roman" w:eastAsia="Times New Roman" w:hAnsi="Times New Roman" w:cs="Times New Roman"/>
          <w:sz w:val="24"/>
          <w:szCs w:val="24"/>
        </w:rPr>
        <w:t xml:space="preserve"> using </w:t>
      </w:r>
      <w:proofErr w:type="spellStart"/>
      <w:r w:rsidRPr="00072CD5">
        <w:rPr>
          <w:rFonts w:ascii="Times New Roman" w:eastAsia="Times New Roman" w:hAnsi="Times New Roman" w:cs="Times New Roman"/>
          <w:sz w:val="24"/>
          <w:szCs w:val="24"/>
        </w:rPr>
        <w:t>Redundans</w:t>
      </w:r>
      <w:proofErr w:type="spellEnd"/>
      <w:r w:rsidRPr="00072CD5">
        <w:rPr>
          <w:rFonts w:ascii="Times New Roman" w:eastAsia="Times New Roman" w:hAnsi="Times New Roman" w:cs="Times New Roman"/>
          <w:sz w:val="24"/>
          <w:szCs w:val="24"/>
        </w:rPr>
        <w:t xml:space="preserve"> improved the contig N50 to 42kb. At the other end of the spectrum, species </w:t>
      </w:r>
      <w:r w:rsidRPr="00072CD5">
        <w:rPr>
          <w:rFonts w:ascii="Times New Roman" w:eastAsia="Times New Roman" w:hAnsi="Times New Roman" w:cs="Times New Roman"/>
          <w:sz w:val="24"/>
          <w:szCs w:val="24"/>
        </w:rPr>
        <w:lastRenderedPageBreak/>
        <w:t>with no peaks in the k-</w:t>
      </w:r>
      <w:proofErr w:type="spellStart"/>
      <w:r w:rsidRPr="00072CD5">
        <w:rPr>
          <w:rFonts w:ascii="Times New Roman" w:eastAsia="Times New Roman" w:hAnsi="Times New Roman" w:cs="Times New Roman"/>
          <w:sz w:val="24"/>
          <w:szCs w:val="24"/>
        </w:rPr>
        <w:t>mer</w:t>
      </w:r>
      <w:proofErr w:type="spellEnd"/>
      <w:r w:rsidRPr="00072CD5">
        <w:rPr>
          <w:rFonts w:ascii="Times New Roman" w:eastAsia="Times New Roman" w:hAnsi="Times New Roman" w:cs="Times New Roman"/>
          <w:sz w:val="24"/>
          <w:szCs w:val="24"/>
        </w:rPr>
        <w:t xml:space="preserve"> plots generally assembled poorly, with some exceptions - for example the dragonfly </w:t>
      </w:r>
      <w:proofErr w:type="spellStart"/>
      <w:r w:rsidRPr="00072CD5">
        <w:rPr>
          <w:rFonts w:ascii="Times New Roman" w:eastAsia="Times New Roman" w:hAnsi="Times New Roman" w:cs="Times New Roman"/>
          <w:sz w:val="24"/>
          <w:szCs w:val="24"/>
        </w:rPr>
        <w:t>Lful</w:t>
      </w:r>
      <w:proofErr w:type="spellEnd"/>
      <w:r w:rsidRPr="00072CD5">
        <w:rPr>
          <w:rFonts w:ascii="Times New Roman" w:eastAsia="Times New Roman" w:hAnsi="Times New Roman" w:cs="Times New Roman"/>
          <w:sz w:val="24"/>
          <w:szCs w:val="24"/>
        </w:rPr>
        <w:t xml:space="preserve"> has reasonable assembly contig N50s of 16 and 70kb for the version 1.0 and 2.0 assemblies respectively. Accurate genome size estimation using </w:t>
      </w:r>
      <w:r w:rsidR="005C0C95" w:rsidRPr="00072CD5">
        <w:rPr>
          <w:rFonts w:ascii="Times New Roman" w:eastAsia="Times New Roman" w:hAnsi="Times New Roman" w:cs="Times New Roman"/>
          <w:sz w:val="24"/>
          <w:szCs w:val="24"/>
        </w:rPr>
        <w:t>k-</w:t>
      </w:r>
      <w:proofErr w:type="spellStart"/>
      <w:r w:rsidR="005C0C95" w:rsidRPr="00072CD5">
        <w:rPr>
          <w:rFonts w:ascii="Times New Roman" w:eastAsia="Times New Roman" w:hAnsi="Times New Roman" w:cs="Times New Roman"/>
          <w:sz w:val="24"/>
          <w:szCs w:val="24"/>
        </w:rPr>
        <w:t>mer</w:t>
      </w:r>
      <w:proofErr w:type="spellEnd"/>
      <w:r w:rsidRPr="00072CD5">
        <w:rPr>
          <w:rFonts w:ascii="Times New Roman" w:eastAsia="Times New Roman" w:hAnsi="Times New Roman" w:cs="Times New Roman"/>
          <w:sz w:val="24"/>
          <w:szCs w:val="24"/>
        </w:rPr>
        <w:t xml:space="preserve"> analysis is also dependent on peak definition. The absence of a peak prevents estimation of genome size, and determination of whether a peak is </w:t>
      </w:r>
      <w:proofErr w:type="gramStart"/>
      <w:r w:rsidRPr="00072CD5">
        <w:rPr>
          <w:rFonts w:ascii="Times New Roman" w:eastAsia="Times New Roman" w:hAnsi="Times New Roman" w:cs="Times New Roman"/>
          <w:sz w:val="24"/>
          <w:szCs w:val="24"/>
        </w:rPr>
        <w:t>haploid</w:t>
      </w:r>
      <w:proofErr w:type="gramEnd"/>
      <w:r w:rsidRPr="00072CD5">
        <w:rPr>
          <w:rFonts w:ascii="Times New Roman" w:eastAsia="Times New Roman" w:hAnsi="Times New Roman" w:cs="Times New Roman"/>
          <w:sz w:val="24"/>
          <w:szCs w:val="24"/>
        </w:rPr>
        <w:t xml:space="preserve"> or diploid can be challenging. Finally, original estimates of genome size identified at the initiation of the project may not have been available for the exact species sequence, and instead be derived from nearby taxa, in some cases leading to significant differences between </w:t>
      </w:r>
      <w:r w:rsidR="005C0C95" w:rsidRPr="00072CD5">
        <w:rPr>
          <w:rFonts w:ascii="Times New Roman" w:eastAsia="Times New Roman" w:hAnsi="Times New Roman" w:cs="Times New Roman"/>
          <w:sz w:val="24"/>
          <w:szCs w:val="24"/>
        </w:rPr>
        <w:t>k-</w:t>
      </w:r>
      <w:proofErr w:type="spellStart"/>
      <w:r w:rsidR="005C0C95" w:rsidRPr="00072CD5">
        <w:rPr>
          <w:rFonts w:ascii="Times New Roman" w:eastAsia="Times New Roman" w:hAnsi="Times New Roman" w:cs="Times New Roman"/>
          <w:sz w:val="24"/>
          <w:szCs w:val="24"/>
        </w:rPr>
        <w:t>mer</w:t>
      </w:r>
      <w:proofErr w:type="spellEnd"/>
      <w:r w:rsidRPr="00072CD5">
        <w:rPr>
          <w:rFonts w:ascii="Times New Roman" w:eastAsia="Times New Roman" w:hAnsi="Times New Roman" w:cs="Times New Roman"/>
          <w:sz w:val="24"/>
          <w:szCs w:val="24"/>
        </w:rPr>
        <w:t xml:space="preserve"> and previous genome size estimates. </w:t>
      </w:r>
      <w:bookmarkStart w:id="12" w:name="_3znysh7" w:colFirst="0" w:colLast="0"/>
      <w:bookmarkEnd w:id="12"/>
    </w:p>
    <w:p w14:paraId="270B55A0" w14:textId="4F6CAD81" w:rsidR="00587F18" w:rsidRPr="002C7334" w:rsidRDefault="000979BE" w:rsidP="002C7334">
      <w:pPr>
        <w:pStyle w:val="Heading2"/>
        <w:keepNext w:val="0"/>
        <w:keepLines w:val="0"/>
        <w:spacing w:after="80"/>
        <w:rPr>
          <w:rFonts w:ascii="Times New Roman" w:eastAsia="Times New Roman" w:hAnsi="Times New Roman" w:cs="Times New Roman"/>
          <w:sz w:val="24"/>
          <w:szCs w:val="24"/>
        </w:rPr>
      </w:pPr>
      <w:bookmarkStart w:id="13" w:name="_Toc26815963"/>
      <w:r>
        <w:rPr>
          <w:rFonts w:ascii="Times New Roman" w:eastAsia="Times New Roman" w:hAnsi="Times New Roman" w:cs="Times New Roman"/>
          <w:b/>
          <w:i/>
          <w:sz w:val="24"/>
          <w:szCs w:val="24"/>
        </w:rPr>
        <w:t>1.10</w:t>
      </w:r>
      <w:r w:rsidR="00B52962" w:rsidRPr="00072CD5">
        <w:rPr>
          <w:rFonts w:ascii="Times New Roman" w:eastAsia="Times New Roman" w:hAnsi="Times New Roman" w:cs="Times New Roman"/>
          <w:b/>
          <w:i/>
          <w:sz w:val="24"/>
          <w:szCs w:val="24"/>
        </w:rPr>
        <w:t xml:space="preserve"> RNA sequencing</w:t>
      </w:r>
      <w:bookmarkEnd w:id="13"/>
    </w:p>
    <w:p w14:paraId="5216D8EB" w14:textId="0822D85B" w:rsidR="00535AB1" w:rsidRPr="00072CD5" w:rsidRDefault="00B52962" w:rsidP="0030368C">
      <w:pPr>
        <w:ind w:firstLine="720"/>
        <w:rPr>
          <w:rFonts w:ascii="Times New Roman" w:eastAsia="Times New Roman" w:hAnsi="Times New Roman" w:cs="Times New Roman"/>
          <w:sz w:val="24"/>
          <w:szCs w:val="24"/>
        </w:rPr>
      </w:pPr>
      <w:r w:rsidRPr="00072CD5">
        <w:rPr>
          <w:rFonts w:ascii="Times New Roman" w:eastAsia="Gungsuh" w:hAnsi="Times New Roman" w:cs="Times New Roman"/>
          <w:sz w:val="24"/>
          <w:szCs w:val="24"/>
        </w:rPr>
        <w:t>RNA-seq was performed followi</w:t>
      </w:r>
      <w:r w:rsidR="00587F18" w:rsidRPr="00072CD5">
        <w:rPr>
          <w:rFonts w:ascii="Times New Roman" w:eastAsia="Gungsuh" w:hAnsi="Times New Roman" w:cs="Times New Roman"/>
          <w:sz w:val="24"/>
          <w:szCs w:val="24"/>
        </w:rPr>
        <w:t>ng standard protocols</w:t>
      </w:r>
      <w:r w:rsidRPr="00072CD5">
        <w:rPr>
          <w:rFonts w:ascii="Times New Roman" w:eastAsia="Gungsuh" w:hAnsi="Times New Roman" w:cs="Times New Roman"/>
          <w:sz w:val="24"/>
          <w:szCs w:val="24"/>
        </w:rPr>
        <w:t xml:space="preserve"> on an Illumina </w:t>
      </w:r>
      <w:proofErr w:type="spellStart"/>
      <w:r w:rsidRPr="00072CD5">
        <w:rPr>
          <w:rFonts w:ascii="Times New Roman" w:eastAsia="Gungsuh" w:hAnsi="Times New Roman" w:cs="Times New Roman"/>
          <w:sz w:val="24"/>
          <w:szCs w:val="24"/>
        </w:rPr>
        <w:t>HiSeq</w:t>
      </w:r>
      <w:proofErr w:type="spellEnd"/>
      <w:r w:rsidRPr="00072CD5">
        <w:rPr>
          <w:rFonts w:ascii="Times New Roman" w:eastAsia="Gungsuh" w:hAnsi="Times New Roman" w:cs="Times New Roman"/>
          <w:sz w:val="24"/>
          <w:szCs w:val="24"/>
        </w:rPr>
        <w:t xml:space="preserve"> 2000 platform. Briefly, poly- A+ messenger RNA (mRNA) was extracted from 1 mg total RNA using Oligo(dT)25 </w:t>
      </w:r>
      <w:proofErr w:type="spellStart"/>
      <w:r w:rsidRPr="00072CD5">
        <w:rPr>
          <w:rFonts w:ascii="Times New Roman" w:eastAsia="Gungsuh" w:hAnsi="Times New Roman" w:cs="Times New Roman"/>
          <w:sz w:val="24"/>
          <w:szCs w:val="24"/>
        </w:rPr>
        <w:t>Dynabeads</w:t>
      </w:r>
      <w:proofErr w:type="spellEnd"/>
      <w:r w:rsidRPr="00072CD5">
        <w:rPr>
          <w:rFonts w:ascii="Times New Roman" w:eastAsia="Gungsuh" w:hAnsi="Times New Roman" w:cs="Times New Roman"/>
          <w:sz w:val="24"/>
          <w:szCs w:val="24"/>
        </w:rPr>
        <w:t xml:space="preserve"> (Life Technologies, cat. no. 61002) followed by fragmentation of the mRNA by heat at 94</w:t>
      </w:r>
      <w:r w:rsidR="004E0A54" w:rsidRPr="00072CD5">
        <w:rPr>
          <w:rFonts w:ascii="Times New Roman" w:eastAsia="Gungsuh" w:hAnsi="Times New Roman" w:cs="Times New Roman"/>
          <w:sz w:val="24"/>
          <w:szCs w:val="24"/>
        </w:rPr>
        <w:t xml:space="preserve"> </w:t>
      </w:r>
      <w:r w:rsidRPr="00072CD5">
        <w:rPr>
          <w:rFonts w:ascii="Times New Roman" w:eastAsia="Gungsuh" w:hAnsi="Times New Roman" w:cs="Times New Roman"/>
          <w:sz w:val="24"/>
          <w:szCs w:val="24"/>
        </w:rPr>
        <w:t xml:space="preserve">for 3 min (for samples with RNA Integrity Number (RIN) from 3–6) or 4 min (for samples with RIN of ≥6.0). First-strand complementary DNA (cDNA) was synthesized using the Superscript III reverse transcriptase (Life Technologies, cat. no. 18080-044) and purified using </w:t>
      </w:r>
      <w:proofErr w:type="spellStart"/>
      <w:r w:rsidRPr="00072CD5">
        <w:rPr>
          <w:rFonts w:ascii="Times New Roman" w:eastAsia="Gungsuh" w:hAnsi="Times New Roman" w:cs="Times New Roman"/>
          <w:sz w:val="24"/>
          <w:szCs w:val="24"/>
        </w:rPr>
        <w:t>Agencourt</w:t>
      </w:r>
      <w:proofErr w:type="spellEnd"/>
      <w:r w:rsidRPr="00072CD5">
        <w:rPr>
          <w:rFonts w:ascii="Times New Roman" w:eastAsia="Gungsuh" w:hAnsi="Times New Roman" w:cs="Times New Roman"/>
          <w:sz w:val="24"/>
          <w:szCs w:val="24"/>
        </w:rPr>
        <w:t xml:space="preserve"> </w:t>
      </w:r>
      <w:proofErr w:type="spellStart"/>
      <w:r w:rsidRPr="00072CD5">
        <w:rPr>
          <w:rFonts w:ascii="Times New Roman" w:eastAsia="Gungsuh" w:hAnsi="Times New Roman" w:cs="Times New Roman"/>
          <w:sz w:val="24"/>
          <w:szCs w:val="24"/>
        </w:rPr>
        <w:t>RNAClean</w:t>
      </w:r>
      <w:proofErr w:type="spellEnd"/>
      <w:r w:rsidRPr="00072CD5">
        <w:rPr>
          <w:rFonts w:ascii="Times New Roman" w:eastAsia="Gungsuh" w:hAnsi="Times New Roman" w:cs="Times New Roman"/>
          <w:sz w:val="24"/>
          <w:szCs w:val="24"/>
        </w:rPr>
        <w:t xml:space="preserve"> XP beads (Beckman Coulter, cat. no. A63987). During second-strand cDNA synthesis, </w:t>
      </w:r>
      <w:proofErr w:type="spellStart"/>
      <w:r w:rsidRPr="00072CD5">
        <w:rPr>
          <w:rFonts w:ascii="Times New Roman" w:eastAsia="Gungsuh" w:hAnsi="Times New Roman" w:cs="Times New Roman"/>
          <w:sz w:val="24"/>
          <w:szCs w:val="24"/>
        </w:rPr>
        <w:t>deoxynucleoside</w:t>
      </w:r>
      <w:proofErr w:type="spellEnd"/>
      <w:r w:rsidRPr="00072CD5">
        <w:rPr>
          <w:rFonts w:ascii="Times New Roman" w:eastAsia="Gungsuh" w:hAnsi="Times New Roman" w:cs="Times New Roman"/>
          <w:sz w:val="24"/>
          <w:szCs w:val="24"/>
        </w:rPr>
        <w:t xml:space="preserve"> triphosphate (dNTP) mix containing </w:t>
      </w:r>
      <w:proofErr w:type="spellStart"/>
      <w:r w:rsidRPr="00072CD5">
        <w:rPr>
          <w:rFonts w:ascii="Times New Roman" w:eastAsia="Gungsuh" w:hAnsi="Times New Roman" w:cs="Times New Roman"/>
          <w:sz w:val="24"/>
          <w:szCs w:val="24"/>
        </w:rPr>
        <w:t>deoxyuridine</w:t>
      </w:r>
      <w:proofErr w:type="spellEnd"/>
      <w:r w:rsidRPr="00072CD5">
        <w:rPr>
          <w:rFonts w:ascii="Times New Roman" w:eastAsia="Gungsuh" w:hAnsi="Times New Roman" w:cs="Times New Roman"/>
          <w:sz w:val="24"/>
          <w:szCs w:val="24"/>
        </w:rPr>
        <w:t xml:space="preserve"> triphosphate was used to introduce strand specificity. For Illumina paired-end library construction, the resultant cDNA was processed through end repair and A-tailing, ligated with Illumina PE adapters, and then digested with 10 units of uracil–DNA glycosylase (New England Biolabs, Ipswich, MA; cat. no. M0280L). Amplification of the libraries was performed for 13 PCR cycles using the Phusion High-Fidelity PCR Master Mix (New England Biolabs, cat. no. M0531L); 6-bp molecular barcodes were also incorporated during this PCR amplification. These libraries were then purified with </w:t>
      </w:r>
      <w:proofErr w:type="spellStart"/>
      <w:r w:rsidRPr="00072CD5">
        <w:rPr>
          <w:rFonts w:ascii="Times New Roman" w:eastAsia="Gungsuh" w:hAnsi="Times New Roman" w:cs="Times New Roman"/>
          <w:sz w:val="24"/>
          <w:szCs w:val="24"/>
        </w:rPr>
        <w:t>Agencourt</w:t>
      </w:r>
      <w:proofErr w:type="spellEnd"/>
      <w:r w:rsidRPr="00072CD5">
        <w:rPr>
          <w:rFonts w:ascii="Times New Roman" w:eastAsia="Gungsuh" w:hAnsi="Times New Roman" w:cs="Times New Roman"/>
          <w:sz w:val="24"/>
          <w:szCs w:val="24"/>
        </w:rPr>
        <w:t xml:space="preserve"> </w:t>
      </w:r>
      <w:proofErr w:type="spellStart"/>
      <w:r w:rsidRPr="00072CD5">
        <w:rPr>
          <w:rFonts w:ascii="Times New Roman" w:eastAsia="Gungsuh" w:hAnsi="Times New Roman" w:cs="Times New Roman"/>
          <w:sz w:val="24"/>
          <w:szCs w:val="24"/>
        </w:rPr>
        <w:t>AMPure</w:t>
      </w:r>
      <w:proofErr w:type="spellEnd"/>
      <w:r w:rsidRPr="00072CD5">
        <w:rPr>
          <w:rFonts w:ascii="Times New Roman" w:eastAsia="Gungsuh" w:hAnsi="Times New Roman" w:cs="Times New Roman"/>
          <w:sz w:val="24"/>
          <w:szCs w:val="24"/>
        </w:rPr>
        <w:t xml:space="preserve"> XP beads after each enzymatic reaction, and after quantification using the Agilent Bioanalyzer 2100 DNA Chip 7500 (cat. no. 5067-1506), libraries were pooled in equimolar amounts for sequencing. Sequencing was performed on Illumina HiSeq2000s, generating 100-bp paired-end reads</w:t>
      </w:r>
      <w:r w:rsidRPr="006B1111">
        <w:rPr>
          <w:rFonts w:ascii="Times New Roman" w:eastAsia="Gungsuh" w:hAnsi="Times New Roman" w:cs="Times New Roman"/>
          <w:sz w:val="24"/>
          <w:szCs w:val="24"/>
        </w:rPr>
        <w:t>.</w:t>
      </w:r>
      <w:r w:rsidR="00AC7359" w:rsidRPr="006B1111">
        <w:rPr>
          <w:rFonts w:ascii="Times New Roman" w:eastAsia="Gungsuh" w:hAnsi="Times New Roman" w:cs="Times New Roman"/>
          <w:sz w:val="24"/>
          <w:szCs w:val="24"/>
        </w:rPr>
        <w:t xml:space="preserve"> </w:t>
      </w:r>
      <w:r w:rsidR="0061036D">
        <w:rPr>
          <w:rFonts w:ascii="Times New Roman" w:eastAsia="Times New Roman" w:hAnsi="Times New Roman" w:cs="Times New Roman"/>
          <w:sz w:val="24"/>
          <w:szCs w:val="24"/>
        </w:rPr>
        <w:t xml:space="preserve">Additional File 1: </w:t>
      </w:r>
      <w:r w:rsidR="00AC7359" w:rsidRPr="006B1111">
        <w:rPr>
          <w:rFonts w:ascii="Times New Roman" w:eastAsia="Gungsuh" w:hAnsi="Times New Roman" w:cs="Times New Roman"/>
          <w:sz w:val="24"/>
          <w:szCs w:val="24"/>
        </w:rPr>
        <w:t>Table S4</w:t>
      </w:r>
      <w:r w:rsidR="00AC7359">
        <w:rPr>
          <w:rFonts w:ascii="Times New Roman" w:eastAsia="Gungsuh" w:hAnsi="Times New Roman" w:cs="Times New Roman"/>
          <w:sz w:val="24"/>
          <w:szCs w:val="24"/>
        </w:rPr>
        <w:t xml:space="preserve"> shows the RNA sequence stats and NCBI accessions.</w:t>
      </w:r>
    </w:p>
    <w:p w14:paraId="1747D07E" w14:textId="1748FE90" w:rsidR="00535AB1" w:rsidRPr="00072CD5" w:rsidRDefault="00A86780" w:rsidP="0030368C">
      <w:pPr>
        <w:pStyle w:val="Heading2"/>
        <w:rPr>
          <w:rFonts w:ascii="Times New Roman" w:eastAsia="Times New Roman" w:hAnsi="Times New Roman" w:cs="Times New Roman"/>
          <w:b/>
          <w:i/>
          <w:sz w:val="24"/>
          <w:szCs w:val="24"/>
        </w:rPr>
      </w:pPr>
      <w:bookmarkStart w:id="14" w:name="_Toc26815964"/>
      <w:r>
        <w:rPr>
          <w:rFonts w:ascii="Times New Roman" w:eastAsia="Times New Roman" w:hAnsi="Times New Roman" w:cs="Times New Roman"/>
          <w:b/>
          <w:i/>
          <w:sz w:val="24"/>
          <w:szCs w:val="24"/>
        </w:rPr>
        <w:t>1.11</w:t>
      </w:r>
      <w:r w:rsidR="004E0A54" w:rsidRPr="00072CD5">
        <w:rPr>
          <w:rFonts w:ascii="Times New Roman" w:eastAsia="Times New Roman" w:hAnsi="Times New Roman" w:cs="Times New Roman"/>
          <w:b/>
          <w:i/>
          <w:sz w:val="24"/>
          <w:szCs w:val="24"/>
        </w:rPr>
        <w:t xml:space="preserve"> </w:t>
      </w:r>
      <w:r w:rsidR="00B52962" w:rsidRPr="00072CD5">
        <w:rPr>
          <w:rFonts w:ascii="Times New Roman" w:eastAsia="Times New Roman" w:hAnsi="Times New Roman" w:cs="Times New Roman"/>
          <w:b/>
          <w:i/>
          <w:sz w:val="24"/>
          <w:szCs w:val="24"/>
        </w:rPr>
        <w:t>Automated gene model annotation</w:t>
      </w:r>
      <w:bookmarkEnd w:id="14"/>
    </w:p>
    <w:p w14:paraId="36913D6A" w14:textId="3BD2CFBC" w:rsidR="00A70075" w:rsidRPr="00072CD5" w:rsidRDefault="00B52962" w:rsidP="00A70075">
      <w:pPr>
        <w:ind w:firstLine="720"/>
        <w:rPr>
          <w:rFonts w:ascii="Times New Roman" w:eastAsia="Times New Roman" w:hAnsi="Times New Roman" w:cs="Times New Roman"/>
          <w:sz w:val="24"/>
          <w:szCs w:val="24"/>
        </w:rPr>
      </w:pPr>
      <w:r w:rsidRPr="00072CD5">
        <w:rPr>
          <w:rFonts w:ascii="Times New Roman" w:eastAsia="Times New Roman" w:hAnsi="Times New Roman" w:cs="Times New Roman"/>
          <w:color w:val="131413"/>
          <w:sz w:val="24"/>
          <w:szCs w:val="24"/>
        </w:rPr>
        <w:t xml:space="preserve">Twenty eight of the </w:t>
      </w:r>
      <w:r w:rsidR="009D6281">
        <w:rPr>
          <w:rFonts w:ascii="Times New Roman" w:eastAsia="Times New Roman" w:hAnsi="Times New Roman" w:cs="Times New Roman"/>
          <w:color w:val="131413"/>
          <w:sz w:val="24"/>
          <w:szCs w:val="24"/>
        </w:rPr>
        <w:t>i5K</w:t>
      </w:r>
      <w:r w:rsidRPr="00072CD5">
        <w:rPr>
          <w:rFonts w:ascii="Times New Roman" w:eastAsia="Times New Roman" w:hAnsi="Times New Roman" w:cs="Times New Roman"/>
          <w:color w:val="131413"/>
          <w:sz w:val="24"/>
          <w:szCs w:val="24"/>
        </w:rPr>
        <w:t xml:space="preserve"> pilot </w:t>
      </w:r>
      <w:r w:rsidR="00A70075">
        <w:rPr>
          <w:rFonts w:ascii="Times New Roman" w:eastAsia="Times New Roman" w:hAnsi="Times New Roman" w:cs="Times New Roman"/>
          <w:color w:val="131413"/>
          <w:sz w:val="24"/>
          <w:szCs w:val="24"/>
        </w:rPr>
        <w:t xml:space="preserve">Version 1 </w:t>
      </w:r>
      <w:r w:rsidRPr="00072CD5">
        <w:rPr>
          <w:rFonts w:ascii="Times New Roman" w:eastAsia="Times New Roman" w:hAnsi="Times New Roman" w:cs="Times New Roman"/>
          <w:color w:val="131413"/>
          <w:sz w:val="24"/>
          <w:szCs w:val="24"/>
        </w:rPr>
        <w:t>genome assemblies were subjected to automatic gene annotation using a MAKER 2.0</w:t>
      </w:r>
      <w:r w:rsidR="00072CD5" w:rsidRPr="00072CD5">
        <w:rPr>
          <w:rFonts w:ascii="Times New Roman" w:eastAsia="Times New Roman" w:hAnsi="Times New Roman" w:cs="Times New Roman"/>
          <w:color w:val="131413"/>
          <w:sz w:val="24"/>
          <w:szCs w:val="24"/>
        </w:rPr>
        <w:fldChar w:fldCharType="begin"/>
      </w:r>
      <w:r w:rsidR="00072CD5" w:rsidRPr="00072CD5">
        <w:rPr>
          <w:rFonts w:ascii="Times New Roman" w:eastAsia="Times New Roman" w:hAnsi="Times New Roman" w:cs="Times New Roman"/>
          <w:color w:val="131413"/>
          <w:sz w:val="24"/>
          <w:szCs w:val="24"/>
        </w:rPr>
        <w:instrText xml:space="preserve"> ADDIN EN.CITE &lt;EndNote&gt;&lt;Cite&gt;&lt;Author&gt;Holt&lt;/Author&gt;&lt;Year&gt;2011&lt;/Year&gt;&lt;RecNum&gt;288&lt;/RecNum&gt;&lt;DisplayText&gt;&lt;style face="superscript"&gt;10&lt;/style&gt;&lt;/DisplayText&gt;&lt;record&gt;&lt;rec-number&gt;288&lt;/rec-number&gt;&lt;foreign-keys&gt;&lt;key app="EN" db-id="pzzxezpwdrte22e2fe5vrww72fdtdf2wp5ep" timestamp="1436381190"&gt;288&lt;/key&gt;&lt;/foreign-keys&gt;&lt;ref-type name="Journal Article"&gt;17&lt;/ref-type&gt;&lt;contributors&gt;&lt;authors&gt;&lt;author&gt;Holt, C.&lt;/author&gt;&lt;author&gt;Yandell, M.&lt;/author&gt;&lt;/authors&gt;&lt;/contributors&gt;&lt;auth-address&gt;Eccles Institute of Human Genetics, University of Utah, Salt Lake City, Utah 84112, USA.&lt;/auth-address&gt;&lt;titles&gt;&lt;title&gt;MAKER2: an annotation pipeline and genome-database management tool for second-generation genome projects&lt;/title&gt;&lt;secondary-title&gt;BMC Bioinformatics&lt;/secondary-title&gt;&lt;alt-title&gt;BMC bioinformatics&lt;/alt-title&gt;&lt;/titles&gt;&lt;periodical&gt;&lt;full-title&gt;BMC Bioinformatics&lt;/full-title&gt;&lt;abbr-1&gt;BMC bioinformatics&lt;/abbr-1&gt;&lt;/periodical&gt;&lt;alt-periodical&gt;&lt;full-title&gt;BMC Bioinformatics&lt;/full-title&gt;&lt;abbr-1&gt;BMC bioinformatics&lt;/abbr-1&gt;&lt;/alt-periodical&gt;&lt;pages&gt;491&lt;/pages&gt;&lt;volume&gt;12&lt;/volume&gt;&lt;edition&gt;2011/12/24&lt;/edition&gt;&lt;keywords&gt;&lt;keyword&gt;Animals&lt;/keyword&gt;&lt;keyword&gt;*Databases, Genetic&lt;/keyword&gt;&lt;keyword&gt;Genome&lt;/keyword&gt;&lt;keyword&gt;High-Throughput Nucleotide Sequencing/*methods&lt;/keyword&gt;&lt;keyword&gt;Humans&lt;/keyword&gt;&lt;keyword&gt;Molecular Sequence Annotation&lt;/keyword&gt;&lt;keyword&gt;Plants/genetics&lt;/keyword&gt;&lt;keyword&gt;*Software&lt;/keyword&gt;&lt;/keywords&gt;&lt;dates&gt;&lt;year&gt;2011&lt;/year&gt;&lt;/dates&gt;&lt;isbn&gt;1471-2105 (Electronic)&amp;#xD;1471-2105 (Linking)&lt;/isbn&gt;&lt;accession-num&gt;22192575&lt;/accession-num&gt;&lt;work-type&gt;Research Support, N.I.H., Extramural&amp;#xD;Research Support, U.S. Gov&amp;apos;t, Non-P.H.S.&lt;/work-type&gt;&lt;urls&gt;&lt;related-urls&gt;&lt;url&gt;http://www.ncbi.nlm.nih.gov/pubmed/22192575&lt;/url&gt;&lt;url&gt;http://www.ncbi.nlm.nih.gov/pmc/articles/PMC3280279/pdf/1471-2105-12-491.pdf&lt;/url&gt;&lt;/related-urls&gt;&lt;/urls&gt;&lt;custom2&gt;3280279&lt;/custom2&gt;&lt;electronic-resource-num&gt;10.1186/1471-2105-12-491&lt;/electronic-resource-num&gt;&lt;/record&gt;&lt;/Cite&gt;&lt;/EndNote&gt;</w:instrText>
      </w:r>
      <w:r w:rsidR="00072CD5" w:rsidRPr="00072CD5">
        <w:rPr>
          <w:rFonts w:ascii="Times New Roman" w:eastAsia="Times New Roman" w:hAnsi="Times New Roman" w:cs="Times New Roman"/>
          <w:color w:val="131413"/>
          <w:sz w:val="24"/>
          <w:szCs w:val="24"/>
        </w:rPr>
        <w:fldChar w:fldCharType="separate"/>
      </w:r>
      <w:r w:rsidR="00072CD5" w:rsidRPr="00072CD5">
        <w:rPr>
          <w:rFonts w:ascii="Times New Roman" w:eastAsia="Times New Roman" w:hAnsi="Times New Roman" w:cs="Times New Roman"/>
          <w:noProof/>
          <w:color w:val="131413"/>
          <w:sz w:val="24"/>
          <w:szCs w:val="24"/>
          <w:vertAlign w:val="superscript"/>
        </w:rPr>
        <w:t>10</w:t>
      </w:r>
      <w:r w:rsidR="00072CD5" w:rsidRPr="00072CD5">
        <w:rPr>
          <w:rFonts w:ascii="Times New Roman" w:eastAsia="Times New Roman" w:hAnsi="Times New Roman" w:cs="Times New Roman"/>
          <w:color w:val="131413"/>
          <w:sz w:val="24"/>
          <w:szCs w:val="24"/>
        </w:rPr>
        <w:fldChar w:fldCharType="end"/>
      </w:r>
      <w:r w:rsidR="00DD568D" w:rsidRPr="00072CD5">
        <w:rPr>
          <w:rFonts w:ascii="Times New Roman" w:eastAsia="Times New Roman" w:hAnsi="Times New Roman" w:cs="Times New Roman"/>
          <w:color w:val="131413"/>
          <w:sz w:val="24"/>
          <w:szCs w:val="24"/>
        </w:rPr>
        <w:t xml:space="preserve"> a</w:t>
      </w:r>
      <w:r w:rsidRPr="00072CD5">
        <w:rPr>
          <w:rFonts w:ascii="Times New Roman" w:eastAsia="Times New Roman" w:hAnsi="Times New Roman" w:cs="Times New Roman"/>
          <w:color w:val="131413"/>
          <w:sz w:val="24"/>
          <w:szCs w:val="24"/>
        </w:rPr>
        <w:t xml:space="preserve">nnotation pipeline tuned for </w:t>
      </w:r>
      <w:r w:rsidRPr="00336179">
        <w:rPr>
          <w:rFonts w:ascii="Times New Roman" w:eastAsia="Times New Roman" w:hAnsi="Times New Roman" w:cs="Times New Roman"/>
          <w:color w:val="131413"/>
          <w:sz w:val="24"/>
          <w:szCs w:val="24"/>
        </w:rPr>
        <w:t>arthropods</w:t>
      </w:r>
      <w:r w:rsidR="00AC7359" w:rsidRPr="00336179">
        <w:rPr>
          <w:rFonts w:ascii="Times New Roman" w:eastAsia="Times New Roman" w:hAnsi="Times New Roman" w:cs="Times New Roman"/>
          <w:color w:val="131413"/>
          <w:sz w:val="24"/>
          <w:szCs w:val="24"/>
        </w:rPr>
        <w:t xml:space="preserve"> (</w:t>
      </w:r>
      <w:r w:rsidR="0061036D">
        <w:rPr>
          <w:rFonts w:ascii="Times New Roman" w:eastAsia="Times New Roman" w:hAnsi="Times New Roman" w:cs="Times New Roman"/>
          <w:sz w:val="24"/>
          <w:szCs w:val="24"/>
        </w:rPr>
        <w:t xml:space="preserve">Additional File 1: </w:t>
      </w:r>
      <w:r w:rsidR="00AC7359" w:rsidRPr="00336179">
        <w:rPr>
          <w:rFonts w:ascii="Times New Roman" w:eastAsia="Times New Roman" w:hAnsi="Times New Roman" w:cs="Times New Roman"/>
          <w:color w:val="131413"/>
          <w:sz w:val="24"/>
          <w:szCs w:val="24"/>
        </w:rPr>
        <w:t>Table S5)</w:t>
      </w:r>
      <w:r w:rsidRPr="00336179">
        <w:rPr>
          <w:rFonts w:ascii="Times New Roman" w:eastAsia="Times New Roman" w:hAnsi="Times New Roman" w:cs="Times New Roman"/>
          <w:color w:val="131413"/>
          <w:sz w:val="24"/>
          <w:szCs w:val="24"/>
        </w:rPr>
        <w:t>.</w:t>
      </w:r>
      <w:r w:rsidRPr="00072CD5">
        <w:rPr>
          <w:rFonts w:ascii="Times New Roman" w:eastAsia="Times New Roman" w:hAnsi="Times New Roman" w:cs="Times New Roman"/>
          <w:color w:val="131413"/>
          <w:sz w:val="24"/>
          <w:szCs w:val="24"/>
        </w:rPr>
        <w:t xml:space="preserve"> The two remaining assemblies for </w:t>
      </w:r>
      <w:proofErr w:type="spellStart"/>
      <w:r w:rsidRPr="00072CD5">
        <w:rPr>
          <w:rFonts w:ascii="Times New Roman" w:eastAsia="Times New Roman" w:hAnsi="Times New Roman" w:cs="Times New Roman"/>
          <w:color w:val="131413"/>
          <w:sz w:val="24"/>
          <w:szCs w:val="24"/>
        </w:rPr>
        <w:t>Mhra</w:t>
      </w:r>
      <w:proofErr w:type="spellEnd"/>
      <w:r w:rsidRPr="00072CD5">
        <w:rPr>
          <w:rFonts w:ascii="Times New Roman" w:eastAsia="Times New Roman" w:hAnsi="Times New Roman" w:cs="Times New Roman"/>
          <w:color w:val="131413"/>
          <w:sz w:val="24"/>
          <w:szCs w:val="24"/>
        </w:rPr>
        <w:t xml:space="preserve"> and </w:t>
      </w:r>
      <w:proofErr w:type="spellStart"/>
      <w:r w:rsidRPr="00072CD5">
        <w:rPr>
          <w:rFonts w:ascii="Times New Roman" w:eastAsia="Times New Roman" w:hAnsi="Times New Roman" w:cs="Times New Roman"/>
          <w:color w:val="131413"/>
          <w:sz w:val="24"/>
          <w:szCs w:val="24"/>
        </w:rPr>
        <w:t>Erow</w:t>
      </w:r>
      <w:proofErr w:type="spellEnd"/>
      <w:r w:rsidRPr="00072CD5">
        <w:rPr>
          <w:rFonts w:ascii="Times New Roman" w:eastAsia="Times New Roman" w:hAnsi="Times New Roman" w:cs="Times New Roman"/>
          <w:color w:val="131413"/>
          <w:sz w:val="24"/>
          <w:szCs w:val="24"/>
        </w:rPr>
        <w:t xml:space="preserve"> were considered too fragmented and incomplete to allow useful gene model annotation. </w:t>
      </w:r>
      <w:r w:rsidR="00E251AD">
        <w:rPr>
          <w:rFonts w:ascii="Times New Roman" w:eastAsia="Times New Roman" w:hAnsi="Times New Roman" w:cs="Times New Roman"/>
          <w:sz w:val="24"/>
          <w:szCs w:val="24"/>
        </w:rPr>
        <w:t>T</w:t>
      </w:r>
      <w:r w:rsidR="00A70075">
        <w:rPr>
          <w:rFonts w:ascii="Times New Roman" w:eastAsia="Times New Roman" w:hAnsi="Times New Roman" w:cs="Times New Roman"/>
          <w:sz w:val="24"/>
          <w:szCs w:val="24"/>
        </w:rPr>
        <w:t xml:space="preserve">he REDUNDANS software and new assemblies became available late in the project timeline, and thus automated gene annotations, orthologous gene family identification in </w:t>
      </w:r>
      <w:proofErr w:type="spellStart"/>
      <w:r w:rsidR="00A70075">
        <w:rPr>
          <w:rFonts w:ascii="Times New Roman" w:eastAsia="Times New Roman" w:hAnsi="Times New Roman" w:cs="Times New Roman"/>
          <w:sz w:val="24"/>
          <w:szCs w:val="24"/>
        </w:rPr>
        <w:t>OrthoDB</w:t>
      </w:r>
      <w:proofErr w:type="spellEnd"/>
      <w:r w:rsidR="00A70075">
        <w:rPr>
          <w:rFonts w:ascii="Times New Roman" w:eastAsia="Times New Roman" w:hAnsi="Times New Roman" w:cs="Times New Roman"/>
          <w:sz w:val="24"/>
          <w:szCs w:val="24"/>
        </w:rPr>
        <w:t xml:space="preserve"> and analysis were all performed on the Version 1 ALLPATHS-LG based assemblies.</w:t>
      </w:r>
    </w:p>
    <w:p w14:paraId="39161E22" w14:textId="21782D60" w:rsidR="00535AB1" w:rsidRPr="00072CD5" w:rsidRDefault="00B52962" w:rsidP="00A70075">
      <w:pPr>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 xml:space="preserve">The pipeline was designed to be systematic, providing a single consistent procedure for the species in the pilot study, scalable to handle 100s of genome assemblies, evidence guided </w:t>
      </w:r>
      <w:r w:rsidRPr="00072CD5">
        <w:rPr>
          <w:rFonts w:ascii="Times New Roman" w:eastAsia="Times New Roman" w:hAnsi="Times New Roman" w:cs="Times New Roman"/>
          <w:sz w:val="24"/>
          <w:szCs w:val="24"/>
        </w:rPr>
        <w:lastRenderedPageBreak/>
        <w:t>using both protein and RNA-seq evidence to guide gene models and targeted to utilize extant information on arthropod gene sets.</w:t>
      </w:r>
      <w:r w:rsidRPr="00072CD5">
        <w:rPr>
          <w:rFonts w:ascii="Times New Roman" w:eastAsia="Times New Roman" w:hAnsi="Times New Roman" w:cs="Times New Roman"/>
          <w:color w:val="131413"/>
          <w:sz w:val="24"/>
          <w:szCs w:val="24"/>
        </w:rPr>
        <w:t xml:space="preserve"> </w:t>
      </w:r>
      <w:r w:rsidRPr="00072CD5">
        <w:rPr>
          <w:rFonts w:ascii="Times New Roman" w:eastAsia="Times New Roman" w:hAnsi="Times New Roman" w:cs="Times New Roman"/>
          <w:sz w:val="24"/>
          <w:szCs w:val="24"/>
        </w:rPr>
        <w:t xml:space="preserve">The core of the pipeline was a Maker 2 instance, modified slightly to enable efficient running on </w:t>
      </w:r>
      <w:r w:rsidR="0003291B" w:rsidRPr="00072CD5">
        <w:rPr>
          <w:rFonts w:ascii="Times New Roman" w:eastAsia="Times New Roman" w:hAnsi="Times New Roman" w:cs="Times New Roman"/>
          <w:sz w:val="24"/>
          <w:szCs w:val="24"/>
        </w:rPr>
        <w:t>BCM-HGSC</w:t>
      </w:r>
      <w:r w:rsidRPr="00072CD5">
        <w:rPr>
          <w:rFonts w:ascii="Times New Roman" w:eastAsia="Times New Roman" w:hAnsi="Times New Roman" w:cs="Times New Roman"/>
          <w:sz w:val="24"/>
          <w:szCs w:val="24"/>
        </w:rPr>
        <w:t xml:space="preserve"> computational resources. The genome assemblies were first subjected to de novo repeat</w:t>
      </w:r>
      <w:r w:rsidR="00421145" w:rsidRPr="00072CD5">
        <w:rPr>
          <w:rFonts w:ascii="Times New Roman" w:eastAsia="Times New Roman" w:hAnsi="Times New Roman" w:cs="Times New Roman"/>
          <w:sz w:val="24"/>
          <w:szCs w:val="24"/>
        </w:rPr>
        <w:t xml:space="preserve"> prediction and CEGMA analysis</w:t>
      </w:r>
      <w:r w:rsidR="00072CD5" w:rsidRPr="00072CD5">
        <w:rPr>
          <w:rFonts w:ascii="Times New Roman" w:eastAsia="Times New Roman" w:hAnsi="Times New Roman" w:cs="Times New Roman"/>
          <w:sz w:val="24"/>
          <w:szCs w:val="24"/>
        </w:rPr>
        <w:fldChar w:fldCharType="begin">
          <w:fldData xml:space="preserve">PEVuZE5vdGU+PENpdGU+PEF1dGhvcj5QYXJyYTwvQXV0aG9yPjxZZWFyPjIwMDc8L1llYXI+PFJl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==
</w:fldData>
        </w:fldChar>
      </w:r>
      <w:r w:rsidR="00072CD5" w:rsidRPr="00072CD5">
        <w:rPr>
          <w:rFonts w:ascii="Times New Roman" w:eastAsia="Times New Roman" w:hAnsi="Times New Roman" w:cs="Times New Roman"/>
          <w:sz w:val="24"/>
          <w:szCs w:val="24"/>
        </w:rPr>
        <w:instrText xml:space="preserve"> ADDIN EN.CITE </w:instrText>
      </w:r>
      <w:r w:rsidR="00072CD5" w:rsidRPr="00072CD5">
        <w:rPr>
          <w:rFonts w:ascii="Times New Roman" w:eastAsia="Times New Roman" w:hAnsi="Times New Roman" w:cs="Times New Roman"/>
          <w:sz w:val="24"/>
          <w:szCs w:val="24"/>
        </w:rPr>
        <w:fldChar w:fldCharType="begin">
          <w:fldData xml:space="preserve">PEVuZE5vdGU+PENpdGU+PEF1dGhvcj5QYXJyYTwvQXV0aG9yPjxZZWFyPjIwMDc8L1llYXI+PFJl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==
</w:fldData>
        </w:fldChar>
      </w:r>
      <w:r w:rsidR="00072CD5" w:rsidRPr="00072CD5">
        <w:rPr>
          <w:rFonts w:ascii="Times New Roman" w:eastAsia="Times New Roman" w:hAnsi="Times New Roman" w:cs="Times New Roman"/>
          <w:sz w:val="24"/>
          <w:szCs w:val="24"/>
        </w:rPr>
        <w:instrText xml:space="preserve"> ADDIN EN.CITE.DATA </w:instrText>
      </w:r>
      <w:r w:rsidR="00072CD5" w:rsidRPr="00072CD5">
        <w:rPr>
          <w:rFonts w:ascii="Times New Roman" w:eastAsia="Times New Roman" w:hAnsi="Times New Roman" w:cs="Times New Roman"/>
          <w:sz w:val="24"/>
          <w:szCs w:val="24"/>
        </w:rPr>
      </w:r>
      <w:r w:rsidR="00072CD5" w:rsidRPr="00072CD5">
        <w:rPr>
          <w:rFonts w:ascii="Times New Roman" w:eastAsia="Times New Roman" w:hAnsi="Times New Roman" w:cs="Times New Roman"/>
          <w:sz w:val="24"/>
          <w:szCs w:val="24"/>
        </w:rPr>
        <w:fldChar w:fldCharType="end"/>
      </w:r>
      <w:r w:rsidR="00072CD5" w:rsidRPr="00072CD5">
        <w:rPr>
          <w:rFonts w:ascii="Times New Roman" w:eastAsia="Times New Roman" w:hAnsi="Times New Roman" w:cs="Times New Roman"/>
          <w:sz w:val="24"/>
          <w:szCs w:val="24"/>
        </w:rPr>
      </w:r>
      <w:r w:rsidR="00072CD5" w:rsidRPr="00072CD5">
        <w:rPr>
          <w:rFonts w:ascii="Times New Roman" w:eastAsia="Times New Roman" w:hAnsi="Times New Roman" w:cs="Times New Roman"/>
          <w:sz w:val="24"/>
          <w:szCs w:val="24"/>
        </w:rPr>
        <w:fldChar w:fldCharType="separate"/>
      </w:r>
      <w:r w:rsidR="00072CD5" w:rsidRPr="00072CD5">
        <w:rPr>
          <w:rFonts w:ascii="Times New Roman" w:eastAsia="Times New Roman" w:hAnsi="Times New Roman" w:cs="Times New Roman"/>
          <w:noProof/>
          <w:sz w:val="24"/>
          <w:szCs w:val="24"/>
          <w:vertAlign w:val="superscript"/>
        </w:rPr>
        <w:t>11</w:t>
      </w:r>
      <w:r w:rsidR="00072CD5" w:rsidRPr="00072CD5">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xml:space="preserve"> to generate gene models for initial training of the ab initio gene pr</w:t>
      </w:r>
      <w:r w:rsidR="00CD5B6E" w:rsidRPr="00072CD5">
        <w:rPr>
          <w:rFonts w:ascii="Times New Roman" w:eastAsia="Times New Roman" w:hAnsi="Times New Roman" w:cs="Times New Roman"/>
          <w:sz w:val="24"/>
          <w:szCs w:val="24"/>
        </w:rPr>
        <w:t>edictors</w:t>
      </w:r>
      <w:r w:rsidRPr="00072CD5">
        <w:rPr>
          <w:rFonts w:ascii="Times New Roman" w:eastAsia="Times New Roman" w:hAnsi="Times New Roman" w:cs="Times New Roman"/>
          <w:sz w:val="24"/>
          <w:szCs w:val="24"/>
        </w:rPr>
        <w:t>. Three rounds of training of the Augustus</w:t>
      </w:r>
      <w:r w:rsidR="00072CD5" w:rsidRPr="00072CD5">
        <w:rPr>
          <w:rFonts w:ascii="Times New Roman" w:eastAsia="Times New Roman" w:hAnsi="Times New Roman" w:cs="Times New Roman"/>
          <w:sz w:val="24"/>
          <w:szCs w:val="24"/>
        </w:rPr>
        <w:fldChar w:fldCharType="begin">
          <w:fldData xml:space="preserve">PEVuZE5vdGU+PENpdGU+PEF1dGhvcj5TdGFua2U8L0F1dGhvcj48WWVhcj4yMDA4PC9ZZWFyPjxS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</w:fldData>
        </w:fldChar>
      </w:r>
      <w:r w:rsidR="00072CD5" w:rsidRPr="00072CD5">
        <w:rPr>
          <w:rFonts w:ascii="Times New Roman" w:eastAsia="Times New Roman" w:hAnsi="Times New Roman" w:cs="Times New Roman"/>
          <w:sz w:val="24"/>
          <w:szCs w:val="24"/>
        </w:rPr>
        <w:instrText xml:space="preserve"> ADDIN EN.CITE </w:instrText>
      </w:r>
      <w:r w:rsidR="00072CD5" w:rsidRPr="00072CD5">
        <w:rPr>
          <w:rFonts w:ascii="Times New Roman" w:eastAsia="Times New Roman" w:hAnsi="Times New Roman" w:cs="Times New Roman"/>
          <w:sz w:val="24"/>
          <w:szCs w:val="24"/>
        </w:rPr>
        <w:fldChar w:fldCharType="begin">
          <w:fldData xml:space="preserve">PEVuZE5vdGU+PENpdGU+PEF1dGhvcj5TdGFua2U8L0F1dGhvcj48WWVhcj4yMDA4PC9ZZWFyPjxS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</w:fldData>
        </w:fldChar>
      </w:r>
      <w:r w:rsidR="00072CD5" w:rsidRPr="00072CD5">
        <w:rPr>
          <w:rFonts w:ascii="Times New Roman" w:eastAsia="Times New Roman" w:hAnsi="Times New Roman" w:cs="Times New Roman"/>
          <w:sz w:val="24"/>
          <w:szCs w:val="24"/>
        </w:rPr>
        <w:instrText xml:space="preserve"> ADDIN EN.CITE.DATA </w:instrText>
      </w:r>
      <w:r w:rsidR="00072CD5" w:rsidRPr="00072CD5">
        <w:rPr>
          <w:rFonts w:ascii="Times New Roman" w:eastAsia="Times New Roman" w:hAnsi="Times New Roman" w:cs="Times New Roman"/>
          <w:sz w:val="24"/>
          <w:szCs w:val="24"/>
        </w:rPr>
      </w:r>
      <w:r w:rsidR="00072CD5" w:rsidRPr="00072CD5">
        <w:rPr>
          <w:rFonts w:ascii="Times New Roman" w:eastAsia="Times New Roman" w:hAnsi="Times New Roman" w:cs="Times New Roman"/>
          <w:sz w:val="24"/>
          <w:szCs w:val="24"/>
        </w:rPr>
        <w:fldChar w:fldCharType="end"/>
      </w:r>
      <w:r w:rsidR="00072CD5" w:rsidRPr="00072CD5">
        <w:rPr>
          <w:rFonts w:ascii="Times New Roman" w:eastAsia="Times New Roman" w:hAnsi="Times New Roman" w:cs="Times New Roman"/>
          <w:sz w:val="24"/>
          <w:szCs w:val="24"/>
        </w:rPr>
      </w:r>
      <w:r w:rsidR="00072CD5" w:rsidRPr="00072CD5">
        <w:rPr>
          <w:rFonts w:ascii="Times New Roman" w:eastAsia="Times New Roman" w:hAnsi="Times New Roman" w:cs="Times New Roman"/>
          <w:sz w:val="24"/>
          <w:szCs w:val="24"/>
        </w:rPr>
        <w:fldChar w:fldCharType="separate"/>
      </w:r>
      <w:r w:rsidR="00072CD5" w:rsidRPr="00072CD5">
        <w:rPr>
          <w:rFonts w:ascii="Times New Roman" w:eastAsia="Times New Roman" w:hAnsi="Times New Roman" w:cs="Times New Roman"/>
          <w:noProof/>
          <w:sz w:val="24"/>
          <w:szCs w:val="24"/>
          <w:vertAlign w:val="superscript"/>
        </w:rPr>
        <w:t>12</w:t>
      </w:r>
      <w:r w:rsidR="00072CD5" w:rsidRPr="00072CD5">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xml:space="preserve"> and SNAP</w:t>
      </w:r>
      <w:r w:rsidR="00072CD5" w:rsidRPr="00072CD5">
        <w:rPr>
          <w:rFonts w:ascii="Times New Roman" w:eastAsia="Times New Roman" w:hAnsi="Times New Roman" w:cs="Times New Roman"/>
          <w:sz w:val="24"/>
          <w:szCs w:val="24"/>
        </w:rPr>
        <w:fldChar w:fldCharType="begin"/>
      </w:r>
      <w:r w:rsidR="00072CD5" w:rsidRPr="00072CD5">
        <w:rPr>
          <w:rFonts w:ascii="Times New Roman" w:eastAsia="Times New Roman" w:hAnsi="Times New Roman" w:cs="Times New Roman"/>
          <w:sz w:val="24"/>
          <w:szCs w:val="24"/>
        </w:rPr>
        <w:instrText xml:space="preserve"> ADDIN EN.CITE &lt;EndNote&gt;&lt;Cite&gt;&lt;Author&gt;Korf&lt;/Author&gt;&lt;Year&gt;2004&lt;/Year&gt;&lt;RecNum&gt;1267&lt;/RecNum&gt;&lt;DisplayText&gt;&lt;style face="superscript"&gt;13&lt;/style&gt;&lt;/DisplayText&gt;&lt;record&gt;&lt;rec-number&gt;1267&lt;/rec-number&gt;&lt;foreign-keys&gt;&lt;key app="EN" db-id="pzzxezpwdrte22e2fe5vrww72fdtdf2wp5ep" timestamp="1525022631"&gt;1267&lt;/key&gt;&lt;/foreign-keys&gt;&lt;ref-type name="Journal Article"&gt;17&lt;/ref-type&gt;&lt;contributors&gt;&lt;authors&gt;&lt;author&gt;Korf, I.&lt;/author&gt;&lt;/authors&gt;&lt;/contributors&gt;&lt;auth-address&gt;Wellcome Trust Sanger Institute, Wellcome Trust Genome Campus, Hinxton, Cambridgeshire, CB10 1SA, UK. ik1@sanger.ac.uk&lt;/auth-address&gt;&lt;titles&gt;&lt;title&gt;Gene finding in novel genomes&lt;/title&gt;&lt;secondary-title&gt;BMC Bioinformatics&lt;/secondary-title&gt;&lt;/titles&gt;&lt;periodical&gt;&lt;full-title&gt;BMC Bioinformatics&lt;/full-title&gt;&lt;abbr-1&gt;BMC bioinformatics&lt;/abbr-1&gt;&lt;/periodical&gt;&lt;pages&gt;59&lt;/pages&gt;&lt;volume&gt;5&lt;/volume&gt;&lt;keywords&gt;&lt;keyword&gt;Animals&lt;/keyword&gt;&lt;keyword&gt;Arabidopsis/genetics&lt;/keyword&gt;&lt;keyword&gt;Caenorhabditis elegans/genetics&lt;/keyword&gt;&lt;keyword&gt;Computational Biology/methods&lt;/keyword&gt;&lt;keyword&gt;Databases, Genetic&lt;/keyword&gt;&lt;keyword&gt;Drosophila melanogaster/genetics&lt;/keyword&gt;&lt;keyword&gt;Genes/*genetics&lt;/keyword&gt;&lt;keyword&gt;Genes, Helminth/genetics&lt;/keyword&gt;&lt;keyword&gt;Genes, Insect/genetics&lt;/keyword&gt;&lt;keyword&gt;Genes, Plant/genetics&lt;/keyword&gt;&lt;keyword&gt;Genetic Variation/genetics&lt;/keyword&gt;&lt;keyword&gt;*Genome&lt;/keyword&gt;&lt;keyword&gt;Genome, Plant&lt;/keyword&gt;&lt;keyword&gt;Predictive Value of Tests&lt;/keyword&gt;&lt;keyword&gt;Software&lt;/keyword&gt;&lt;/keywords&gt;&lt;dates&gt;&lt;year&gt;2004&lt;/year&gt;&lt;pub-dates&gt;&lt;date&gt;May 14&lt;/date&gt;&lt;/pub-dates&gt;&lt;/dates&gt;&lt;isbn&gt;1471-2105 (Electronic)&amp;#xD;1471-2105 (Linking)&lt;/isbn&gt;&lt;accession-num&gt;15144565&lt;/accession-num&gt;&lt;urls&gt;&lt;related-urls&gt;&lt;url&gt;https://www.ncbi.nlm.nih.gov/pubmed/15144565&lt;/url&gt;&lt;url&gt;https://www.ncbi.nlm.nih.gov/pmc/articles/PMC421630/pdf/1471-2105-5-59.pdf&lt;/url&gt;&lt;/related-urls&gt;&lt;/urls&gt;&lt;custom2&gt;PMC421630&lt;/custom2&gt;&lt;electronic-resource-num&gt;10.1186/1471-2105-5-59&lt;/electronic-resource-num&gt;&lt;/record&gt;&lt;/Cite&gt;&lt;/EndNote&gt;</w:instrText>
      </w:r>
      <w:r w:rsidR="00072CD5" w:rsidRPr="00072CD5">
        <w:rPr>
          <w:rFonts w:ascii="Times New Roman" w:eastAsia="Times New Roman" w:hAnsi="Times New Roman" w:cs="Times New Roman"/>
          <w:sz w:val="24"/>
          <w:szCs w:val="24"/>
        </w:rPr>
        <w:fldChar w:fldCharType="separate"/>
      </w:r>
      <w:r w:rsidR="00072CD5" w:rsidRPr="00072CD5">
        <w:rPr>
          <w:rFonts w:ascii="Times New Roman" w:eastAsia="Times New Roman" w:hAnsi="Times New Roman" w:cs="Times New Roman"/>
          <w:noProof/>
          <w:sz w:val="24"/>
          <w:szCs w:val="24"/>
          <w:vertAlign w:val="superscript"/>
        </w:rPr>
        <w:t>13</w:t>
      </w:r>
      <w:r w:rsidR="00072CD5" w:rsidRPr="00072CD5">
        <w:rPr>
          <w:rFonts w:ascii="Times New Roman" w:eastAsia="Times New Roman" w:hAnsi="Times New Roman" w:cs="Times New Roman"/>
          <w:sz w:val="24"/>
          <w:szCs w:val="24"/>
        </w:rPr>
        <w:fldChar w:fldCharType="end"/>
      </w:r>
      <w:r w:rsidR="00CD5B6E" w:rsidRPr="00072CD5">
        <w:rPr>
          <w:rFonts w:ascii="Times New Roman" w:eastAsia="Times New Roman" w:hAnsi="Times New Roman" w:cs="Times New Roman"/>
          <w:sz w:val="24"/>
          <w:szCs w:val="24"/>
        </w:rPr>
        <w:t xml:space="preserve"> g</w:t>
      </w:r>
      <w:r w:rsidRPr="00072CD5">
        <w:rPr>
          <w:rFonts w:ascii="Times New Roman" w:eastAsia="Times New Roman" w:hAnsi="Times New Roman" w:cs="Times New Roman"/>
          <w:sz w:val="24"/>
          <w:szCs w:val="24"/>
        </w:rPr>
        <w:t xml:space="preserve">ene predictors within Maker were used to bootstrap to a high-quality training set. Input protein data included 1 million peptides from a non-redundant (nr) reduction (90% identity) of </w:t>
      </w:r>
      <w:proofErr w:type="spellStart"/>
      <w:r w:rsidRPr="00072CD5">
        <w:rPr>
          <w:rFonts w:ascii="Times New Roman" w:eastAsia="Times New Roman" w:hAnsi="Times New Roman" w:cs="Times New Roman"/>
          <w:sz w:val="24"/>
          <w:szCs w:val="24"/>
        </w:rPr>
        <w:t>Uniprot</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Ecdysozoa</w:t>
      </w:r>
      <w:proofErr w:type="spellEnd"/>
      <w:r w:rsidRPr="00072CD5">
        <w:rPr>
          <w:rFonts w:ascii="Times New Roman" w:eastAsia="Times New Roman" w:hAnsi="Times New Roman" w:cs="Times New Roman"/>
          <w:sz w:val="24"/>
          <w:szCs w:val="24"/>
        </w:rPr>
        <w:t xml:space="preserve"> (1.25 million peptides) supplemented with proteomes from 18 additional species (</w:t>
      </w:r>
      <w:proofErr w:type="spellStart"/>
      <w:r w:rsidRPr="00072CD5">
        <w:rPr>
          <w:rFonts w:ascii="Times New Roman" w:eastAsia="Times New Roman" w:hAnsi="Times New Roman" w:cs="Times New Roman"/>
          <w:i/>
          <w:sz w:val="24"/>
          <w:szCs w:val="24"/>
        </w:rPr>
        <w:t>Strigamia</w:t>
      </w:r>
      <w:proofErr w:type="spellEnd"/>
      <w:r w:rsidRPr="00072CD5">
        <w:rPr>
          <w:rFonts w:ascii="Times New Roman" w:eastAsia="Times New Roman" w:hAnsi="Times New Roman" w:cs="Times New Roman"/>
          <w:i/>
          <w:sz w:val="24"/>
          <w:szCs w:val="24"/>
        </w:rPr>
        <w:t xml:space="preserve"> </w:t>
      </w:r>
      <w:proofErr w:type="spellStart"/>
      <w:r w:rsidRPr="00072CD5">
        <w:rPr>
          <w:rFonts w:ascii="Times New Roman" w:eastAsia="Times New Roman" w:hAnsi="Times New Roman" w:cs="Times New Roman"/>
          <w:i/>
          <w:sz w:val="24"/>
          <w:szCs w:val="24"/>
        </w:rPr>
        <w:t>maritima</w:t>
      </w:r>
      <w:proofErr w:type="spellEnd"/>
      <w:r w:rsidRPr="00072CD5">
        <w:rPr>
          <w:rFonts w:ascii="Times New Roman" w:eastAsia="Times New Roman" w:hAnsi="Times New Roman" w:cs="Times New Roman"/>
          <w:i/>
          <w:sz w:val="24"/>
          <w:szCs w:val="24"/>
        </w:rPr>
        <w:t>,</w:t>
      </w:r>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i/>
          <w:sz w:val="24"/>
          <w:szCs w:val="24"/>
        </w:rPr>
        <w:t>Tetranychus</w:t>
      </w:r>
      <w:proofErr w:type="spellEnd"/>
      <w:r w:rsidRPr="00072CD5">
        <w:rPr>
          <w:rFonts w:ascii="Times New Roman" w:eastAsia="Times New Roman" w:hAnsi="Times New Roman" w:cs="Times New Roman"/>
          <w:i/>
          <w:sz w:val="24"/>
          <w:szCs w:val="24"/>
        </w:rPr>
        <w:t xml:space="preserve"> </w:t>
      </w:r>
      <w:proofErr w:type="spellStart"/>
      <w:r w:rsidRPr="00072CD5">
        <w:rPr>
          <w:rFonts w:ascii="Times New Roman" w:eastAsia="Times New Roman" w:hAnsi="Times New Roman" w:cs="Times New Roman"/>
          <w:i/>
          <w:sz w:val="24"/>
          <w:szCs w:val="24"/>
        </w:rPr>
        <w:t>urticae</w:t>
      </w:r>
      <w:proofErr w:type="spellEnd"/>
      <w:r w:rsidRPr="00072CD5">
        <w:rPr>
          <w:rFonts w:ascii="Times New Roman" w:eastAsia="Times New Roman" w:hAnsi="Times New Roman" w:cs="Times New Roman"/>
          <w:sz w:val="24"/>
          <w:szCs w:val="24"/>
        </w:rPr>
        <w:t xml:space="preserve">, </w:t>
      </w:r>
      <w:r w:rsidRPr="00072CD5">
        <w:rPr>
          <w:rFonts w:ascii="Times New Roman" w:eastAsia="Times New Roman" w:hAnsi="Times New Roman" w:cs="Times New Roman"/>
          <w:i/>
          <w:sz w:val="24"/>
          <w:szCs w:val="24"/>
        </w:rPr>
        <w:t>Caenorhabditis elegans</w:t>
      </w:r>
      <w:r w:rsidRPr="00072CD5">
        <w:rPr>
          <w:rFonts w:ascii="Times New Roman" w:eastAsia="Times New Roman" w:hAnsi="Times New Roman" w:cs="Times New Roman"/>
          <w:sz w:val="24"/>
          <w:szCs w:val="24"/>
        </w:rPr>
        <w:t xml:space="preserve">, </w:t>
      </w:r>
      <w:r w:rsidRPr="00072CD5">
        <w:rPr>
          <w:rFonts w:ascii="Times New Roman" w:eastAsia="Times New Roman" w:hAnsi="Times New Roman" w:cs="Times New Roman"/>
          <w:i/>
          <w:sz w:val="24"/>
          <w:szCs w:val="24"/>
        </w:rPr>
        <w:t xml:space="preserve">Loa </w:t>
      </w:r>
      <w:proofErr w:type="spellStart"/>
      <w:r w:rsidRPr="00072CD5">
        <w:rPr>
          <w:rFonts w:ascii="Times New Roman" w:eastAsia="Times New Roman" w:hAnsi="Times New Roman" w:cs="Times New Roman"/>
          <w:i/>
          <w:sz w:val="24"/>
          <w:szCs w:val="24"/>
        </w:rPr>
        <w:t>loa</w:t>
      </w:r>
      <w:proofErr w:type="spellEnd"/>
      <w:r w:rsidRPr="00072CD5">
        <w:rPr>
          <w:rFonts w:ascii="Times New Roman" w:eastAsia="Times New Roman" w:hAnsi="Times New Roman" w:cs="Times New Roman"/>
          <w:sz w:val="24"/>
          <w:szCs w:val="24"/>
        </w:rPr>
        <w:t xml:space="preserve">, </w:t>
      </w:r>
      <w:r w:rsidRPr="00072CD5">
        <w:rPr>
          <w:rFonts w:ascii="Times New Roman" w:eastAsia="Times New Roman" w:hAnsi="Times New Roman" w:cs="Times New Roman"/>
          <w:i/>
          <w:sz w:val="24"/>
          <w:szCs w:val="24"/>
        </w:rPr>
        <w:t xml:space="preserve">Trichoplax </w:t>
      </w:r>
      <w:proofErr w:type="spellStart"/>
      <w:r w:rsidRPr="00072CD5">
        <w:rPr>
          <w:rFonts w:ascii="Times New Roman" w:eastAsia="Times New Roman" w:hAnsi="Times New Roman" w:cs="Times New Roman"/>
          <w:i/>
          <w:sz w:val="24"/>
          <w:szCs w:val="24"/>
        </w:rPr>
        <w:t>adhaerens</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i/>
          <w:sz w:val="24"/>
          <w:szCs w:val="24"/>
        </w:rPr>
        <w:t>Amphimedon</w:t>
      </w:r>
      <w:proofErr w:type="spellEnd"/>
      <w:r w:rsidRPr="00072CD5">
        <w:rPr>
          <w:rFonts w:ascii="Times New Roman" w:eastAsia="Times New Roman" w:hAnsi="Times New Roman" w:cs="Times New Roman"/>
          <w:i/>
          <w:sz w:val="24"/>
          <w:szCs w:val="24"/>
        </w:rPr>
        <w:t xml:space="preserve"> </w:t>
      </w:r>
      <w:proofErr w:type="spellStart"/>
      <w:r w:rsidRPr="00072CD5">
        <w:rPr>
          <w:rFonts w:ascii="Times New Roman" w:eastAsia="Times New Roman" w:hAnsi="Times New Roman" w:cs="Times New Roman"/>
          <w:i/>
          <w:sz w:val="24"/>
          <w:szCs w:val="24"/>
        </w:rPr>
        <w:t>queenslandica</w:t>
      </w:r>
      <w:proofErr w:type="spellEnd"/>
      <w:r w:rsidRPr="00072CD5">
        <w:rPr>
          <w:rFonts w:ascii="Times New Roman" w:eastAsia="Times New Roman" w:hAnsi="Times New Roman" w:cs="Times New Roman"/>
          <w:sz w:val="24"/>
          <w:szCs w:val="24"/>
        </w:rPr>
        <w:t xml:space="preserve">, </w:t>
      </w:r>
      <w:r w:rsidRPr="00072CD5">
        <w:rPr>
          <w:rFonts w:ascii="Times New Roman" w:eastAsia="Times New Roman" w:hAnsi="Times New Roman" w:cs="Times New Roman"/>
          <w:i/>
          <w:sz w:val="24"/>
          <w:szCs w:val="24"/>
        </w:rPr>
        <w:t xml:space="preserve">Strongylocentrotus </w:t>
      </w:r>
      <w:proofErr w:type="spellStart"/>
      <w:r w:rsidRPr="00072CD5">
        <w:rPr>
          <w:rFonts w:ascii="Times New Roman" w:eastAsia="Times New Roman" w:hAnsi="Times New Roman" w:cs="Times New Roman"/>
          <w:i/>
          <w:sz w:val="24"/>
          <w:szCs w:val="24"/>
        </w:rPr>
        <w:t>purpuratus</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i/>
          <w:sz w:val="24"/>
          <w:szCs w:val="24"/>
        </w:rPr>
        <w:t>Nematostella</w:t>
      </w:r>
      <w:proofErr w:type="spellEnd"/>
      <w:r w:rsidRPr="00072CD5">
        <w:rPr>
          <w:rFonts w:ascii="Times New Roman" w:eastAsia="Times New Roman" w:hAnsi="Times New Roman" w:cs="Times New Roman"/>
          <w:i/>
          <w:sz w:val="24"/>
          <w:szCs w:val="24"/>
        </w:rPr>
        <w:t xml:space="preserve"> </w:t>
      </w:r>
      <w:proofErr w:type="spellStart"/>
      <w:r w:rsidRPr="00072CD5">
        <w:rPr>
          <w:rFonts w:ascii="Times New Roman" w:eastAsia="Times New Roman" w:hAnsi="Times New Roman" w:cs="Times New Roman"/>
          <w:i/>
          <w:sz w:val="24"/>
          <w:szCs w:val="24"/>
        </w:rPr>
        <w:t>vectensis</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i/>
          <w:sz w:val="24"/>
          <w:szCs w:val="24"/>
        </w:rPr>
        <w:t>Branchiostoma</w:t>
      </w:r>
      <w:proofErr w:type="spellEnd"/>
      <w:r w:rsidRPr="00072CD5">
        <w:rPr>
          <w:rFonts w:ascii="Times New Roman" w:eastAsia="Times New Roman" w:hAnsi="Times New Roman" w:cs="Times New Roman"/>
          <w:i/>
          <w:sz w:val="24"/>
          <w:szCs w:val="24"/>
        </w:rPr>
        <w:t xml:space="preserve"> </w:t>
      </w:r>
      <w:proofErr w:type="spellStart"/>
      <w:r w:rsidRPr="00072CD5">
        <w:rPr>
          <w:rFonts w:ascii="Times New Roman" w:eastAsia="Times New Roman" w:hAnsi="Times New Roman" w:cs="Times New Roman"/>
          <w:i/>
          <w:sz w:val="24"/>
          <w:szCs w:val="24"/>
        </w:rPr>
        <w:t>floridae</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i/>
          <w:sz w:val="24"/>
          <w:szCs w:val="24"/>
        </w:rPr>
        <w:t>Ciona</w:t>
      </w:r>
      <w:proofErr w:type="spellEnd"/>
      <w:r w:rsidRPr="00072CD5">
        <w:rPr>
          <w:rFonts w:ascii="Times New Roman" w:eastAsia="Times New Roman" w:hAnsi="Times New Roman" w:cs="Times New Roman"/>
          <w:i/>
          <w:sz w:val="24"/>
          <w:szCs w:val="24"/>
        </w:rPr>
        <w:t xml:space="preserve"> intestinalis</w:t>
      </w:r>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i/>
          <w:sz w:val="24"/>
          <w:szCs w:val="24"/>
        </w:rPr>
        <w:t>Ciona</w:t>
      </w:r>
      <w:proofErr w:type="spellEnd"/>
      <w:r w:rsidRPr="00072CD5">
        <w:rPr>
          <w:rFonts w:ascii="Times New Roman" w:eastAsia="Times New Roman" w:hAnsi="Times New Roman" w:cs="Times New Roman"/>
          <w:i/>
          <w:sz w:val="24"/>
          <w:szCs w:val="24"/>
        </w:rPr>
        <w:t xml:space="preserve"> </w:t>
      </w:r>
      <w:proofErr w:type="spellStart"/>
      <w:r w:rsidRPr="00072CD5">
        <w:rPr>
          <w:rFonts w:ascii="Times New Roman" w:eastAsia="Times New Roman" w:hAnsi="Times New Roman" w:cs="Times New Roman"/>
          <w:i/>
          <w:sz w:val="24"/>
          <w:szCs w:val="24"/>
        </w:rPr>
        <w:t>savignyi</w:t>
      </w:r>
      <w:proofErr w:type="spellEnd"/>
      <w:r w:rsidRPr="00072CD5">
        <w:rPr>
          <w:rFonts w:ascii="Times New Roman" w:eastAsia="Times New Roman" w:hAnsi="Times New Roman" w:cs="Times New Roman"/>
          <w:sz w:val="24"/>
          <w:szCs w:val="24"/>
        </w:rPr>
        <w:t xml:space="preserve">, </w:t>
      </w:r>
      <w:r w:rsidRPr="00072CD5">
        <w:rPr>
          <w:rFonts w:ascii="Times New Roman" w:eastAsia="Times New Roman" w:hAnsi="Times New Roman" w:cs="Times New Roman"/>
          <w:i/>
          <w:sz w:val="24"/>
          <w:szCs w:val="24"/>
        </w:rPr>
        <w:t>Homo sapiens</w:t>
      </w:r>
      <w:r w:rsidRPr="00072CD5">
        <w:rPr>
          <w:rFonts w:ascii="Times New Roman" w:eastAsia="Times New Roman" w:hAnsi="Times New Roman" w:cs="Times New Roman"/>
          <w:sz w:val="24"/>
          <w:szCs w:val="24"/>
        </w:rPr>
        <w:t xml:space="preserve">, </w:t>
      </w:r>
      <w:r w:rsidRPr="00072CD5">
        <w:rPr>
          <w:rFonts w:ascii="Times New Roman" w:eastAsia="Times New Roman" w:hAnsi="Times New Roman" w:cs="Times New Roman"/>
          <w:i/>
          <w:sz w:val="24"/>
          <w:szCs w:val="24"/>
        </w:rPr>
        <w:t>Mus musculus</w:t>
      </w:r>
      <w:r w:rsidRPr="00072CD5">
        <w:rPr>
          <w:rFonts w:ascii="Times New Roman" w:eastAsia="Times New Roman" w:hAnsi="Times New Roman" w:cs="Times New Roman"/>
          <w:sz w:val="24"/>
          <w:szCs w:val="24"/>
        </w:rPr>
        <w:t xml:space="preserve">, </w:t>
      </w:r>
      <w:r w:rsidRPr="00072CD5">
        <w:rPr>
          <w:rFonts w:ascii="Times New Roman" w:eastAsia="Times New Roman" w:hAnsi="Times New Roman" w:cs="Times New Roman"/>
          <w:i/>
          <w:sz w:val="24"/>
          <w:szCs w:val="24"/>
        </w:rPr>
        <w:t xml:space="preserve">Capitella </w:t>
      </w:r>
      <w:proofErr w:type="spellStart"/>
      <w:r w:rsidRPr="00072CD5">
        <w:rPr>
          <w:rFonts w:ascii="Times New Roman" w:eastAsia="Times New Roman" w:hAnsi="Times New Roman" w:cs="Times New Roman"/>
          <w:i/>
          <w:sz w:val="24"/>
          <w:szCs w:val="24"/>
        </w:rPr>
        <w:t>teleta</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i/>
          <w:sz w:val="24"/>
          <w:szCs w:val="24"/>
        </w:rPr>
        <w:t>Helobdella</w:t>
      </w:r>
      <w:proofErr w:type="spellEnd"/>
      <w:r w:rsidRPr="00072CD5">
        <w:rPr>
          <w:rFonts w:ascii="Times New Roman" w:eastAsia="Times New Roman" w:hAnsi="Times New Roman" w:cs="Times New Roman"/>
          <w:i/>
          <w:sz w:val="24"/>
          <w:szCs w:val="24"/>
        </w:rPr>
        <w:t xml:space="preserve"> </w:t>
      </w:r>
      <w:proofErr w:type="spellStart"/>
      <w:r w:rsidRPr="00072CD5">
        <w:rPr>
          <w:rFonts w:ascii="Times New Roman" w:eastAsia="Times New Roman" w:hAnsi="Times New Roman" w:cs="Times New Roman"/>
          <w:i/>
          <w:sz w:val="24"/>
          <w:szCs w:val="24"/>
        </w:rPr>
        <w:t>robusta</w:t>
      </w:r>
      <w:proofErr w:type="spellEnd"/>
      <w:r w:rsidRPr="00072CD5">
        <w:rPr>
          <w:rFonts w:ascii="Times New Roman" w:eastAsia="Times New Roman" w:hAnsi="Times New Roman" w:cs="Times New Roman"/>
          <w:sz w:val="24"/>
          <w:szCs w:val="24"/>
        </w:rPr>
        <w:t xml:space="preserve">, </w:t>
      </w:r>
      <w:r w:rsidRPr="00072CD5">
        <w:rPr>
          <w:rFonts w:ascii="Times New Roman" w:eastAsia="Times New Roman" w:hAnsi="Times New Roman" w:cs="Times New Roman"/>
          <w:i/>
          <w:sz w:val="24"/>
          <w:szCs w:val="24"/>
        </w:rPr>
        <w:t xml:space="preserve">Crassostrea </w:t>
      </w:r>
      <w:proofErr w:type="spellStart"/>
      <w:r w:rsidRPr="00072CD5">
        <w:rPr>
          <w:rFonts w:ascii="Times New Roman" w:eastAsia="Times New Roman" w:hAnsi="Times New Roman" w:cs="Times New Roman"/>
          <w:i/>
          <w:sz w:val="24"/>
          <w:szCs w:val="24"/>
        </w:rPr>
        <w:t>gigas</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i/>
          <w:sz w:val="24"/>
          <w:szCs w:val="24"/>
        </w:rPr>
        <w:t>Lottia</w:t>
      </w:r>
      <w:proofErr w:type="spellEnd"/>
      <w:r w:rsidRPr="00072CD5">
        <w:rPr>
          <w:rFonts w:ascii="Times New Roman" w:eastAsia="Times New Roman" w:hAnsi="Times New Roman" w:cs="Times New Roman"/>
          <w:i/>
          <w:sz w:val="24"/>
          <w:szCs w:val="24"/>
        </w:rPr>
        <w:t xml:space="preserve"> gigantea</w:t>
      </w:r>
      <w:r w:rsidRPr="00072CD5">
        <w:rPr>
          <w:rFonts w:ascii="Times New Roman" w:eastAsia="Times New Roman" w:hAnsi="Times New Roman" w:cs="Times New Roman"/>
          <w:sz w:val="24"/>
          <w:szCs w:val="24"/>
        </w:rPr>
        <w:t xml:space="preserve"> and </w:t>
      </w:r>
      <w:r w:rsidRPr="00072CD5">
        <w:rPr>
          <w:rFonts w:ascii="Times New Roman" w:eastAsia="Times New Roman" w:hAnsi="Times New Roman" w:cs="Times New Roman"/>
          <w:i/>
          <w:sz w:val="24"/>
          <w:szCs w:val="24"/>
        </w:rPr>
        <w:t xml:space="preserve">Schistosoma </w:t>
      </w:r>
      <w:proofErr w:type="spellStart"/>
      <w:r w:rsidRPr="00072CD5">
        <w:rPr>
          <w:rFonts w:ascii="Times New Roman" w:eastAsia="Times New Roman" w:hAnsi="Times New Roman" w:cs="Times New Roman"/>
          <w:i/>
          <w:sz w:val="24"/>
          <w:szCs w:val="24"/>
        </w:rPr>
        <w:t>mansoni</w:t>
      </w:r>
      <w:proofErr w:type="spellEnd"/>
      <w:r w:rsidRPr="00072CD5">
        <w:rPr>
          <w:rFonts w:ascii="Times New Roman" w:eastAsia="Times New Roman" w:hAnsi="Times New Roman" w:cs="Times New Roman"/>
          <w:sz w:val="24"/>
          <w:szCs w:val="24"/>
        </w:rPr>
        <w:t>) leading to a final nr peptide evidence set of 1.03 million peptides.</w:t>
      </w:r>
      <w:r w:rsidRPr="00072CD5">
        <w:rPr>
          <w:rFonts w:ascii="Times New Roman" w:eastAsia="Times New Roman" w:hAnsi="Times New Roman" w:cs="Times New Roman"/>
          <w:color w:val="131413"/>
          <w:sz w:val="24"/>
          <w:szCs w:val="24"/>
        </w:rPr>
        <w:t xml:space="preserve"> When available, species specific RNA-seq data either generated as described </w:t>
      </w:r>
      <w:proofErr w:type="gramStart"/>
      <w:r w:rsidRPr="00072CD5">
        <w:rPr>
          <w:rFonts w:ascii="Times New Roman" w:eastAsia="Times New Roman" w:hAnsi="Times New Roman" w:cs="Times New Roman"/>
          <w:color w:val="131413"/>
          <w:sz w:val="24"/>
          <w:szCs w:val="24"/>
        </w:rPr>
        <w:t>above, or</w:t>
      </w:r>
      <w:proofErr w:type="gramEnd"/>
      <w:r w:rsidRPr="00072CD5">
        <w:rPr>
          <w:rFonts w:ascii="Times New Roman" w:eastAsia="Times New Roman" w:hAnsi="Times New Roman" w:cs="Times New Roman"/>
          <w:color w:val="131413"/>
          <w:sz w:val="24"/>
          <w:szCs w:val="24"/>
        </w:rPr>
        <w:t xml:space="preserve"> culled from </w:t>
      </w:r>
      <w:proofErr w:type="spellStart"/>
      <w:r w:rsidRPr="00072CD5">
        <w:rPr>
          <w:rFonts w:ascii="Times New Roman" w:eastAsia="Times New Roman" w:hAnsi="Times New Roman" w:cs="Times New Roman"/>
          <w:color w:val="131413"/>
          <w:sz w:val="24"/>
          <w:szCs w:val="24"/>
        </w:rPr>
        <w:t>publically</w:t>
      </w:r>
      <w:proofErr w:type="spellEnd"/>
      <w:r w:rsidRPr="00072CD5">
        <w:rPr>
          <w:rFonts w:ascii="Times New Roman" w:eastAsia="Times New Roman" w:hAnsi="Times New Roman" w:cs="Times New Roman"/>
          <w:color w:val="131413"/>
          <w:sz w:val="24"/>
          <w:szCs w:val="24"/>
        </w:rPr>
        <w:t xml:space="preserve"> available sources was used judiciously to identify exon–intron boundaries, </w:t>
      </w:r>
      <w:r w:rsidRPr="00072CD5">
        <w:rPr>
          <w:rFonts w:ascii="Times New Roman" w:eastAsia="Times New Roman" w:hAnsi="Times New Roman" w:cs="Times New Roman"/>
          <w:sz w:val="24"/>
          <w:szCs w:val="24"/>
        </w:rPr>
        <w:t>but with a heuristic script to identify and split erroneously joined gene models.</w:t>
      </w:r>
      <w:r w:rsidRPr="00072CD5">
        <w:rPr>
          <w:rFonts w:ascii="Times New Roman" w:eastAsia="Times New Roman" w:hAnsi="Times New Roman" w:cs="Times New Roman"/>
          <w:color w:val="131413"/>
          <w:sz w:val="24"/>
          <w:szCs w:val="24"/>
        </w:rPr>
        <w:t xml:space="preserve"> Finally, the pipeline used a nine-way homology prediction with human, </w:t>
      </w:r>
      <w:r w:rsidRPr="00072CD5">
        <w:rPr>
          <w:rFonts w:ascii="Times New Roman" w:eastAsia="Times New Roman" w:hAnsi="Times New Roman" w:cs="Times New Roman"/>
          <w:i/>
          <w:color w:val="131413"/>
          <w:sz w:val="24"/>
          <w:szCs w:val="24"/>
        </w:rPr>
        <w:t>Drosophila melanogaster</w:t>
      </w:r>
      <w:r w:rsidRPr="00072CD5">
        <w:rPr>
          <w:rFonts w:ascii="Times New Roman" w:eastAsia="Times New Roman" w:hAnsi="Times New Roman" w:cs="Times New Roman"/>
          <w:color w:val="131413"/>
          <w:sz w:val="24"/>
          <w:szCs w:val="24"/>
        </w:rPr>
        <w:t xml:space="preserve">, and </w:t>
      </w:r>
      <w:r w:rsidRPr="00072CD5">
        <w:rPr>
          <w:rFonts w:ascii="Times New Roman" w:eastAsia="Times New Roman" w:hAnsi="Times New Roman" w:cs="Times New Roman"/>
          <w:i/>
          <w:color w:val="131413"/>
          <w:sz w:val="24"/>
          <w:szCs w:val="24"/>
        </w:rPr>
        <w:t>Caenorhabditis elegans</w:t>
      </w:r>
      <w:r w:rsidRPr="00072CD5">
        <w:rPr>
          <w:rFonts w:ascii="Times New Roman" w:eastAsia="Times New Roman" w:hAnsi="Times New Roman" w:cs="Times New Roman"/>
          <w:color w:val="131413"/>
          <w:sz w:val="24"/>
          <w:szCs w:val="24"/>
        </w:rPr>
        <w:t xml:space="preserve">, and </w:t>
      </w:r>
      <w:proofErr w:type="spellStart"/>
      <w:r w:rsidRPr="00072CD5">
        <w:rPr>
          <w:rFonts w:ascii="Times New Roman" w:eastAsia="Times New Roman" w:hAnsi="Times New Roman" w:cs="Times New Roman"/>
          <w:color w:val="131413"/>
          <w:sz w:val="24"/>
          <w:szCs w:val="24"/>
        </w:rPr>
        <w:t>InterPro</w:t>
      </w:r>
      <w:proofErr w:type="spellEnd"/>
      <w:r w:rsidRPr="00072CD5">
        <w:rPr>
          <w:rFonts w:ascii="Times New Roman" w:eastAsia="Times New Roman" w:hAnsi="Times New Roman" w:cs="Times New Roman"/>
          <w:color w:val="131413"/>
          <w:sz w:val="24"/>
          <w:szCs w:val="24"/>
        </w:rPr>
        <w:t xml:space="preserve"> Scan5 to allocate gene names. To assess the comprehensiveness of the gene models we identified a set of 1,977 arthropod specific CEGMA genes and assessed the number that could be identified in both the underlying assembly and the final automated gene model set. The automated gene sets, and all evidence tracks are available as </w:t>
      </w:r>
      <w:proofErr w:type="spellStart"/>
      <w:r w:rsidRPr="00072CD5">
        <w:rPr>
          <w:rFonts w:ascii="Times New Roman" w:eastAsia="Times New Roman" w:hAnsi="Times New Roman" w:cs="Times New Roman"/>
          <w:color w:val="131413"/>
          <w:sz w:val="24"/>
          <w:szCs w:val="24"/>
        </w:rPr>
        <w:t>gff</w:t>
      </w:r>
      <w:proofErr w:type="spellEnd"/>
      <w:r w:rsidRPr="00072CD5">
        <w:rPr>
          <w:rFonts w:ascii="Times New Roman" w:eastAsia="Times New Roman" w:hAnsi="Times New Roman" w:cs="Times New Roman"/>
          <w:color w:val="131413"/>
          <w:sz w:val="24"/>
          <w:szCs w:val="24"/>
        </w:rPr>
        <w:t xml:space="preserve"> from the BCM-HGSC website and as </w:t>
      </w:r>
      <w:proofErr w:type="spellStart"/>
      <w:r w:rsidRPr="00072CD5">
        <w:rPr>
          <w:rFonts w:ascii="Times New Roman" w:eastAsia="Times New Roman" w:hAnsi="Times New Roman" w:cs="Times New Roman"/>
          <w:color w:val="131413"/>
          <w:sz w:val="24"/>
          <w:szCs w:val="24"/>
        </w:rPr>
        <w:t>gff</w:t>
      </w:r>
      <w:proofErr w:type="spellEnd"/>
      <w:r w:rsidRPr="00072CD5">
        <w:rPr>
          <w:rFonts w:ascii="Times New Roman" w:eastAsia="Times New Roman" w:hAnsi="Times New Roman" w:cs="Times New Roman"/>
          <w:color w:val="131413"/>
          <w:sz w:val="24"/>
          <w:szCs w:val="24"/>
        </w:rPr>
        <w:t xml:space="preserve"> and browser interface at the National Agricultural Library </w:t>
      </w:r>
      <w:r w:rsidR="009D6281">
        <w:rPr>
          <w:rFonts w:ascii="Times New Roman" w:eastAsia="Times New Roman" w:hAnsi="Times New Roman" w:cs="Times New Roman"/>
          <w:color w:val="131413"/>
          <w:sz w:val="24"/>
          <w:szCs w:val="24"/>
        </w:rPr>
        <w:t>i5K</w:t>
      </w:r>
      <w:r w:rsidRPr="00072CD5">
        <w:rPr>
          <w:rFonts w:ascii="Times New Roman" w:eastAsia="Times New Roman" w:hAnsi="Times New Roman" w:cs="Times New Roman"/>
          <w:color w:val="131413"/>
          <w:sz w:val="24"/>
          <w:szCs w:val="24"/>
        </w:rPr>
        <w:t xml:space="preserve"> workspace (</w:t>
      </w:r>
      <w:hyperlink r:id="rId11">
        <w:r w:rsidRPr="00072CD5">
          <w:rPr>
            <w:rFonts w:ascii="Times New Roman" w:eastAsia="Times New Roman" w:hAnsi="Times New Roman" w:cs="Times New Roman"/>
            <w:color w:val="1155CC"/>
            <w:sz w:val="24"/>
            <w:szCs w:val="24"/>
            <w:u w:val="single"/>
          </w:rPr>
          <w:t>https://</w:t>
        </w:r>
        <w:r w:rsidR="009D6281">
          <w:rPr>
            <w:rFonts w:ascii="Times New Roman" w:eastAsia="Times New Roman" w:hAnsi="Times New Roman" w:cs="Times New Roman"/>
            <w:color w:val="1155CC"/>
            <w:sz w:val="24"/>
            <w:szCs w:val="24"/>
            <w:u w:val="single"/>
          </w:rPr>
          <w:t>i5K</w:t>
        </w:r>
        <w:r w:rsidRPr="00072CD5">
          <w:rPr>
            <w:rFonts w:ascii="Times New Roman" w:eastAsia="Times New Roman" w:hAnsi="Times New Roman" w:cs="Times New Roman"/>
            <w:color w:val="1155CC"/>
            <w:sz w:val="24"/>
            <w:szCs w:val="24"/>
            <w:u w:val="single"/>
          </w:rPr>
          <w:t>.nal.usda.gov</w:t>
        </w:r>
      </w:hyperlink>
      <w:r w:rsidR="00AC7359">
        <w:rPr>
          <w:rFonts w:ascii="Times New Roman" w:eastAsia="Times New Roman" w:hAnsi="Times New Roman" w:cs="Times New Roman"/>
          <w:color w:val="131413"/>
          <w:sz w:val="24"/>
          <w:szCs w:val="24"/>
        </w:rPr>
        <w:t xml:space="preserve">). </w:t>
      </w:r>
      <w:r w:rsidR="0061036D">
        <w:rPr>
          <w:rFonts w:ascii="Times New Roman" w:eastAsia="Times New Roman" w:hAnsi="Times New Roman" w:cs="Times New Roman"/>
          <w:sz w:val="24"/>
          <w:szCs w:val="24"/>
        </w:rPr>
        <w:t xml:space="preserve">Additional File 1: </w:t>
      </w:r>
      <w:r w:rsidR="00AC7359" w:rsidRPr="006B1111">
        <w:rPr>
          <w:rFonts w:ascii="Times New Roman" w:eastAsia="Times New Roman" w:hAnsi="Times New Roman" w:cs="Times New Roman"/>
          <w:color w:val="131413"/>
          <w:sz w:val="24"/>
          <w:szCs w:val="24"/>
        </w:rPr>
        <w:t>Table S5</w:t>
      </w:r>
      <w:r w:rsidRPr="00072CD5">
        <w:rPr>
          <w:rFonts w:ascii="Times New Roman" w:eastAsia="Times New Roman" w:hAnsi="Times New Roman" w:cs="Times New Roman"/>
          <w:color w:val="131413"/>
          <w:sz w:val="24"/>
          <w:szCs w:val="24"/>
        </w:rPr>
        <w:t xml:space="preserve"> lists the automated gene model count, average transcript length, average CDS length, average protein length, total number of exons, average number of exons per gene, and the numbers and percentages of the 1,977 CEGMA genes found in the assemblies and final gene sets.</w:t>
      </w:r>
      <w:r w:rsidR="00A70075">
        <w:rPr>
          <w:rFonts w:ascii="Times New Roman" w:eastAsia="Times New Roman" w:hAnsi="Times New Roman" w:cs="Times New Roman"/>
          <w:color w:val="131413"/>
          <w:sz w:val="24"/>
          <w:szCs w:val="24"/>
        </w:rPr>
        <w:t xml:space="preserve"> </w:t>
      </w:r>
    </w:p>
    <w:p w14:paraId="2056C083" w14:textId="142B0CA1" w:rsidR="00535AB1" w:rsidRPr="002C7334" w:rsidRDefault="00A86780" w:rsidP="002C7334">
      <w:pPr>
        <w:pStyle w:val="Heading2"/>
        <w:keepNext w:val="0"/>
        <w:keepLines w:val="0"/>
        <w:spacing w:after="80"/>
        <w:rPr>
          <w:rFonts w:ascii="Times New Roman" w:eastAsia="Times New Roman" w:hAnsi="Times New Roman" w:cs="Times New Roman"/>
          <w:b/>
          <w:i/>
          <w:sz w:val="24"/>
          <w:szCs w:val="24"/>
        </w:rPr>
      </w:pPr>
      <w:bookmarkStart w:id="15" w:name="_2et92p0" w:colFirst="0" w:colLast="0"/>
      <w:bookmarkStart w:id="16" w:name="_Toc26815965"/>
      <w:bookmarkEnd w:id="15"/>
      <w:r>
        <w:rPr>
          <w:rFonts w:ascii="Times New Roman" w:eastAsia="Times New Roman" w:hAnsi="Times New Roman" w:cs="Times New Roman"/>
          <w:b/>
          <w:i/>
          <w:sz w:val="24"/>
          <w:szCs w:val="24"/>
        </w:rPr>
        <w:t>1.12</w:t>
      </w:r>
      <w:r w:rsidR="00D245B3">
        <w:rPr>
          <w:rFonts w:ascii="Times New Roman" w:eastAsia="Times New Roman" w:hAnsi="Times New Roman" w:cs="Times New Roman"/>
          <w:b/>
          <w:i/>
          <w:sz w:val="24"/>
          <w:szCs w:val="24"/>
        </w:rPr>
        <w:t xml:space="preserve"> Community gene curation and a</w:t>
      </w:r>
      <w:r w:rsidR="00B52962" w:rsidRPr="00072CD5">
        <w:rPr>
          <w:rFonts w:ascii="Times New Roman" w:eastAsia="Times New Roman" w:hAnsi="Times New Roman" w:cs="Times New Roman"/>
          <w:b/>
          <w:i/>
          <w:sz w:val="24"/>
          <w:szCs w:val="24"/>
        </w:rPr>
        <w:t>nnotation</w:t>
      </w:r>
      <w:bookmarkEnd w:id="16"/>
      <w:r w:rsidR="00B52962" w:rsidRPr="00072CD5">
        <w:rPr>
          <w:rFonts w:ascii="Times New Roman" w:eastAsia="Times New Roman" w:hAnsi="Times New Roman" w:cs="Times New Roman"/>
          <w:b/>
          <w:i/>
          <w:sz w:val="24"/>
          <w:szCs w:val="24"/>
        </w:rPr>
        <w:t xml:space="preserve"> </w:t>
      </w:r>
    </w:p>
    <w:p w14:paraId="3B243297" w14:textId="02E88D3F" w:rsidR="00535AB1" w:rsidRPr="00072CD5" w:rsidRDefault="007C02C3">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Twenty-seven genomes were made available for manual annotations, and all genomes have had some level of manual annotation performed. Out of these twenty-seven, eleven</w:t>
      </w:r>
      <w:r w:rsidRPr="00072CD5">
        <w:rPr>
          <w:rFonts w:ascii="Times New Roman" w:eastAsia="Times New Roman" w:hAnsi="Times New Roman" w:cs="Times New Roman"/>
          <w:sz w:val="24"/>
          <w:szCs w:val="24"/>
        </w:rPr>
        <w:t xml:space="preserve"> genomes have </w:t>
      </w:r>
      <w:r>
        <w:rPr>
          <w:rFonts w:ascii="Times New Roman" w:eastAsia="Times New Roman" w:hAnsi="Times New Roman" w:cs="Times New Roman"/>
          <w:sz w:val="24"/>
          <w:szCs w:val="24"/>
        </w:rPr>
        <w:t xml:space="preserve">completed an initial round of manual annotation. </w:t>
      </w:r>
      <w:r w:rsidRPr="00072CD5">
        <w:rPr>
          <w:rFonts w:ascii="Times New Roman" w:eastAsia="Times New Roman" w:hAnsi="Times New Roman" w:cs="Times New Roman"/>
          <w:sz w:val="24"/>
          <w:szCs w:val="24"/>
        </w:rPr>
        <w:t xml:space="preserve">Annotation communities ranging from </w:t>
      </w:r>
      <w:r>
        <w:rPr>
          <w:rFonts w:ascii="Times New Roman" w:eastAsia="Times New Roman" w:hAnsi="Times New Roman" w:cs="Times New Roman"/>
          <w:sz w:val="24"/>
          <w:szCs w:val="24"/>
        </w:rPr>
        <w:t>9</w:t>
      </w:r>
      <w:r w:rsidRPr="00072CD5">
        <w:rPr>
          <w:rFonts w:ascii="Times New Roman" w:eastAsia="Times New Roman" w:hAnsi="Times New Roman" w:cs="Times New Roman"/>
          <w:sz w:val="24"/>
          <w:szCs w:val="24"/>
        </w:rPr>
        <w:t xml:space="preserve"> to 41 individuals coalesced around each of these nine genomes. Community annotation was performed using the Web Apollo manual annotation software</w:t>
      </w:r>
      <w:r w:rsidRPr="00072CD5">
        <w:rPr>
          <w:rFonts w:ascii="Times New Roman" w:eastAsia="Times New Roman" w:hAnsi="Times New Roman" w:cs="Times New Roman"/>
          <w:sz w:val="24"/>
          <w:szCs w:val="24"/>
        </w:rPr>
        <w:fldChar w:fldCharType="begin"/>
      </w:r>
      <w:r w:rsidRPr="00072CD5">
        <w:rPr>
          <w:rFonts w:ascii="Times New Roman" w:eastAsia="Times New Roman" w:hAnsi="Times New Roman" w:cs="Times New Roman"/>
          <w:sz w:val="24"/>
          <w:szCs w:val="24"/>
        </w:rPr>
        <w:instrText xml:space="preserve"> ADDIN EN.CITE &lt;EndNote&gt;&lt;Cite&gt;&lt;Author&gt;Lee&lt;/Author&gt;&lt;Year&gt;2013&lt;/Year&gt;&lt;RecNum&gt;903&lt;/RecNum&gt;&lt;DisplayText&gt;&lt;style face="superscript"&gt;14&lt;/style&gt;&lt;/DisplayText&gt;&lt;record&gt;&lt;rec-number&gt;903&lt;/rec-number&gt;&lt;foreign-keys&gt;&lt;key app="EN" db-id="pzzxezpwdrte22e2fe5vrww72fdtdf2wp5ep" timestamp="1469827482"&gt;903&lt;/key&gt;&lt;/foreign-keys&gt;&lt;ref-type name="Journal Article"&gt;17&lt;/ref-type&gt;&lt;contributors&gt;&lt;authors&gt;&lt;author&gt;Lee, E.&lt;/author&gt;&lt;author&gt;Helt, G. A.&lt;/author&gt;&lt;author&gt;Reese, J. T.&lt;/author&gt;&lt;author&gt;Munoz-Torres, M. C.&lt;/author&gt;&lt;author&gt;Childers, C. P.&lt;/author&gt;&lt;author&gt;Buels, R. M.&lt;/author&gt;&lt;author&gt;Stein, L.&lt;/author&gt;&lt;author&gt;Holmes, I. H.&lt;/author&gt;&lt;author&gt;Elsik, C. G.&lt;/author&gt;&lt;author&gt;Lewis, S. E.&lt;/author&gt;&lt;/authors&gt;&lt;/contributors&gt;&lt;titles&gt;&lt;title&gt;Web Apollo: a web-based genomic annotation editing platform&lt;/title&gt;&lt;secondary-title&gt;Genome Biol&lt;/secondary-title&gt;&lt;/titles&gt;&lt;periodical&gt;&lt;full-title&gt;Genome Biol&lt;/full-title&gt;&lt;/periodical&gt;&lt;pages&gt;R93&lt;/pages&gt;&lt;volume&gt;14&lt;/volume&gt;&lt;number&gt;8&lt;/number&gt;&lt;keywords&gt;&lt;keyword&gt;Animals&lt;/keyword&gt;&lt;keyword&gt;Birds&lt;/keyword&gt;&lt;keyword&gt;Cattle&lt;/keyword&gt;&lt;keyword&gt;Chromosome Mapping/*statistics &amp;amp; numerical data&lt;/keyword&gt;&lt;keyword&gt;Databases, Genetic&lt;/keyword&gt;&lt;keyword&gt;*Genome&lt;/keyword&gt;&lt;keyword&gt;Genomics&lt;/keyword&gt;&lt;keyword&gt;Insects&lt;/keyword&gt;&lt;keyword&gt;Internet&lt;/keyword&gt;&lt;keyword&gt;Molecular Sequence Annotation/*statistics &amp;amp; numerical data&lt;/keyword&gt;&lt;keyword&gt;Plants&lt;/keyword&gt;&lt;keyword&gt;Sequence Analysis, DNA&lt;/keyword&gt;&lt;keyword&gt;*Software&lt;/keyword&gt;&lt;/keywords&gt;&lt;dates&gt;&lt;year&gt;2013&lt;/year&gt;&lt;/dates&gt;&lt;isbn&gt;1474-760X (Electronic)&amp;#xD;1474-7596 (Linking)&lt;/isbn&gt;&lt;accession-num&gt;24000942&lt;/accession-num&gt;&lt;urls&gt;&lt;related-urls&gt;&lt;url&gt;http://www.ncbi.nlm.nih.gov/pubmed/24000942&lt;/url&gt;&lt;url&gt;https://www.ncbi.nlm.nih.gov/pmc/articles/PMC4053811/pdf/gb-2013-14-8-r93.pdf&lt;/url&gt;&lt;/related-urls&gt;&lt;/urls&gt;&lt;custom2&gt;PMC4053811&lt;/custom2&gt;&lt;electronic-resource-num&gt;10.1186/gb-2013-14-8-r93&lt;/electronic-resource-num&gt;&lt;/record&gt;&lt;/Cite&gt;&lt;/EndNote&gt;</w:instrText>
      </w:r>
      <w:r w:rsidRPr="00072CD5">
        <w:rPr>
          <w:rFonts w:ascii="Times New Roman" w:eastAsia="Times New Roman" w:hAnsi="Times New Roman" w:cs="Times New Roman"/>
          <w:sz w:val="24"/>
          <w:szCs w:val="24"/>
        </w:rPr>
        <w:fldChar w:fldCharType="separate"/>
      </w:r>
      <w:r w:rsidRPr="00072CD5">
        <w:rPr>
          <w:rFonts w:ascii="Times New Roman" w:eastAsia="Times New Roman" w:hAnsi="Times New Roman" w:cs="Times New Roman"/>
          <w:noProof/>
          <w:sz w:val="24"/>
          <w:szCs w:val="24"/>
          <w:vertAlign w:val="superscript"/>
        </w:rPr>
        <w:t>14</w:t>
      </w:r>
      <w:r w:rsidRPr="00072CD5">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xml:space="preserve">, which </w:t>
      </w:r>
      <w:r w:rsidR="00B52962" w:rsidRPr="00072CD5">
        <w:rPr>
          <w:rFonts w:ascii="Times New Roman" w:eastAsia="Times New Roman" w:hAnsi="Times New Roman" w:cs="Times New Roman"/>
          <w:sz w:val="24"/>
          <w:szCs w:val="24"/>
        </w:rPr>
        <w:t>enables collaborative community curation of genome assemblies, and was hosted by the Nat</w:t>
      </w:r>
      <w:r w:rsidR="007C43B9">
        <w:rPr>
          <w:rFonts w:ascii="Times New Roman" w:eastAsia="Times New Roman" w:hAnsi="Times New Roman" w:cs="Times New Roman"/>
          <w:sz w:val="24"/>
          <w:szCs w:val="24"/>
        </w:rPr>
        <w:t xml:space="preserve">ional Agricultural Library’s </w:t>
      </w:r>
      <w:r w:rsidR="009D6281">
        <w:rPr>
          <w:rFonts w:ascii="Times New Roman" w:eastAsia="Times New Roman" w:hAnsi="Times New Roman" w:cs="Times New Roman"/>
          <w:sz w:val="24"/>
          <w:szCs w:val="24"/>
        </w:rPr>
        <w:t>i5K</w:t>
      </w:r>
      <w:r w:rsidR="00003D30">
        <w:rPr>
          <w:rFonts w:ascii="Times New Roman" w:eastAsia="Times New Roman" w:hAnsi="Times New Roman" w:cs="Times New Roman"/>
          <w:sz w:val="24"/>
          <w:szCs w:val="24"/>
        </w:rPr>
        <w:t xml:space="preserve"> Workspace</w:t>
      </w:r>
      <w:r w:rsidR="00072CD5" w:rsidRPr="00072CD5">
        <w:rPr>
          <w:rFonts w:ascii="Times New Roman" w:eastAsia="Times New Roman" w:hAnsi="Times New Roman" w:cs="Times New Roman"/>
          <w:sz w:val="24"/>
          <w:szCs w:val="24"/>
        </w:rPr>
        <w:fldChar w:fldCharType="begin">
          <w:fldData xml:space="preserve">PEVuZE5vdGU+PENpdGU+PEF1dGhvcj5Qb2VsY2hhdTwvQXV0aG9yPjxZZWFyPjIwMTU8L1llYXI+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</w:fldData>
        </w:fldChar>
      </w:r>
      <w:r w:rsidR="00072CD5" w:rsidRPr="00072CD5">
        <w:rPr>
          <w:rFonts w:ascii="Times New Roman" w:eastAsia="Times New Roman" w:hAnsi="Times New Roman" w:cs="Times New Roman"/>
          <w:sz w:val="24"/>
          <w:szCs w:val="24"/>
        </w:rPr>
        <w:instrText xml:space="preserve"> ADDIN EN.CITE </w:instrText>
      </w:r>
      <w:r w:rsidR="00072CD5" w:rsidRPr="00072CD5">
        <w:rPr>
          <w:rFonts w:ascii="Times New Roman" w:eastAsia="Times New Roman" w:hAnsi="Times New Roman" w:cs="Times New Roman"/>
          <w:sz w:val="24"/>
          <w:szCs w:val="24"/>
        </w:rPr>
        <w:fldChar w:fldCharType="begin">
          <w:fldData xml:space="preserve">PEVuZE5vdGU+PENpdGU+PEF1dGhvcj5Qb2VsY2hhdTwvQXV0aG9yPjxZZWFyPjIwMTU8L1llYXI+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</w:fldData>
        </w:fldChar>
      </w:r>
      <w:r w:rsidR="00072CD5" w:rsidRPr="00072CD5">
        <w:rPr>
          <w:rFonts w:ascii="Times New Roman" w:eastAsia="Times New Roman" w:hAnsi="Times New Roman" w:cs="Times New Roman"/>
          <w:sz w:val="24"/>
          <w:szCs w:val="24"/>
        </w:rPr>
        <w:instrText xml:space="preserve"> ADDIN EN.CITE.DATA </w:instrText>
      </w:r>
      <w:r w:rsidR="00072CD5" w:rsidRPr="00072CD5">
        <w:rPr>
          <w:rFonts w:ascii="Times New Roman" w:eastAsia="Times New Roman" w:hAnsi="Times New Roman" w:cs="Times New Roman"/>
          <w:sz w:val="24"/>
          <w:szCs w:val="24"/>
        </w:rPr>
      </w:r>
      <w:r w:rsidR="00072CD5" w:rsidRPr="00072CD5">
        <w:rPr>
          <w:rFonts w:ascii="Times New Roman" w:eastAsia="Times New Roman" w:hAnsi="Times New Roman" w:cs="Times New Roman"/>
          <w:sz w:val="24"/>
          <w:szCs w:val="24"/>
        </w:rPr>
        <w:fldChar w:fldCharType="end"/>
      </w:r>
      <w:r w:rsidR="00072CD5" w:rsidRPr="00072CD5">
        <w:rPr>
          <w:rFonts w:ascii="Times New Roman" w:eastAsia="Times New Roman" w:hAnsi="Times New Roman" w:cs="Times New Roman"/>
          <w:sz w:val="24"/>
          <w:szCs w:val="24"/>
        </w:rPr>
      </w:r>
      <w:r w:rsidR="00072CD5" w:rsidRPr="00072CD5">
        <w:rPr>
          <w:rFonts w:ascii="Times New Roman" w:eastAsia="Times New Roman" w:hAnsi="Times New Roman" w:cs="Times New Roman"/>
          <w:sz w:val="24"/>
          <w:szCs w:val="24"/>
        </w:rPr>
        <w:fldChar w:fldCharType="separate"/>
      </w:r>
      <w:r w:rsidR="00072CD5" w:rsidRPr="00072CD5">
        <w:rPr>
          <w:rFonts w:ascii="Times New Roman" w:eastAsia="Times New Roman" w:hAnsi="Times New Roman" w:cs="Times New Roman"/>
          <w:noProof/>
          <w:sz w:val="24"/>
          <w:szCs w:val="24"/>
          <w:vertAlign w:val="superscript"/>
        </w:rPr>
        <w:t>15</w:t>
      </w:r>
      <w:r w:rsidR="00072CD5" w:rsidRPr="00072CD5">
        <w:rPr>
          <w:rFonts w:ascii="Times New Roman" w:eastAsia="Times New Roman" w:hAnsi="Times New Roman" w:cs="Times New Roman"/>
          <w:sz w:val="24"/>
          <w:szCs w:val="24"/>
        </w:rPr>
        <w:fldChar w:fldCharType="end"/>
      </w:r>
      <w:r w:rsidR="00CA29FE" w:rsidRPr="00072CD5">
        <w:rPr>
          <w:rFonts w:ascii="Times New Roman" w:eastAsia="Times New Roman" w:hAnsi="Times New Roman" w:cs="Times New Roman"/>
          <w:sz w:val="24"/>
          <w:szCs w:val="24"/>
        </w:rPr>
        <w:t xml:space="preserve"> </w:t>
      </w:r>
      <w:r w:rsidR="00003D30">
        <w:rPr>
          <w:rFonts w:ascii="Times New Roman" w:eastAsia="Times New Roman" w:hAnsi="Times New Roman" w:cs="Times New Roman"/>
          <w:sz w:val="24"/>
          <w:szCs w:val="24"/>
        </w:rPr>
        <w:t>(</w:t>
      </w:r>
      <w:r w:rsidR="00B52962" w:rsidRPr="00072CD5">
        <w:rPr>
          <w:rFonts w:ascii="Times New Roman" w:eastAsia="Times New Roman" w:hAnsi="Times New Roman" w:cs="Times New Roman"/>
          <w:sz w:val="24"/>
          <w:szCs w:val="24"/>
        </w:rPr>
        <w:t>https://</w:t>
      </w:r>
      <w:r w:rsidR="009D6281">
        <w:rPr>
          <w:rFonts w:ascii="Times New Roman" w:eastAsia="Times New Roman" w:hAnsi="Times New Roman" w:cs="Times New Roman"/>
          <w:sz w:val="24"/>
          <w:szCs w:val="24"/>
        </w:rPr>
        <w:t>i5K</w:t>
      </w:r>
      <w:r w:rsidR="00B52962" w:rsidRPr="00072CD5">
        <w:rPr>
          <w:rFonts w:ascii="Times New Roman" w:eastAsia="Times New Roman" w:hAnsi="Times New Roman" w:cs="Times New Roman"/>
          <w:sz w:val="24"/>
          <w:szCs w:val="24"/>
        </w:rPr>
        <w:t xml:space="preserve">.nal.usda.gov/). Annotators received training on manual annotation via webinars (AP for </w:t>
      </w:r>
      <w:proofErr w:type="spellStart"/>
      <w:r w:rsidR="00B52962" w:rsidRPr="00072CD5">
        <w:rPr>
          <w:rFonts w:ascii="Times New Roman" w:eastAsia="Times New Roman" w:hAnsi="Times New Roman" w:cs="Times New Roman"/>
          <w:sz w:val="24"/>
          <w:szCs w:val="24"/>
        </w:rPr>
        <w:t>Ccap</w:t>
      </w:r>
      <w:proofErr w:type="spellEnd"/>
      <w:r w:rsidR="00B52962" w:rsidRPr="00072CD5">
        <w:rPr>
          <w:rFonts w:ascii="Times New Roman" w:eastAsia="Times New Roman" w:hAnsi="Times New Roman" w:cs="Times New Roman"/>
          <w:sz w:val="24"/>
          <w:szCs w:val="24"/>
        </w:rPr>
        <w:t>, MCMT for all others), and were instructed to adhere to a set of rules for manual annotation (</w:t>
      </w:r>
      <w:hyperlink r:id="rId12">
        <w:r w:rsidR="00B52962" w:rsidRPr="00072CD5">
          <w:rPr>
            <w:rFonts w:ascii="Times New Roman" w:eastAsia="Times New Roman" w:hAnsi="Times New Roman" w:cs="Times New Roman"/>
            <w:color w:val="1155CC"/>
            <w:sz w:val="24"/>
            <w:szCs w:val="24"/>
            <w:u w:val="single"/>
          </w:rPr>
          <w:t>https://</w:t>
        </w:r>
        <w:r w:rsidR="009D6281">
          <w:rPr>
            <w:rFonts w:ascii="Times New Roman" w:eastAsia="Times New Roman" w:hAnsi="Times New Roman" w:cs="Times New Roman"/>
            <w:color w:val="1155CC"/>
            <w:sz w:val="24"/>
            <w:szCs w:val="24"/>
            <w:u w:val="single"/>
          </w:rPr>
          <w:t>i5K</w:t>
        </w:r>
        <w:r w:rsidR="00B52962" w:rsidRPr="00072CD5">
          <w:rPr>
            <w:rFonts w:ascii="Times New Roman" w:eastAsia="Times New Roman" w:hAnsi="Times New Roman" w:cs="Times New Roman"/>
            <w:color w:val="1155CC"/>
            <w:sz w:val="24"/>
            <w:szCs w:val="24"/>
            <w:u w:val="single"/>
          </w:rPr>
          <w:t>.nal.usda.gov/content/rules-web-apollo-annotation-</w:t>
        </w:r>
        <w:r w:rsidR="009D6281">
          <w:rPr>
            <w:rFonts w:ascii="Times New Roman" w:eastAsia="Times New Roman" w:hAnsi="Times New Roman" w:cs="Times New Roman"/>
            <w:color w:val="1155CC"/>
            <w:sz w:val="24"/>
            <w:szCs w:val="24"/>
            <w:u w:val="single"/>
          </w:rPr>
          <w:t>i5K</w:t>
        </w:r>
        <w:r w:rsidR="00B52962" w:rsidRPr="00072CD5">
          <w:rPr>
            <w:rFonts w:ascii="Times New Roman" w:eastAsia="Times New Roman" w:hAnsi="Times New Roman" w:cs="Times New Roman"/>
            <w:color w:val="1155CC"/>
            <w:sz w:val="24"/>
            <w:szCs w:val="24"/>
            <w:u w:val="single"/>
          </w:rPr>
          <w:t>-pilot-project</w:t>
        </w:r>
      </w:hyperlink>
      <w:r w:rsidR="00B52962" w:rsidRPr="00072CD5">
        <w:rPr>
          <w:rFonts w:ascii="Times New Roman" w:eastAsia="Times New Roman" w:hAnsi="Times New Roman" w:cs="Times New Roman"/>
          <w:sz w:val="24"/>
          <w:szCs w:val="24"/>
        </w:rPr>
        <w:t xml:space="preserve"> ).</w:t>
      </w:r>
      <w:r w:rsidR="00D245B3">
        <w:rPr>
          <w:rFonts w:ascii="Times New Roman" w:eastAsia="Times New Roman" w:hAnsi="Times New Roman" w:cs="Times New Roman"/>
          <w:sz w:val="24"/>
          <w:szCs w:val="24"/>
        </w:rPr>
        <w:t xml:space="preserve"> In some cases, additional RNA-s</w:t>
      </w:r>
      <w:r w:rsidR="00B52962" w:rsidRPr="00072CD5">
        <w:rPr>
          <w:rFonts w:ascii="Times New Roman" w:eastAsia="Times New Roman" w:hAnsi="Times New Roman" w:cs="Times New Roman"/>
          <w:sz w:val="24"/>
          <w:szCs w:val="24"/>
        </w:rPr>
        <w:t xml:space="preserve">eq tracks were supplied to support manual annotation inference. Community annotation efforts focused on gene and gene families relevant </w:t>
      </w:r>
      <w:r w:rsidR="00B52962" w:rsidRPr="00072CD5">
        <w:rPr>
          <w:rFonts w:ascii="Times New Roman" w:eastAsia="Times New Roman" w:hAnsi="Times New Roman" w:cs="Times New Roman"/>
          <w:sz w:val="24"/>
          <w:szCs w:val="24"/>
        </w:rPr>
        <w:lastRenderedPageBreak/>
        <w:t xml:space="preserve">to each community’s individual interests, rather than a set of </w:t>
      </w:r>
      <w:r w:rsidR="007C43B9">
        <w:rPr>
          <w:rFonts w:ascii="Times New Roman" w:eastAsia="Times New Roman" w:hAnsi="Times New Roman" w:cs="Times New Roman"/>
          <w:sz w:val="24"/>
          <w:szCs w:val="24"/>
        </w:rPr>
        <w:t xml:space="preserve">universal annotations across </w:t>
      </w:r>
      <w:r w:rsidR="009D6281">
        <w:rPr>
          <w:rFonts w:ascii="Times New Roman" w:eastAsia="Times New Roman" w:hAnsi="Times New Roman" w:cs="Times New Roman"/>
          <w:sz w:val="24"/>
          <w:szCs w:val="24"/>
        </w:rPr>
        <w:t>i5K</w:t>
      </w:r>
      <w:r w:rsidR="00B52962" w:rsidRPr="00072CD5">
        <w:rPr>
          <w:rFonts w:ascii="Times New Roman" w:eastAsia="Times New Roman" w:hAnsi="Times New Roman" w:cs="Times New Roman"/>
          <w:sz w:val="24"/>
          <w:szCs w:val="24"/>
        </w:rPr>
        <w:t xml:space="preserve"> pilot species.</w:t>
      </w:r>
    </w:p>
    <w:p w14:paraId="76B58BE4" w14:textId="77777777" w:rsidR="00535AB1" w:rsidRPr="00072CD5" w:rsidRDefault="00B52962">
      <w:pPr>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 xml:space="preserve"> </w:t>
      </w:r>
    </w:p>
    <w:p w14:paraId="2DC49D25" w14:textId="0E564F86" w:rsidR="00535AB1" w:rsidRPr="00072CD5" w:rsidRDefault="00B52962">
      <w:pPr>
        <w:ind w:firstLine="720"/>
        <w:rPr>
          <w:rFonts w:ascii="Times New Roman" w:eastAsia="Times New Roman" w:hAnsi="Times New Roman" w:cs="Times New Roman"/>
          <w:b/>
          <w:i/>
          <w:sz w:val="24"/>
          <w:szCs w:val="24"/>
        </w:rPr>
      </w:pPr>
      <w:r w:rsidRPr="00072CD5">
        <w:rPr>
          <w:rFonts w:ascii="Times New Roman" w:eastAsia="Times New Roman" w:hAnsi="Times New Roman" w:cs="Times New Roman"/>
          <w:sz w:val="24"/>
          <w:szCs w:val="24"/>
        </w:rPr>
        <w:t>Annotation efforts were ‘frozen’ once each community completed their manual annotation efforts. After basic quality control of the manual annotations in GFF3 format via the NAL and the annotators, manual annotations were merged with the respective MAKER annotations into single, non-redundant ‘Official Gene Sets’ (OGS) (</w:t>
      </w:r>
      <w:proofErr w:type="spellStart"/>
      <w:r w:rsidRPr="00072CD5">
        <w:rPr>
          <w:rFonts w:ascii="Times New Roman" w:eastAsia="Times New Roman" w:hAnsi="Times New Roman" w:cs="Times New Roman"/>
          <w:sz w:val="24"/>
          <w:szCs w:val="24"/>
        </w:rPr>
        <w:t>Agla</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Clec</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Ofas</w:t>
      </w:r>
      <w:proofErr w:type="spellEnd"/>
      <w:r w:rsidRPr="00072CD5">
        <w:rPr>
          <w:rFonts w:ascii="Times New Roman" w:eastAsia="Times New Roman" w:hAnsi="Times New Roman" w:cs="Times New Roman"/>
          <w:sz w:val="24"/>
          <w:szCs w:val="24"/>
        </w:rPr>
        <w:t xml:space="preserve"> – via in-house scr</w:t>
      </w:r>
      <w:r w:rsidR="00CA29FE" w:rsidRPr="00072CD5">
        <w:rPr>
          <w:rFonts w:ascii="Times New Roman" w:eastAsia="Times New Roman" w:hAnsi="Times New Roman" w:cs="Times New Roman"/>
          <w:sz w:val="24"/>
          <w:szCs w:val="24"/>
        </w:rPr>
        <w:t>ipts by DSTH</w:t>
      </w:r>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Ccap</w:t>
      </w:r>
      <w:proofErr w:type="spellEnd"/>
      <w:r w:rsidRPr="00072CD5">
        <w:rPr>
          <w:rFonts w:ascii="Times New Roman" w:eastAsia="Times New Roman" w:hAnsi="Times New Roman" w:cs="Times New Roman"/>
          <w:sz w:val="24"/>
          <w:szCs w:val="24"/>
        </w:rPr>
        <w:t xml:space="preserve"> – by AP, used EVM to fold in several gene sets in addition to </w:t>
      </w:r>
      <w:r w:rsidRPr="0039259A">
        <w:rPr>
          <w:rFonts w:ascii="Times New Roman" w:eastAsia="Times New Roman" w:hAnsi="Times New Roman" w:cs="Times New Roman"/>
          <w:sz w:val="24"/>
          <w:szCs w:val="24"/>
        </w:rPr>
        <w:t>MAKER</w:t>
      </w:r>
      <w:r w:rsidR="0039259A">
        <w:rPr>
          <w:rFonts w:ascii="Times New Roman" w:eastAsia="Times New Roman" w:hAnsi="Times New Roman" w:cs="Times New Roman"/>
          <w:sz w:val="24"/>
          <w:szCs w:val="24"/>
        </w:rPr>
        <w:fldChar w:fldCharType="begin">
          <w:fldData xml:space="preserve">PEVuZE5vdGU+PENpdGU+PEF1dGhvcj5QYXBhbmljb2xhb3U8L0F1dGhvcj48WWVhcj4yMDE2PC9Z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</w:fldData>
        </w:fldChar>
      </w:r>
      <w:r w:rsidR="0039259A">
        <w:rPr>
          <w:rFonts w:ascii="Times New Roman" w:eastAsia="Times New Roman" w:hAnsi="Times New Roman" w:cs="Times New Roman"/>
          <w:sz w:val="24"/>
          <w:szCs w:val="24"/>
        </w:rPr>
        <w:instrText xml:space="preserve"> ADDIN EN.CITE </w:instrText>
      </w:r>
      <w:r w:rsidR="0039259A">
        <w:rPr>
          <w:rFonts w:ascii="Times New Roman" w:eastAsia="Times New Roman" w:hAnsi="Times New Roman" w:cs="Times New Roman"/>
          <w:sz w:val="24"/>
          <w:szCs w:val="24"/>
        </w:rPr>
        <w:fldChar w:fldCharType="begin">
          <w:fldData xml:space="preserve">PEVuZE5vdGU+PENpdGU+PEF1dGhvcj5QYXBhbmljb2xhb3U8L0F1dGhvcj48WWVhcj4yMDE2PC9Z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</w:fldData>
        </w:fldChar>
      </w:r>
      <w:r w:rsidR="0039259A">
        <w:rPr>
          <w:rFonts w:ascii="Times New Roman" w:eastAsia="Times New Roman" w:hAnsi="Times New Roman" w:cs="Times New Roman"/>
          <w:sz w:val="24"/>
          <w:szCs w:val="24"/>
        </w:rPr>
        <w:instrText xml:space="preserve"> ADDIN EN.CITE.DATA </w:instrText>
      </w:r>
      <w:r w:rsidR="0039259A">
        <w:rPr>
          <w:rFonts w:ascii="Times New Roman" w:eastAsia="Times New Roman" w:hAnsi="Times New Roman" w:cs="Times New Roman"/>
          <w:sz w:val="24"/>
          <w:szCs w:val="24"/>
        </w:rPr>
      </w:r>
      <w:r w:rsidR="0039259A">
        <w:rPr>
          <w:rFonts w:ascii="Times New Roman" w:eastAsia="Times New Roman" w:hAnsi="Times New Roman" w:cs="Times New Roman"/>
          <w:sz w:val="24"/>
          <w:szCs w:val="24"/>
        </w:rPr>
        <w:fldChar w:fldCharType="end"/>
      </w:r>
      <w:r w:rsidR="0039259A">
        <w:rPr>
          <w:rFonts w:ascii="Times New Roman" w:eastAsia="Times New Roman" w:hAnsi="Times New Roman" w:cs="Times New Roman"/>
          <w:sz w:val="24"/>
          <w:szCs w:val="24"/>
        </w:rPr>
      </w:r>
      <w:r w:rsidR="0039259A">
        <w:rPr>
          <w:rFonts w:ascii="Times New Roman" w:eastAsia="Times New Roman" w:hAnsi="Times New Roman" w:cs="Times New Roman"/>
          <w:sz w:val="24"/>
          <w:szCs w:val="24"/>
        </w:rPr>
        <w:fldChar w:fldCharType="separate"/>
      </w:r>
      <w:r w:rsidR="0039259A" w:rsidRPr="0039259A">
        <w:rPr>
          <w:rFonts w:ascii="Times New Roman" w:eastAsia="Times New Roman" w:hAnsi="Times New Roman" w:cs="Times New Roman"/>
          <w:noProof/>
          <w:sz w:val="24"/>
          <w:szCs w:val="24"/>
          <w:vertAlign w:val="superscript"/>
        </w:rPr>
        <w:t>16</w:t>
      </w:r>
      <w:r w:rsidR="0039259A">
        <w:rPr>
          <w:rFonts w:ascii="Times New Roman" w:eastAsia="Times New Roman" w:hAnsi="Times New Roman" w:cs="Times New Roman"/>
          <w:sz w:val="24"/>
          <w:szCs w:val="24"/>
        </w:rPr>
        <w:fldChar w:fldCharType="end"/>
      </w:r>
      <w:r w:rsidRPr="0039259A">
        <w:rPr>
          <w:rFonts w:ascii="Times New Roman" w:eastAsia="Times New Roman" w:hAnsi="Times New Roman" w:cs="Times New Roman"/>
          <w:sz w:val="24"/>
          <w:szCs w:val="24"/>
        </w:rPr>
        <w:t xml:space="preserve">; </w:t>
      </w:r>
      <w:proofErr w:type="spellStart"/>
      <w:r w:rsidRPr="0039259A">
        <w:rPr>
          <w:rFonts w:ascii="Times New Roman" w:eastAsia="Times New Roman" w:hAnsi="Times New Roman" w:cs="Times New Roman"/>
          <w:sz w:val="24"/>
          <w:szCs w:val="24"/>
        </w:rPr>
        <w:t>Ldec</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Aros</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Oabi</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Focc</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Hazt</w:t>
      </w:r>
      <w:proofErr w:type="spellEnd"/>
      <w:r w:rsidRPr="00072CD5">
        <w:rPr>
          <w:rFonts w:ascii="Times New Roman" w:eastAsia="Times New Roman" w:hAnsi="Times New Roman" w:cs="Times New Roman"/>
          <w:sz w:val="24"/>
          <w:szCs w:val="24"/>
        </w:rPr>
        <w:t xml:space="preserve"> </w:t>
      </w:r>
      <w:proofErr w:type="spellStart"/>
      <w:r w:rsidR="007C02C3">
        <w:rPr>
          <w:rFonts w:ascii="Times New Roman" w:eastAsia="Times New Roman" w:hAnsi="Times New Roman" w:cs="Times New Roman"/>
          <w:sz w:val="24"/>
          <w:szCs w:val="24"/>
        </w:rPr>
        <w:t>Gbue</w:t>
      </w:r>
      <w:proofErr w:type="spellEnd"/>
      <w:r w:rsidR="007C02C3">
        <w:rPr>
          <w:rFonts w:ascii="Times New Roman" w:eastAsia="Times New Roman" w:hAnsi="Times New Roman" w:cs="Times New Roman"/>
          <w:sz w:val="24"/>
          <w:szCs w:val="24"/>
        </w:rPr>
        <w:t xml:space="preserve">, and </w:t>
      </w:r>
      <w:proofErr w:type="spellStart"/>
      <w:r w:rsidR="007C02C3">
        <w:rPr>
          <w:rFonts w:ascii="Times New Roman" w:eastAsia="Times New Roman" w:hAnsi="Times New Roman" w:cs="Times New Roman"/>
          <w:sz w:val="24"/>
          <w:szCs w:val="24"/>
        </w:rPr>
        <w:t>Bger</w:t>
      </w:r>
      <w:proofErr w:type="spellEnd"/>
      <w:r w:rsidR="007C02C3">
        <w:rPr>
          <w:rFonts w:ascii="Times New Roman" w:eastAsia="Times New Roman" w:hAnsi="Times New Roman" w:cs="Times New Roman"/>
          <w:sz w:val="24"/>
          <w:szCs w:val="24"/>
        </w:rPr>
        <w:t xml:space="preserve"> </w:t>
      </w:r>
      <w:r w:rsidRPr="00072CD5">
        <w:rPr>
          <w:rFonts w:ascii="Times New Roman" w:eastAsia="Times New Roman" w:hAnsi="Times New Roman" w:cs="Times New Roman"/>
          <w:sz w:val="24"/>
          <w:szCs w:val="24"/>
        </w:rPr>
        <w:t>– by MJMC and MFP (for details on the merge procedure, see</w:t>
      </w:r>
      <w:hyperlink r:id="rId13">
        <w:r w:rsidRPr="00072CD5">
          <w:rPr>
            <w:rFonts w:ascii="Times New Roman" w:eastAsia="Times New Roman" w:hAnsi="Times New Roman" w:cs="Times New Roman"/>
            <w:sz w:val="24"/>
            <w:szCs w:val="24"/>
          </w:rPr>
          <w:t xml:space="preserve"> </w:t>
        </w:r>
      </w:hyperlink>
      <w:hyperlink r:id="rId14">
        <w:r w:rsidRPr="00072CD5">
          <w:rPr>
            <w:rFonts w:ascii="Times New Roman" w:eastAsia="Times New Roman" w:hAnsi="Times New Roman" w:cs="Times New Roman"/>
            <w:color w:val="1155CC"/>
            <w:sz w:val="24"/>
            <w:szCs w:val="24"/>
            <w:u w:val="single"/>
          </w:rPr>
          <w:t>https://github.com/NAL-</w:t>
        </w:r>
        <w:r w:rsidR="009D6281">
          <w:rPr>
            <w:rFonts w:ascii="Times New Roman" w:eastAsia="Times New Roman" w:hAnsi="Times New Roman" w:cs="Times New Roman"/>
            <w:color w:val="1155CC"/>
            <w:sz w:val="24"/>
            <w:szCs w:val="24"/>
            <w:u w:val="single"/>
          </w:rPr>
          <w:t>i5K</w:t>
        </w:r>
        <w:r w:rsidRPr="00072CD5">
          <w:rPr>
            <w:rFonts w:ascii="Times New Roman" w:eastAsia="Times New Roman" w:hAnsi="Times New Roman" w:cs="Times New Roman"/>
            <w:color w:val="1155CC"/>
            <w:sz w:val="24"/>
            <w:szCs w:val="24"/>
            <w:u w:val="single"/>
          </w:rPr>
          <w:t>/</w:t>
        </w:r>
        <w:r w:rsidR="009D6281">
          <w:rPr>
            <w:rFonts w:ascii="Times New Roman" w:eastAsia="Times New Roman" w:hAnsi="Times New Roman" w:cs="Times New Roman"/>
            <w:color w:val="1155CC"/>
            <w:sz w:val="24"/>
            <w:szCs w:val="24"/>
            <w:u w:val="single"/>
          </w:rPr>
          <w:t>I5K</w:t>
        </w:r>
        <w:r w:rsidRPr="00072CD5">
          <w:rPr>
            <w:rFonts w:ascii="Times New Roman" w:eastAsia="Times New Roman" w:hAnsi="Times New Roman" w:cs="Times New Roman"/>
            <w:color w:val="1155CC"/>
            <w:sz w:val="24"/>
            <w:szCs w:val="24"/>
            <w:u w:val="single"/>
          </w:rPr>
          <w:t>NAL_OGS/wiki/Merge-phase</w:t>
        </w:r>
      </w:hyperlink>
      <w:r w:rsidRPr="00072CD5">
        <w:rPr>
          <w:rFonts w:ascii="Times New Roman" w:eastAsia="Times New Roman" w:hAnsi="Times New Roman" w:cs="Times New Roman"/>
          <w:sz w:val="24"/>
          <w:szCs w:val="24"/>
        </w:rPr>
        <w:t>). Completed Official Gene Sets are available for download at th</w:t>
      </w:r>
      <w:r w:rsidRPr="00336179">
        <w:rPr>
          <w:rFonts w:ascii="Times New Roman" w:eastAsia="Times New Roman" w:hAnsi="Times New Roman" w:cs="Times New Roman"/>
          <w:sz w:val="24"/>
          <w:szCs w:val="24"/>
        </w:rPr>
        <w:t xml:space="preserve">e Ag Data Commons (links in </w:t>
      </w:r>
      <w:r w:rsidR="0061036D">
        <w:rPr>
          <w:rFonts w:ascii="Times New Roman" w:eastAsia="Times New Roman" w:hAnsi="Times New Roman" w:cs="Times New Roman"/>
          <w:sz w:val="24"/>
          <w:szCs w:val="24"/>
        </w:rPr>
        <w:t xml:space="preserve">Additional File 1: </w:t>
      </w:r>
      <w:r w:rsidR="006C0EBF" w:rsidRPr="00336179">
        <w:rPr>
          <w:rFonts w:ascii="Times New Roman" w:eastAsia="Times New Roman" w:hAnsi="Times New Roman" w:cs="Times New Roman"/>
          <w:sz w:val="24"/>
          <w:szCs w:val="24"/>
        </w:rPr>
        <w:t>Table S</w:t>
      </w:r>
      <w:r w:rsidR="002C2AB2" w:rsidRPr="00336179">
        <w:rPr>
          <w:rFonts w:ascii="Times New Roman" w:eastAsia="Times New Roman" w:hAnsi="Times New Roman" w:cs="Times New Roman"/>
          <w:sz w:val="24"/>
          <w:szCs w:val="24"/>
        </w:rPr>
        <w:t>8</w:t>
      </w:r>
      <w:r w:rsidRPr="00336179">
        <w:rPr>
          <w:rFonts w:ascii="Times New Roman" w:eastAsia="Times New Roman" w:hAnsi="Times New Roman" w:cs="Times New Roman"/>
          <w:sz w:val="24"/>
          <w:szCs w:val="24"/>
        </w:rPr>
        <w:t>).</w:t>
      </w:r>
      <w:r w:rsidR="004E0A54" w:rsidRPr="00336179">
        <w:rPr>
          <w:rFonts w:ascii="Times New Roman" w:eastAsia="Times New Roman" w:hAnsi="Times New Roman" w:cs="Times New Roman"/>
          <w:sz w:val="24"/>
          <w:szCs w:val="24"/>
        </w:rPr>
        <w:t xml:space="preserve"> </w:t>
      </w:r>
      <w:r w:rsidR="007C02C3" w:rsidRPr="00336179">
        <w:rPr>
          <w:rFonts w:ascii="Times New Roman" w:eastAsia="Times New Roman" w:hAnsi="Times New Roman" w:cs="Times New Roman"/>
          <w:sz w:val="24"/>
          <w:szCs w:val="24"/>
        </w:rPr>
        <w:t>On average, 8.47% or ~1,400</w:t>
      </w:r>
      <w:r w:rsidRPr="00336179">
        <w:rPr>
          <w:rFonts w:ascii="Times New Roman" w:eastAsia="Times New Roman" w:hAnsi="Times New Roman" w:cs="Times New Roman"/>
          <w:sz w:val="24"/>
          <w:szCs w:val="24"/>
        </w:rPr>
        <w:t xml:space="preserve"> genes were manually annotated for each OGS</w:t>
      </w:r>
      <w:r w:rsidR="00EF55AE" w:rsidRPr="00336179">
        <w:rPr>
          <w:rFonts w:ascii="Times New Roman" w:eastAsia="Times New Roman" w:hAnsi="Times New Roman" w:cs="Times New Roman"/>
          <w:sz w:val="24"/>
          <w:szCs w:val="24"/>
        </w:rPr>
        <w:t xml:space="preserve"> (</w:t>
      </w:r>
      <w:r w:rsidR="0061036D">
        <w:rPr>
          <w:rFonts w:ascii="Times New Roman" w:eastAsia="Times New Roman" w:hAnsi="Times New Roman" w:cs="Times New Roman"/>
          <w:sz w:val="24"/>
          <w:szCs w:val="24"/>
        </w:rPr>
        <w:t xml:space="preserve">Additional File 1: </w:t>
      </w:r>
      <w:r w:rsidR="006C0EBF" w:rsidRPr="00336179">
        <w:rPr>
          <w:rFonts w:ascii="Times New Roman" w:eastAsia="Times New Roman" w:hAnsi="Times New Roman" w:cs="Times New Roman"/>
          <w:sz w:val="24"/>
          <w:szCs w:val="24"/>
        </w:rPr>
        <w:t>Table S</w:t>
      </w:r>
      <w:r w:rsidR="002C2AB2" w:rsidRPr="00336179">
        <w:rPr>
          <w:rFonts w:ascii="Times New Roman" w:eastAsia="Times New Roman" w:hAnsi="Times New Roman" w:cs="Times New Roman"/>
          <w:sz w:val="24"/>
          <w:szCs w:val="24"/>
        </w:rPr>
        <w:t>8</w:t>
      </w:r>
      <w:r w:rsidR="00EF55AE" w:rsidRPr="00336179">
        <w:rPr>
          <w:rFonts w:ascii="Times New Roman" w:eastAsia="Times New Roman" w:hAnsi="Times New Roman" w:cs="Times New Roman"/>
          <w:sz w:val="24"/>
          <w:szCs w:val="24"/>
        </w:rPr>
        <w:t>)</w:t>
      </w:r>
      <w:r w:rsidR="0022337C" w:rsidRPr="00336179">
        <w:rPr>
          <w:rFonts w:ascii="Times New Roman" w:eastAsia="Times New Roman" w:hAnsi="Times New Roman" w:cs="Times New Roman"/>
          <w:sz w:val="24"/>
          <w:szCs w:val="24"/>
        </w:rPr>
        <w:t>.</w:t>
      </w:r>
    </w:p>
    <w:p w14:paraId="6827DCCF" w14:textId="2EF5736D" w:rsidR="00002B9C" w:rsidRDefault="00002B9C">
      <w:pPr>
        <w:pStyle w:val="Heading2"/>
        <w:keepNext w:val="0"/>
        <w:keepLines w:val="0"/>
        <w:spacing w:after="80"/>
        <w:rPr>
          <w:rFonts w:ascii="Times New Roman" w:eastAsia="Times New Roman" w:hAnsi="Times New Roman" w:cs="Times New Roman"/>
          <w:b/>
          <w:i/>
          <w:sz w:val="24"/>
          <w:szCs w:val="24"/>
        </w:rPr>
      </w:pPr>
      <w:bookmarkStart w:id="17" w:name="_tyjcwt" w:colFirst="0" w:colLast="0"/>
      <w:bookmarkStart w:id="18" w:name="_Toc26815966"/>
      <w:bookmarkEnd w:id="17"/>
      <w:r>
        <w:rPr>
          <w:rFonts w:ascii="Times New Roman" w:eastAsia="Times New Roman" w:hAnsi="Times New Roman" w:cs="Times New Roman"/>
          <w:b/>
          <w:i/>
          <w:sz w:val="24"/>
          <w:szCs w:val="24"/>
        </w:rPr>
        <w:t xml:space="preserve">1.13 </w:t>
      </w:r>
      <w:r w:rsidR="004E7534">
        <w:rPr>
          <w:rFonts w:ascii="Times New Roman" w:eastAsia="Times New Roman" w:hAnsi="Times New Roman" w:cs="Times New Roman"/>
          <w:b/>
          <w:i/>
          <w:sz w:val="24"/>
          <w:szCs w:val="24"/>
        </w:rPr>
        <w:t>Gene model q</w:t>
      </w:r>
      <w:r>
        <w:rPr>
          <w:rFonts w:ascii="Times New Roman" w:eastAsia="Times New Roman" w:hAnsi="Times New Roman" w:cs="Times New Roman"/>
          <w:b/>
          <w:i/>
          <w:sz w:val="24"/>
          <w:szCs w:val="24"/>
        </w:rPr>
        <w:t>uality assessment</w:t>
      </w:r>
      <w:bookmarkEnd w:id="18"/>
    </w:p>
    <w:p w14:paraId="20D95B0B" w14:textId="75B18618" w:rsidR="00002B9C" w:rsidRPr="00002B9C" w:rsidRDefault="007E095A" w:rsidP="007E095A">
      <w:pPr>
        <w:pStyle w:val="Standard"/>
        <w:ind w:firstLine="720"/>
        <w:rPr>
          <w:rFonts w:ascii="Times New Roman" w:hAnsi="Times New Roman" w:cs="Times New Roman"/>
          <w:sz w:val="24"/>
          <w:szCs w:val="24"/>
        </w:rPr>
      </w:pPr>
      <w:r>
        <w:rPr>
          <w:rFonts w:ascii="Times New Roman" w:hAnsi="Times New Roman" w:cs="Times New Roman"/>
          <w:sz w:val="24"/>
          <w:szCs w:val="24"/>
          <w:lang w:val="en-US"/>
        </w:rPr>
        <w:t>Because the CEGMA gene annotation quality assessment tool is being discontinued, we additionally assessed t</w:t>
      </w:r>
      <w:r w:rsidR="00002B9C" w:rsidRPr="00002B9C">
        <w:rPr>
          <w:rFonts w:ascii="Times New Roman" w:hAnsi="Times New Roman" w:cs="Times New Roman"/>
          <w:sz w:val="24"/>
          <w:szCs w:val="24"/>
          <w:lang w:val="en-US"/>
        </w:rPr>
        <w:t xml:space="preserve">he quality of the assemblies, gene sets and proteomes </w:t>
      </w:r>
      <w:r>
        <w:rPr>
          <w:rFonts w:ascii="Times New Roman" w:hAnsi="Times New Roman" w:cs="Times New Roman"/>
          <w:sz w:val="24"/>
          <w:szCs w:val="24"/>
          <w:lang w:val="en-US"/>
        </w:rPr>
        <w:t>with BUSCO</w:t>
      </w:r>
      <w:r w:rsidR="00302C3F">
        <w:rPr>
          <w:rFonts w:ascii="Times New Roman" w:hAnsi="Times New Roman" w:cs="Times New Roman"/>
          <w:sz w:val="24"/>
          <w:szCs w:val="24"/>
          <w:lang w:val="en-US"/>
        </w:rPr>
        <w:fldChar w:fldCharType="begin"/>
      </w:r>
      <w:r w:rsidR="00302C3F">
        <w:rPr>
          <w:rFonts w:ascii="Times New Roman" w:hAnsi="Times New Roman" w:cs="Times New Roman"/>
          <w:sz w:val="24"/>
          <w:szCs w:val="24"/>
          <w:lang w:val="en-US"/>
        </w:rPr>
        <w:instrText xml:space="preserve"> ADDIN EN.CITE &lt;EndNote&gt;&lt;Cite&gt;&lt;Author&gt;Waterhouse&lt;/Author&gt;&lt;Year&gt;2017&lt;/Year&gt;&lt;RecNum&gt;1367&lt;/RecNum&gt;&lt;DisplayText&gt;&lt;style face="superscript"&gt;17&lt;/style&gt;&lt;/DisplayText&gt;&lt;record&gt;&lt;rec-number&gt;1367&lt;/rec-number&gt;&lt;foreign-keys&gt;&lt;key app="EN" db-id="pzzxezpwdrte22e2fe5vrww72fdtdf2wp5ep" timestamp="1549311767"&gt;1367&lt;/key&gt;&lt;/foreign-keys&gt;&lt;ref-type name="Journal Article"&gt;17&lt;/ref-type&gt;&lt;contributors&gt;&lt;authors&gt;&lt;author&gt;Waterhouse, R. M.&lt;/author&gt;&lt;author&gt;Seppey, M.&lt;/author&gt;&lt;author&gt;Simao, F. A.&lt;/author&gt;&lt;author&gt;Manni, M.&lt;/author&gt;&lt;author&gt;Ioannidis, P.&lt;/author&gt;&lt;author&gt;Klioutchnikov, G.&lt;/author&gt;&lt;author&gt;Kriventseva, E. V.&lt;/author&gt;&lt;author&gt;Zdobnov, E. M.&lt;/author&gt;&lt;/authors&gt;&lt;/contributors&gt;&lt;auth-address&gt;Department of Genetic Medicine and Development, University of Geneva Medical School and Swiss Institute of Bioinformatics, Geneva, 1211, Switzerland.&lt;/auth-address&gt;&lt;titles&gt;&lt;title&gt;BUSCO applications from quality assessments to gene prediction and phylogenomics&lt;/title&gt;&lt;secondary-title&gt;Mol Biol Evol&lt;/secondary-title&gt;&lt;/titles&gt;&lt;periodical&gt;&lt;full-title&gt;Mol Biol Evol&lt;/full-title&gt;&lt;abbr-1&gt;Molecular biology and evolution&lt;/abbr-1&gt;&lt;/periodical&gt;&lt;keywords&gt;&lt;keyword&gt;bioinformatics&lt;/keyword&gt;&lt;keyword&gt;evolution&lt;/keyword&gt;&lt;keyword&gt;genomics&lt;/keyword&gt;&lt;keyword&gt;metagenomics&lt;/keyword&gt;&lt;keyword&gt;transcriptomics&lt;/keyword&gt;&lt;/keywords&gt;&lt;dates&gt;&lt;year&gt;2017&lt;/year&gt;&lt;pub-dates&gt;&lt;date&gt;Dec 6&lt;/date&gt;&lt;/pub-dates&gt;&lt;/dates&gt;&lt;isbn&gt;1537-1719 (Electronic)&amp;#xD;0737-4038 (Linking)&lt;/isbn&gt;&lt;accession-num&gt;29220515&lt;/accession-num&gt;&lt;urls&gt;&lt;related-urls&gt;&lt;url&gt;https://www.ncbi.nlm.nih.gov/pubmed/29220515&lt;/url&gt;&lt;url&gt;https://www.ncbi.nlm.nih.gov/pmc/articles/PMC5850278/pdf/msx319.pdf&lt;/url&gt;&lt;/related-urls&gt;&lt;/urls&gt;&lt;custom2&gt;PMC5850278&lt;/custom2&gt;&lt;electronic-resource-num&gt;10.1093/molbev/msx319&lt;/electronic-resource-num&gt;&lt;/record&gt;&lt;/Cite&gt;&lt;/EndNote&gt;</w:instrText>
      </w:r>
      <w:r w:rsidR="00302C3F">
        <w:rPr>
          <w:rFonts w:ascii="Times New Roman" w:hAnsi="Times New Roman" w:cs="Times New Roman"/>
          <w:sz w:val="24"/>
          <w:szCs w:val="24"/>
          <w:lang w:val="en-US"/>
        </w:rPr>
        <w:fldChar w:fldCharType="separate"/>
      </w:r>
      <w:r w:rsidR="00302C3F" w:rsidRPr="00302C3F">
        <w:rPr>
          <w:rFonts w:ascii="Times New Roman" w:hAnsi="Times New Roman" w:cs="Times New Roman"/>
          <w:noProof/>
          <w:sz w:val="24"/>
          <w:szCs w:val="24"/>
          <w:vertAlign w:val="superscript"/>
          <w:lang w:val="en-US"/>
        </w:rPr>
        <w:t>17</w:t>
      </w:r>
      <w:r w:rsidR="00302C3F">
        <w:rPr>
          <w:rFonts w:ascii="Times New Roman" w:hAnsi="Times New Roman" w:cs="Times New Roman"/>
          <w:sz w:val="24"/>
          <w:szCs w:val="24"/>
          <w:lang w:val="en-US"/>
        </w:rPr>
        <w:fldChar w:fldCharType="end"/>
      </w:r>
      <w:r w:rsidRPr="00002B9C">
        <w:rPr>
          <w:rFonts w:ascii="Times New Roman" w:hAnsi="Times New Roman" w:cs="Times New Roman"/>
          <w:sz w:val="24"/>
          <w:szCs w:val="24"/>
          <w:lang w:val="en-US"/>
        </w:rPr>
        <w:t xml:space="preserve"> </w:t>
      </w:r>
      <w:r>
        <w:rPr>
          <w:rFonts w:ascii="Times New Roman" w:hAnsi="Times New Roman" w:cs="Times New Roman"/>
          <w:sz w:val="24"/>
          <w:szCs w:val="24"/>
          <w:lang w:val="en-US"/>
        </w:rPr>
        <w:t>and DOGMA</w:t>
      </w:r>
      <w:r w:rsidR="00302C3F">
        <w:rPr>
          <w:rFonts w:ascii="Times New Roman" w:hAnsi="Times New Roman" w:cs="Times New Roman"/>
          <w:sz w:val="24"/>
          <w:szCs w:val="24"/>
          <w:lang w:val="en-US"/>
        </w:rPr>
        <w:fldChar w:fldCharType="begin"/>
      </w:r>
      <w:r w:rsidR="00302C3F">
        <w:rPr>
          <w:rFonts w:ascii="Times New Roman" w:hAnsi="Times New Roman" w:cs="Times New Roman"/>
          <w:sz w:val="24"/>
          <w:szCs w:val="24"/>
          <w:lang w:val="en-US"/>
        </w:rPr>
        <w:instrText xml:space="preserve"> ADDIN EN.CITE &lt;EndNote&gt;&lt;Cite&gt;&lt;Author&gt;Dohmen&lt;/Author&gt;&lt;Year&gt;2016&lt;/Year&gt;&lt;RecNum&gt;1355&lt;/RecNum&gt;&lt;DisplayText&gt;&lt;style face="superscript"&gt;18&lt;/style&gt;&lt;/DisplayText&gt;&lt;record&gt;&lt;rec-number&gt;1355&lt;/rec-number&gt;&lt;foreign-keys&gt;&lt;key app="EN" db-id="pzzxezpwdrte22e2fe5vrww72fdtdf2wp5ep" timestamp="1534522901"&gt;1355&lt;/key&gt;&lt;/foreign-keys&gt;&lt;ref-type name="Journal Article"&gt;17&lt;/ref-type&gt;&lt;contributors&gt;&lt;authors&gt;&lt;author&gt;Dohmen, E.&lt;/author&gt;&lt;author&gt;Kremer, L. P.&lt;/author&gt;&lt;author&gt;Bornberg-Bauer, E.&lt;/author&gt;&lt;author&gt;Kemena, C.&lt;/author&gt;&lt;/authors&gt;&lt;/contributors&gt;&lt;auth-address&gt;Institute for Evolution and Biodiversity, University of Munster, Munster 48149, Germany Institute for Bioinformatics and Chemoinformatics, Westphalian University of Applied Sciences, Recklinghausen 45665, Germany.&amp;#xD;Institute for Evolution and Biodiversity, University of Munster, Munster 48149, Germany.&lt;/auth-address&gt;&lt;titles&gt;&lt;title&gt;DOGMA: domain-based transcriptome and proteome quality assessment&lt;/title&gt;&lt;secondary-title&gt;Bioinformatics&lt;/secondary-title&gt;&lt;/titles&gt;&lt;periodical&gt;&lt;full-title&gt;Bioinformatics&lt;/full-title&gt;&lt;abbr-1&gt;Bioinformatics&lt;/abbr-1&gt;&lt;/periodical&gt;&lt;pages&gt;2577-81&lt;/pages&gt;&lt;volume&gt;32&lt;/volume&gt;&lt;number&gt;17&lt;/number&gt;&lt;keywords&gt;&lt;keyword&gt;Computational Biology&lt;/keyword&gt;&lt;keyword&gt;Genome&lt;/keyword&gt;&lt;keyword&gt;*Proteome&lt;/keyword&gt;&lt;keyword&gt;*Software&lt;/keyword&gt;&lt;keyword&gt;*Transcriptome&lt;/keyword&gt;&lt;/keywords&gt;&lt;dates&gt;&lt;year&gt;2016&lt;/year&gt;&lt;pub-dates&gt;&lt;date&gt;Sep 1&lt;/date&gt;&lt;/pub-dates&gt;&lt;/dates&gt;&lt;isbn&gt;1367-4811 (Electronic)&amp;#xD;1367-4803 (Linking)&lt;/isbn&gt;&lt;accession-num&gt;27153665&lt;/accession-num&gt;&lt;urls&gt;&lt;related-urls&gt;&lt;url&gt;https://www.ncbi.nlm.nih.gov/pubmed/27153665&lt;/url&gt;&lt;/related-urls&gt;&lt;/urls&gt;&lt;electronic-resource-num&gt;10.1093/bioinformatics/btw231&lt;/electronic-resource-num&gt;&lt;/record&gt;&lt;/Cite&gt;&lt;/EndNote&gt;</w:instrText>
      </w:r>
      <w:r w:rsidR="00302C3F">
        <w:rPr>
          <w:rFonts w:ascii="Times New Roman" w:hAnsi="Times New Roman" w:cs="Times New Roman"/>
          <w:sz w:val="24"/>
          <w:szCs w:val="24"/>
          <w:lang w:val="en-US"/>
        </w:rPr>
        <w:fldChar w:fldCharType="separate"/>
      </w:r>
      <w:r w:rsidR="00302C3F" w:rsidRPr="00302C3F">
        <w:rPr>
          <w:rFonts w:ascii="Times New Roman" w:hAnsi="Times New Roman" w:cs="Times New Roman"/>
          <w:noProof/>
          <w:sz w:val="24"/>
          <w:szCs w:val="24"/>
          <w:vertAlign w:val="superscript"/>
          <w:lang w:val="en-US"/>
        </w:rPr>
        <w:t>18</w:t>
      </w:r>
      <w:r w:rsidR="00302C3F">
        <w:rPr>
          <w:rFonts w:ascii="Times New Roman" w:hAnsi="Times New Roman" w:cs="Times New Roman"/>
          <w:sz w:val="24"/>
          <w:szCs w:val="24"/>
          <w:lang w:val="en-US"/>
        </w:rPr>
        <w:fldChar w:fldCharType="end"/>
      </w:r>
      <w:r w:rsidR="00002B9C" w:rsidRPr="00002B9C">
        <w:rPr>
          <w:rFonts w:ascii="Times New Roman" w:hAnsi="Times New Roman" w:cs="Times New Roman"/>
          <w:sz w:val="24"/>
          <w:szCs w:val="24"/>
          <w:lang w:val="en-US"/>
        </w:rPr>
        <w:t>. For the assemblies BUSC</w:t>
      </w:r>
      <w:r w:rsidR="000F3ECC">
        <w:rPr>
          <w:rFonts w:ascii="Times New Roman" w:hAnsi="Times New Roman" w:cs="Times New Roman"/>
          <w:sz w:val="24"/>
          <w:szCs w:val="24"/>
          <w:lang w:val="en-US"/>
        </w:rPr>
        <w:t>O</w:t>
      </w:r>
      <w:r w:rsidR="000F3ECC" w:rsidRPr="000F3ECC">
        <w:t xml:space="preserve"> </w:t>
      </w:r>
      <w:r w:rsidR="00002B9C" w:rsidRPr="00002B9C">
        <w:rPr>
          <w:rFonts w:ascii="Times New Roman" w:hAnsi="Times New Roman" w:cs="Times New Roman"/>
          <w:sz w:val="24"/>
          <w:szCs w:val="24"/>
          <w:lang w:val="en-US"/>
        </w:rPr>
        <w:t>was used and the percentage of Complete BUSCOs, Single Copy BUSCOs, Duplicated BUSCOs, Fragmented BUSCOs and Missing BUSCOs is reported based on the BUSCO Arthropoda dataset (arthropoda_</w:t>
      </w:r>
      <w:r w:rsidR="00002B9C" w:rsidRPr="00336179">
        <w:rPr>
          <w:rFonts w:ascii="Times New Roman" w:hAnsi="Times New Roman" w:cs="Times New Roman"/>
          <w:sz w:val="24"/>
          <w:szCs w:val="24"/>
          <w:lang w:val="en-US"/>
        </w:rPr>
        <w:t xml:space="preserve">odb9) in </w:t>
      </w:r>
      <w:r w:rsidR="0061036D">
        <w:rPr>
          <w:rFonts w:ascii="Times New Roman" w:eastAsia="Times New Roman" w:hAnsi="Times New Roman" w:cs="Times New Roman"/>
          <w:sz w:val="24"/>
          <w:szCs w:val="24"/>
        </w:rPr>
        <w:t xml:space="preserve">Additional File 1: </w:t>
      </w:r>
      <w:r w:rsidR="00002B9C" w:rsidRPr="00336179">
        <w:rPr>
          <w:rFonts w:ascii="Times New Roman" w:hAnsi="Times New Roman" w:cs="Times New Roman"/>
          <w:sz w:val="24"/>
          <w:szCs w:val="24"/>
          <w:lang w:val="en-US"/>
        </w:rPr>
        <w:t>Table S</w:t>
      </w:r>
      <w:r w:rsidR="002C2AB2" w:rsidRPr="00336179">
        <w:rPr>
          <w:rFonts w:ascii="Times New Roman" w:hAnsi="Times New Roman" w:cs="Times New Roman"/>
          <w:sz w:val="24"/>
          <w:szCs w:val="24"/>
          <w:lang w:val="en-US"/>
        </w:rPr>
        <w:t>7</w:t>
      </w:r>
      <w:r w:rsidR="00002B9C" w:rsidRPr="00336179">
        <w:rPr>
          <w:rFonts w:ascii="Times New Roman" w:hAnsi="Times New Roman" w:cs="Times New Roman"/>
          <w:sz w:val="24"/>
          <w:szCs w:val="24"/>
          <w:lang w:val="en-US"/>
        </w:rPr>
        <w:t>.</w:t>
      </w:r>
      <w:r w:rsidR="00002B9C" w:rsidRPr="00002B9C">
        <w:rPr>
          <w:rFonts w:ascii="Times New Roman" w:hAnsi="Times New Roman" w:cs="Times New Roman"/>
          <w:sz w:val="24"/>
          <w:szCs w:val="24"/>
          <w:lang w:val="en-US"/>
        </w:rPr>
        <w:t xml:space="preserve"> To compare the influence of assembly versions on the gene family and domain analysis the above mentioned BUSCO measurements are provided for the ALLPATH-LG and </w:t>
      </w:r>
      <w:proofErr w:type="spellStart"/>
      <w:r w:rsidR="00002B9C" w:rsidRPr="00002B9C">
        <w:rPr>
          <w:rFonts w:ascii="Times New Roman" w:hAnsi="Times New Roman" w:cs="Times New Roman"/>
          <w:sz w:val="24"/>
          <w:szCs w:val="24"/>
          <w:lang w:val="en-US"/>
        </w:rPr>
        <w:t>Redundans</w:t>
      </w:r>
      <w:proofErr w:type="spellEnd"/>
      <w:r w:rsidR="00002B9C" w:rsidRPr="00002B9C">
        <w:rPr>
          <w:rFonts w:ascii="Times New Roman" w:hAnsi="Times New Roman" w:cs="Times New Roman"/>
          <w:sz w:val="24"/>
          <w:szCs w:val="24"/>
          <w:lang w:val="en-US"/>
        </w:rPr>
        <w:t xml:space="preserve"> assemblies. The gene set quality for every species was determined with BUSCO based on the BUSCO Arthropoda dataset (arthropoda_odb9) as well and can be </w:t>
      </w:r>
      <w:r w:rsidR="00002B9C" w:rsidRPr="00336179">
        <w:rPr>
          <w:rFonts w:ascii="Times New Roman" w:hAnsi="Times New Roman" w:cs="Times New Roman"/>
          <w:sz w:val="24"/>
          <w:szCs w:val="24"/>
          <w:lang w:val="en-US"/>
        </w:rPr>
        <w:t xml:space="preserve">found in </w:t>
      </w:r>
      <w:r w:rsidR="0061036D">
        <w:rPr>
          <w:rFonts w:ascii="Times New Roman" w:eastAsia="Times New Roman" w:hAnsi="Times New Roman" w:cs="Times New Roman"/>
          <w:sz w:val="24"/>
          <w:szCs w:val="24"/>
        </w:rPr>
        <w:t xml:space="preserve">Additional File 1: </w:t>
      </w:r>
      <w:r w:rsidR="00002B9C" w:rsidRPr="00336179">
        <w:rPr>
          <w:rFonts w:ascii="Times New Roman" w:hAnsi="Times New Roman" w:cs="Times New Roman"/>
          <w:sz w:val="24"/>
          <w:szCs w:val="24"/>
          <w:lang w:val="en-US"/>
        </w:rPr>
        <w:t>Table S</w:t>
      </w:r>
      <w:r w:rsidR="002C2AB2" w:rsidRPr="00336179">
        <w:rPr>
          <w:rFonts w:ascii="Times New Roman" w:hAnsi="Times New Roman" w:cs="Times New Roman"/>
          <w:sz w:val="24"/>
          <w:szCs w:val="24"/>
          <w:lang w:val="en-US"/>
        </w:rPr>
        <w:t>7</w:t>
      </w:r>
      <w:r w:rsidR="00002B9C" w:rsidRPr="00336179">
        <w:rPr>
          <w:rFonts w:ascii="Times New Roman" w:hAnsi="Times New Roman" w:cs="Times New Roman"/>
          <w:sz w:val="24"/>
          <w:szCs w:val="24"/>
          <w:lang w:val="en-US"/>
        </w:rPr>
        <w:t>. For</w:t>
      </w:r>
      <w:r w:rsidR="00002B9C" w:rsidRPr="00002B9C">
        <w:rPr>
          <w:rFonts w:ascii="Times New Roman" w:hAnsi="Times New Roman" w:cs="Times New Roman"/>
          <w:sz w:val="24"/>
          <w:szCs w:val="24"/>
          <w:lang w:val="en-US"/>
        </w:rPr>
        <w:t xml:space="preserve"> the domain analysis </w:t>
      </w:r>
      <w:r w:rsidR="00002B9C">
        <w:rPr>
          <w:rFonts w:ascii="Times New Roman" w:hAnsi="Times New Roman" w:cs="Times New Roman"/>
          <w:sz w:val="24"/>
          <w:szCs w:val="24"/>
          <w:lang w:val="en-US"/>
        </w:rPr>
        <w:t xml:space="preserve">we used the </w:t>
      </w:r>
      <w:r w:rsidR="00002B9C" w:rsidRPr="00002B9C">
        <w:rPr>
          <w:rFonts w:ascii="Times New Roman" w:hAnsi="Times New Roman" w:cs="Times New Roman"/>
          <w:sz w:val="24"/>
          <w:szCs w:val="24"/>
          <w:lang w:val="en-US"/>
        </w:rPr>
        <w:t xml:space="preserve">domain-based quality assessment method </w:t>
      </w:r>
      <w:r w:rsidR="00002B9C">
        <w:rPr>
          <w:rFonts w:ascii="Times New Roman" w:hAnsi="Times New Roman" w:cs="Times New Roman"/>
          <w:sz w:val="24"/>
          <w:szCs w:val="24"/>
          <w:lang w:val="en-US"/>
        </w:rPr>
        <w:t>DOGMA</w:t>
      </w:r>
      <w:r w:rsidR="00002B9C" w:rsidRPr="00002B9C">
        <w:t xml:space="preserve"> </w:t>
      </w:r>
      <w:r w:rsidR="00302C3F">
        <w:rPr>
          <w:rFonts w:ascii="Times New Roman" w:hAnsi="Times New Roman" w:cs="Times New Roman"/>
          <w:sz w:val="24"/>
          <w:szCs w:val="24"/>
          <w:lang w:val="en-US"/>
        </w:rPr>
        <w:fldChar w:fldCharType="begin"/>
      </w:r>
      <w:r w:rsidR="00302C3F">
        <w:rPr>
          <w:rFonts w:ascii="Times New Roman" w:hAnsi="Times New Roman" w:cs="Times New Roman"/>
          <w:sz w:val="24"/>
          <w:szCs w:val="24"/>
          <w:lang w:val="en-US"/>
        </w:rPr>
        <w:instrText xml:space="preserve"> ADDIN EN.CITE &lt;EndNote&gt;&lt;Cite&gt;&lt;Author&gt;Dohmen&lt;/Author&gt;&lt;Year&gt;2016&lt;/Year&gt;&lt;RecNum&gt;1355&lt;/RecNum&gt;&lt;DisplayText&gt;&lt;style face="superscript"&gt;18&lt;/style&gt;&lt;/DisplayText&gt;&lt;record&gt;&lt;rec-number&gt;1355&lt;/rec-number&gt;&lt;foreign-keys&gt;&lt;key app="EN" db-id="pzzxezpwdrte22e2fe5vrww72fdtdf2wp5ep" timestamp="1534522901"&gt;1355&lt;/key&gt;&lt;/foreign-keys&gt;&lt;ref-type name="Journal Article"&gt;17&lt;/ref-type&gt;&lt;contributors&gt;&lt;authors&gt;&lt;author&gt;Dohmen, E.&lt;/author&gt;&lt;author&gt;Kremer, L. P.&lt;/author&gt;&lt;author&gt;Bornberg-Bauer, E.&lt;/author&gt;&lt;author&gt;Kemena, C.&lt;/author&gt;&lt;/authors&gt;&lt;/contributors&gt;&lt;auth-address&gt;Institute for Evolution and Biodiversity, University of Munster, Munster 48149, Germany Institute for Bioinformatics and Chemoinformatics, Westphalian University of Applied Sciences, Recklinghausen 45665, Germany.&amp;#xD;Institute for Evolution and Biodiversity, University of Munster, Munster 48149, Germany.&lt;/auth-address&gt;&lt;titles&gt;&lt;title&gt;DOGMA: domain-based transcriptome and proteome quality assessment&lt;/title&gt;&lt;secondary-title&gt;Bioinformatics&lt;/secondary-title&gt;&lt;/titles&gt;&lt;periodical&gt;&lt;full-title&gt;Bioinformatics&lt;/full-title&gt;&lt;abbr-1&gt;Bioinformatics&lt;/abbr-1&gt;&lt;/periodical&gt;&lt;pages&gt;2577-81&lt;/pages&gt;&lt;volume&gt;32&lt;/volume&gt;&lt;number&gt;17&lt;/number&gt;&lt;keywords&gt;&lt;keyword&gt;Computational Biology&lt;/keyword&gt;&lt;keyword&gt;Genome&lt;/keyword&gt;&lt;keyword&gt;*Proteome&lt;/keyword&gt;&lt;keyword&gt;*Software&lt;/keyword&gt;&lt;keyword&gt;*Transcriptome&lt;/keyword&gt;&lt;/keywords&gt;&lt;dates&gt;&lt;year&gt;2016&lt;/year&gt;&lt;pub-dates&gt;&lt;date&gt;Sep 1&lt;/date&gt;&lt;/pub-dates&gt;&lt;/dates&gt;&lt;isbn&gt;1367-4811 (Electronic)&amp;#xD;1367-4803 (Linking)&lt;/isbn&gt;&lt;accession-num&gt;27153665&lt;/accession-num&gt;&lt;urls&gt;&lt;related-urls&gt;&lt;url&gt;https://www.ncbi.nlm.nih.gov/pubmed/27153665&lt;/url&gt;&lt;/related-urls&gt;&lt;/urls&gt;&lt;electronic-resource-num&gt;10.1093/bioinformatics/btw231&lt;/electronic-resource-num&gt;&lt;/record&gt;&lt;/Cite&gt;&lt;/EndNote&gt;</w:instrText>
      </w:r>
      <w:r w:rsidR="00302C3F">
        <w:rPr>
          <w:rFonts w:ascii="Times New Roman" w:hAnsi="Times New Roman" w:cs="Times New Roman"/>
          <w:sz w:val="24"/>
          <w:szCs w:val="24"/>
          <w:lang w:val="en-US"/>
        </w:rPr>
        <w:fldChar w:fldCharType="separate"/>
      </w:r>
      <w:r w:rsidR="00302C3F" w:rsidRPr="00302C3F">
        <w:rPr>
          <w:rFonts w:ascii="Times New Roman" w:hAnsi="Times New Roman" w:cs="Times New Roman"/>
          <w:noProof/>
          <w:sz w:val="24"/>
          <w:szCs w:val="24"/>
          <w:vertAlign w:val="superscript"/>
          <w:lang w:val="en-US"/>
        </w:rPr>
        <w:t>18</w:t>
      </w:r>
      <w:r w:rsidR="00302C3F">
        <w:rPr>
          <w:rFonts w:ascii="Times New Roman" w:hAnsi="Times New Roman" w:cs="Times New Roman"/>
          <w:sz w:val="24"/>
          <w:szCs w:val="24"/>
          <w:lang w:val="en-US"/>
        </w:rPr>
        <w:fldChar w:fldCharType="end"/>
      </w:r>
      <w:r w:rsidR="00002B9C">
        <w:rPr>
          <w:rFonts w:ascii="Times New Roman" w:hAnsi="Times New Roman" w:cs="Times New Roman"/>
          <w:sz w:val="24"/>
          <w:szCs w:val="24"/>
          <w:lang w:val="en-US"/>
        </w:rPr>
        <w:t xml:space="preserve"> </w:t>
      </w:r>
      <w:r w:rsidR="00002B9C" w:rsidRPr="00002B9C">
        <w:rPr>
          <w:rFonts w:ascii="Times New Roman" w:hAnsi="Times New Roman" w:cs="Times New Roman"/>
          <w:sz w:val="24"/>
          <w:szCs w:val="24"/>
          <w:lang w:val="en-US"/>
        </w:rPr>
        <w:t xml:space="preserve">to </w:t>
      </w:r>
      <w:r w:rsidR="00002B9C">
        <w:rPr>
          <w:rFonts w:ascii="Times New Roman" w:hAnsi="Times New Roman" w:cs="Times New Roman"/>
          <w:sz w:val="24"/>
          <w:szCs w:val="24"/>
          <w:lang w:val="en-US"/>
        </w:rPr>
        <w:t>assess</w:t>
      </w:r>
      <w:r w:rsidR="00002B9C" w:rsidRPr="00002B9C">
        <w:rPr>
          <w:rFonts w:ascii="Times New Roman" w:hAnsi="Times New Roman" w:cs="Times New Roman"/>
          <w:sz w:val="24"/>
          <w:szCs w:val="24"/>
          <w:lang w:val="en-US"/>
        </w:rPr>
        <w:t xml:space="preserve"> proteome completeness of every species used in this study. </w:t>
      </w:r>
      <w:proofErr w:type="gramStart"/>
      <w:r w:rsidR="00002B9C">
        <w:rPr>
          <w:rFonts w:ascii="Times New Roman" w:hAnsi="Times New Roman" w:cs="Times New Roman"/>
          <w:sz w:val="24"/>
          <w:szCs w:val="24"/>
          <w:lang w:val="en-US"/>
        </w:rPr>
        <w:t>C</w:t>
      </w:r>
      <w:r w:rsidR="00002B9C" w:rsidRPr="00002B9C">
        <w:rPr>
          <w:rFonts w:ascii="Times New Roman" w:hAnsi="Times New Roman" w:cs="Times New Roman"/>
          <w:sz w:val="24"/>
          <w:szCs w:val="24"/>
          <w:lang w:val="en-US"/>
        </w:rPr>
        <w:t>ompleteness scores,</w:t>
      </w:r>
      <w:proofErr w:type="gramEnd"/>
      <w:r w:rsidR="00002B9C" w:rsidRPr="00002B9C">
        <w:rPr>
          <w:rFonts w:ascii="Times New Roman" w:hAnsi="Times New Roman" w:cs="Times New Roman"/>
          <w:sz w:val="24"/>
          <w:szCs w:val="24"/>
          <w:lang w:val="en-US"/>
        </w:rPr>
        <w:t xml:space="preserve"> based on the DOGMA eukaryotes coreset are provided </w:t>
      </w:r>
      <w:r w:rsidR="00002B9C" w:rsidRPr="00336179">
        <w:rPr>
          <w:rFonts w:ascii="Times New Roman" w:hAnsi="Times New Roman" w:cs="Times New Roman"/>
          <w:sz w:val="24"/>
          <w:szCs w:val="24"/>
          <w:lang w:val="en-US"/>
        </w:rPr>
        <w:t xml:space="preserve">in </w:t>
      </w:r>
      <w:r w:rsidR="0061036D">
        <w:rPr>
          <w:rFonts w:ascii="Times New Roman" w:eastAsia="Times New Roman" w:hAnsi="Times New Roman" w:cs="Times New Roman"/>
          <w:sz w:val="24"/>
          <w:szCs w:val="24"/>
        </w:rPr>
        <w:t xml:space="preserve">Additional File 1: </w:t>
      </w:r>
      <w:r w:rsidR="00002B9C" w:rsidRPr="00336179">
        <w:rPr>
          <w:rFonts w:ascii="Times New Roman" w:hAnsi="Times New Roman" w:cs="Times New Roman"/>
          <w:sz w:val="24"/>
          <w:szCs w:val="24"/>
          <w:lang w:val="en-US"/>
        </w:rPr>
        <w:t>Table S</w:t>
      </w:r>
      <w:r w:rsidR="002C2AB2" w:rsidRPr="00336179">
        <w:rPr>
          <w:rFonts w:ascii="Times New Roman" w:hAnsi="Times New Roman" w:cs="Times New Roman"/>
          <w:sz w:val="24"/>
          <w:szCs w:val="24"/>
          <w:lang w:val="en-US"/>
        </w:rPr>
        <w:t>7</w:t>
      </w:r>
      <w:r w:rsidR="00002B9C" w:rsidRPr="00336179">
        <w:rPr>
          <w:rFonts w:ascii="Times New Roman" w:hAnsi="Times New Roman" w:cs="Times New Roman"/>
          <w:sz w:val="24"/>
          <w:szCs w:val="24"/>
          <w:lang w:val="en-US"/>
        </w:rPr>
        <w:t>. For</w:t>
      </w:r>
      <w:r w:rsidR="00002B9C" w:rsidRPr="00002B9C">
        <w:rPr>
          <w:rFonts w:ascii="Times New Roman" w:hAnsi="Times New Roman" w:cs="Times New Roman"/>
          <w:sz w:val="24"/>
          <w:szCs w:val="24"/>
          <w:lang w:val="en-US"/>
        </w:rPr>
        <w:t xml:space="preserve"> more information about the quality assessment methods BUSCO and DOGMA used here, please see the related publications.</w:t>
      </w:r>
    </w:p>
    <w:p w14:paraId="6ACD5CE5" w14:textId="7797240F" w:rsidR="00535AB1" w:rsidRPr="00072CD5" w:rsidRDefault="001E6037">
      <w:pPr>
        <w:pStyle w:val="Heading2"/>
        <w:keepNext w:val="0"/>
        <w:keepLines w:val="0"/>
        <w:spacing w:after="80"/>
        <w:rPr>
          <w:rFonts w:ascii="Times New Roman" w:eastAsia="Times New Roman" w:hAnsi="Times New Roman" w:cs="Times New Roman"/>
          <w:b/>
          <w:i/>
          <w:sz w:val="24"/>
          <w:szCs w:val="24"/>
        </w:rPr>
      </w:pPr>
      <w:bookmarkStart w:id="19" w:name="_Toc26815967"/>
      <w:r>
        <w:rPr>
          <w:rFonts w:ascii="Times New Roman" w:eastAsia="Times New Roman" w:hAnsi="Times New Roman" w:cs="Times New Roman"/>
          <w:b/>
          <w:i/>
          <w:sz w:val="24"/>
          <w:szCs w:val="24"/>
        </w:rPr>
        <w:t>1.1</w:t>
      </w:r>
      <w:r w:rsidR="00002B9C">
        <w:rPr>
          <w:rFonts w:ascii="Times New Roman" w:eastAsia="Times New Roman" w:hAnsi="Times New Roman" w:cs="Times New Roman"/>
          <w:b/>
          <w:i/>
          <w:sz w:val="24"/>
          <w:szCs w:val="24"/>
        </w:rPr>
        <w:t>4</w:t>
      </w:r>
      <w:r w:rsidR="00D245B3">
        <w:rPr>
          <w:rFonts w:ascii="Times New Roman" w:eastAsia="Times New Roman" w:hAnsi="Times New Roman" w:cs="Times New Roman"/>
          <w:b/>
          <w:i/>
          <w:sz w:val="24"/>
          <w:szCs w:val="24"/>
        </w:rPr>
        <w:t xml:space="preserve"> Orthology p</w:t>
      </w:r>
      <w:r w:rsidR="00B52962" w:rsidRPr="00072CD5">
        <w:rPr>
          <w:rFonts w:ascii="Times New Roman" w:eastAsia="Times New Roman" w:hAnsi="Times New Roman" w:cs="Times New Roman"/>
          <w:b/>
          <w:i/>
          <w:sz w:val="24"/>
          <w:szCs w:val="24"/>
        </w:rPr>
        <w:t>rediction</w:t>
      </w:r>
      <w:bookmarkEnd w:id="19"/>
    </w:p>
    <w:p w14:paraId="6371AFD4" w14:textId="453352AB" w:rsidR="00535AB1" w:rsidRPr="00072CD5" w:rsidRDefault="00B52962">
      <w:pPr>
        <w:pBdr>
          <w:top w:val="nil"/>
          <w:left w:val="nil"/>
          <w:bottom w:val="nil"/>
          <w:right w:val="nil"/>
          <w:between w:val="nil"/>
        </w:pBdr>
        <w:ind w:firstLine="720"/>
        <w:rPr>
          <w:rFonts w:ascii="Times New Roman" w:eastAsia="Times New Roman" w:hAnsi="Times New Roman" w:cs="Times New Roman"/>
          <w:color w:val="000000"/>
          <w:sz w:val="24"/>
          <w:szCs w:val="24"/>
        </w:rPr>
      </w:pPr>
      <w:r w:rsidRPr="00072CD5">
        <w:rPr>
          <w:rFonts w:ascii="Times New Roman" w:eastAsia="Times New Roman" w:hAnsi="Times New Roman" w:cs="Times New Roman"/>
          <w:color w:val="000000"/>
          <w:sz w:val="24"/>
          <w:szCs w:val="24"/>
        </w:rPr>
        <w:t xml:space="preserve">Orthology delineation is a cornerstone of comparative genomics, offering qualified hypotheses on gene function by identifying “equivalent” genes in different species, as well as highlighting shared and unique genes that offer clues to understanding species diversity. The </w:t>
      </w:r>
      <w:proofErr w:type="spellStart"/>
      <w:r w:rsidRPr="00072CD5">
        <w:rPr>
          <w:rFonts w:ascii="Times New Roman" w:eastAsia="Times New Roman" w:hAnsi="Times New Roman" w:cs="Times New Roman"/>
          <w:color w:val="000000"/>
          <w:sz w:val="24"/>
          <w:szCs w:val="24"/>
        </w:rPr>
        <w:t>OrthoDB</w:t>
      </w:r>
      <w:proofErr w:type="spellEnd"/>
      <w:r w:rsidRPr="00072CD5">
        <w:rPr>
          <w:rFonts w:ascii="Times New Roman" w:eastAsia="Times New Roman" w:hAnsi="Times New Roman" w:cs="Times New Roman"/>
          <w:color w:val="000000"/>
          <w:sz w:val="24"/>
          <w:szCs w:val="24"/>
        </w:rPr>
        <w:t xml:space="preserve"> hierarchical catalog of orthologs (www.orthodb.org) offers the most comprehensive orthology resource for arthropod comparative genomics</w:t>
      </w:r>
      <w:r w:rsidR="00072CD5" w:rsidRPr="00072CD5">
        <w:rPr>
          <w:rFonts w:ascii="Times New Roman" w:eastAsia="Times New Roman" w:hAnsi="Times New Roman" w:cs="Times New Roman"/>
          <w:color w:val="000000"/>
          <w:sz w:val="24"/>
          <w:szCs w:val="24"/>
        </w:rPr>
        <w:fldChar w:fldCharType="begin">
          <w:fldData xml:space="preserve">PEVuZE5vdGU+PENpdGU+PEF1dGhvcj5aZG9ibm92PC9BdXRob3I+PFllYXI+MjAxNzwvWWVhcj48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</w:fldData>
        </w:fldChar>
      </w:r>
      <w:r w:rsidR="00302C3F">
        <w:rPr>
          <w:rFonts w:ascii="Times New Roman" w:eastAsia="Times New Roman" w:hAnsi="Times New Roman" w:cs="Times New Roman"/>
          <w:color w:val="000000"/>
          <w:sz w:val="24"/>
          <w:szCs w:val="24"/>
        </w:rPr>
        <w:instrText xml:space="preserve"> ADDIN EN.CITE </w:instrText>
      </w:r>
      <w:r w:rsidR="00302C3F">
        <w:rPr>
          <w:rFonts w:ascii="Times New Roman" w:eastAsia="Times New Roman" w:hAnsi="Times New Roman" w:cs="Times New Roman"/>
          <w:color w:val="000000"/>
          <w:sz w:val="24"/>
          <w:szCs w:val="24"/>
        </w:rPr>
        <w:fldChar w:fldCharType="begin">
          <w:fldData xml:space="preserve">PEVuZE5vdGU+PENpdGU+PEF1dGhvcj5aZG9ibm92PC9BdXRob3I+PFllYXI+MjAxNzwvWWVhcj48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</w:fldData>
        </w:fldChar>
      </w:r>
      <w:r w:rsidR="00302C3F">
        <w:rPr>
          <w:rFonts w:ascii="Times New Roman" w:eastAsia="Times New Roman" w:hAnsi="Times New Roman" w:cs="Times New Roman"/>
          <w:color w:val="000000"/>
          <w:sz w:val="24"/>
          <w:szCs w:val="24"/>
        </w:rPr>
        <w:instrText xml:space="preserve"> ADDIN EN.CITE.DATA </w:instrText>
      </w:r>
      <w:r w:rsidR="00302C3F">
        <w:rPr>
          <w:rFonts w:ascii="Times New Roman" w:eastAsia="Times New Roman" w:hAnsi="Times New Roman" w:cs="Times New Roman"/>
          <w:color w:val="000000"/>
          <w:sz w:val="24"/>
          <w:szCs w:val="24"/>
        </w:rPr>
      </w:r>
      <w:r w:rsidR="00302C3F">
        <w:rPr>
          <w:rFonts w:ascii="Times New Roman" w:eastAsia="Times New Roman" w:hAnsi="Times New Roman" w:cs="Times New Roman"/>
          <w:color w:val="000000"/>
          <w:sz w:val="24"/>
          <w:szCs w:val="24"/>
        </w:rPr>
        <w:fldChar w:fldCharType="end"/>
      </w:r>
      <w:r w:rsidR="00072CD5" w:rsidRPr="00072CD5">
        <w:rPr>
          <w:rFonts w:ascii="Times New Roman" w:eastAsia="Times New Roman" w:hAnsi="Times New Roman" w:cs="Times New Roman"/>
          <w:color w:val="000000"/>
          <w:sz w:val="24"/>
          <w:szCs w:val="24"/>
        </w:rPr>
      </w:r>
      <w:r w:rsidR="00072CD5" w:rsidRPr="00072CD5">
        <w:rPr>
          <w:rFonts w:ascii="Times New Roman" w:eastAsia="Times New Roman" w:hAnsi="Times New Roman" w:cs="Times New Roman"/>
          <w:color w:val="000000"/>
          <w:sz w:val="24"/>
          <w:szCs w:val="24"/>
        </w:rPr>
        <w:fldChar w:fldCharType="separate"/>
      </w:r>
      <w:r w:rsidR="00302C3F" w:rsidRPr="00302C3F">
        <w:rPr>
          <w:rFonts w:ascii="Times New Roman" w:eastAsia="Times New Roman" w:hAnsi="Times New Roman" w:cs="Times New Roman"/>
          <w:noProof/>
          <w:color w:val="000000"/>
          <w:sz w:val="24"/>
          <w:szCs w:val="24"/>
          <w:vertAlign w:val="superscript"/>
        </w:rPr>
        <w:t>19</w:t>
      </w:r>
      <w:r w:rsidR="00072CD5" w:rsidRPr="00072CD5">
        <w:rPr>
          <w:rFonts w:ascii="Times New Roman" w:eastAsia="Times New Roman" w:hAnsi="Times New Roman" w:cs="Times New Roman"/>
          <w:color w:val="000000"/>
          <w:sz w:val="24"/>
          <w:szCs w:val="24"/>
        </w:rPr>
        <w:fldChar w:fldCharType="end"/>
      </w:r>
      <w:r w:rsidR="0075653B" w:rsidRPr="00072CD5">
        <w:rPr>
          <w:rFonts w:ascii="Times New Roman" w:eastAsia="Times New Roman" w:hAnsi="Times New Roman" w:cs="Times New Roman"/>
          <w:color w:val="000000"/>
          <w:sz w:val="24"/>
          <w:szCs w:val="24"/>
        </w:rPr>
        <w:t xml:space="preserve">. </w:t>
      </w:r>
      <w:proofErr w:type="spellStart"/>
      <w:r w:rsidRPr="00072CD5">
        <w:rPr>
          <w:rFonts w:ascii="Times New Roman" w:eastAsia="Times New Roman" w:hAnsi="Times New Roman" w:cs="Times New Roman"/>
          <w:color w:val="000000"/>
          <w:sz w:val="24"/>
          <w:szCs w:val="24"/>
        </w:rPr>
        <w:t>OrthoDB</w:t>
      </w:r>
      <w:proofErr w:type="spellEnd"/>
      <w:r w:rsidRPr="00072CD5">
        <w:rPr>
          <w:rFonts w:ascii="Times New Roman" w:eastAsia="Times New Roman" w:hAnsi="Times New Roman" w:cs="Times New Roman"/>
          <w:color w:val="000000"/>
          <w:sz w:val="24"/>
          <w:szCs w:val="24"/>
        </w:rPr>
        <w:t xml:space="preserve"> orthology delineation follows a multi-step process that is based on the clustering of best reciprocal hits (BRHs) of genes between all pairs of species. Clustering proceeds first by triangulating all BRHs and then subsequently adding in-paralogous groups and singletons to build clusters of orthologous genes. Each of these orthologous groups represent all descendants of a single gene present in the </w:t>
      </w:r>
      <w:r w:rsidRPr="00072CD5">
        <w:rPr>
          <w:rFonts w:ascii="Times New Roman" w:eastAsia="Times New Roman" w:hAnsi="Times New Roman" w:cs="Times New Roman"/>
          <w:color w:val="000000"/>
          <w:sz w:val="24"/>
          <w:szCs w:val="24"/>
        </w:rPr>
        <w:lastRenderedPageBreak/>
        <w:t>genome of the last common ancestor of all the species considered for clustering</w:t>
      </w:r>
      <w:r w:rsidR="00072CD5" w:rsidRPr="00072CD5">
        <w:rPr>
          <w:rFonts w:ascii="Times New Roman" w:eastAsia="Times New Roman" w:hAnsi="Times New Roman" w:cs="Times New Roman"/>
          <w:color w:val="000000"/>
          <w:sz w:val="24"/>
          <w:szCs w:val="24"/>
        </w:rPr>
        <w:fldChar w:fldCharType="begin">
          <w:fldData xml:space="preserve">PEVuZE5vdGU+PENpdGU+PEF1dGhvcj5XYXRlcmhvdXNlPC9BdXRob3I+PFllYXI+MjAxMTwvWWVh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==
</w:fldData>
        </w:fldChar>
      </w:r>
      <w:r w:rsidR="00302C3F">
        <w:rPr>
          <w:rFonts w:ascii="Times New Roman" w:eastAsia="Times New Roman" w:hAnsi="Times New Roman" w:cs="Times New Roman"/>
          <w:color w:val="000000"/>
          <w:sz w:val="24"/>
          <w:szCs w:val="24"/>
        </w:rPr>
        <w:instrText xml:space="preserve"> ADDIN EN.CITE </w:instrText>
      </w:r>
      <w:r w:rsidR="00302C3F">
        <w:rPr>
          <w:rFonts w:ascii="Times New Roman" w:eastAsia="Times New Roman" w:hAnsi="Times New Roman" w:cs="Times New Roman"/>
          <w:color w:val="000000"/>
          <w:sz w:val="24"/>
          <w:szCs w:val="24"/>
        </w:rPr>
        <w:fldChar w:fldCharType="begin">
          <w:fldData xml:space="preserve">PEVuZE5vdGU+PENpdGU+PEF1dGhvcj5XYXRlcmhvdXNlPC9BdXRob3I+PFllYXI+MjAxMTwvWWVh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==
</w:fldData>
        </w:fldChar>
      </w:r>
      <w:r w:rsidR="00302C3F">
        <w:rPr>
          <w:rFonts w:ascii="Times New Roman" w:eastAsia="Times New Roman" w:hAnsi="Times New Roman" w:cs="Times New Roman"/>
          <w:color w:val="000000"/>
          <w:sz w:val="24"/>
          <w:szCs w:val="24"/>
        </w:rPr>
        <w:instrText xml:space="preserve"> ADDIN EN.CITE.DATA </w:instrText>
      </w:r>
      <w:r w:rsidR="00302C3F">
        <w:rPr>
          <w:rFonts w:ascii="Times New Roman" w:eastAsia="Times New Roman" w:hAnsi="Times New Roman" w:cs="Times New Roman"/>
          <w:color w:val="000000"/>
          <w:sz w:val="24"/>
          <w:szCs w:val="24"/>
        </w:rPr>
      </w:r>
      <w:r w:rsidR="00302C3F">
        <w:rPr>
          <w:rFonts w:ascii="Times New Roman" w:eastAsia="Times New Roman" w:hAnsi="Times New Roman" w:cs="Times New Roman"/>
          <w:color w:val="000000"/>
          <w:sz w:val="24"/>
          <w:szCs w:val="24"/>
        </w:rPr>
        <w:fldChar w:fldCharType="end"/>
      </w:r>
      <w:r w:rsidR="00072CD5" w:rsidRPr="00072CD5">
        <w:rPr>
          <w:rFonts w:ascii="Times New Roman" w:eastAsia="Times New Roman" w:hAnsi="Times New Roman" w:cs="Times New Roman"/>
          <w:color w:val="000000"/>
          <w:sz w:val="24"/>
          <w:szCs w:val="24"/>
        </w:rPr>
      </w:r>
      <w:r w:rsidR="00072CD5" w:rsidRPr="00072CD5">
        <w:rPr>
          <w:rFonts w:ascii="Times New Roman" w:eastAsia="Times New Roman" w:hAnsi="Times New Roman" w:cs="Times New Roman"/>
          <w:color w:val="000000"/>
          <w:sz w:val="24"/>
          <w:szCs w:val="24"/>
        </w:rPr>
        <w:fldChar w:fldCharType="separate"/>
      </w:r>
      <w:r w:rsidR="00302C3F" w:rsidRPr="00302C3F">
        <w:rPr>
          <w:rFonts w:ascii="Times New Roman" w:eastAsia="Times New Roman" w:hAnsi="Times New Roman" w:cs="Times New Roman"/>
          <w:noProof/>
          <w:color w:val="000000"/>
          <w:sz w:val="24"/>
          <w:szCs w:val="24"/>
          <w:vertAlign w:val="superscript"/>
        </w:rPr>
        <w:t>20</w:t>
      </w:r>
      <w:r w:rsidR="00072CD5" w:rsidRPr="00072CD5">
        <w:rPr>
          <w:rFonts w:ascii="Times New Roman" w:eastAsia="Times New Roman" w:hAnsi="Times New Roman" w:cs="Times New Roman"/>
          <w:color w:val="000000"/>
          <w:sz w:val="24"/>
          <w:szCs w:val="24"/>
        </w:rPr>
        <w:fldChar w:fldCharType="end"/>
      </w:r>
      <w:r w:rsidRPr="00072CD5">
        <w:rPr>
          <w:rFonts w:ascii="Times New Roman" w:eastAsia="Times New Roman" w:hAnsi="Times New Roman" w:cs="Times New Roman"/>
          <w:color w:val="000000"/>
          <w:sz w:val="24"/>
          <w:szCs w:val="24"/>
        </w:rPr>
        <w:t xml:space="preserve">. </w:t>
      </w:r>
      <w:proofErr w:type="gramStart"/>
      <w:r w:rsidRPr="00072CD5">
        <w:rPr>
          <w:rFonts w:ascii="Times New Roman" w:eastAsia="Times New Roman" w:hAnsi="Times New Roman" w:cs="Times New Roman"/>
          <w:color w:val="000000"/>
          <w:sz w:val="24"/>
          <w:szCs w:val="24"/>
        </w:rPr>
        <w:t>Thus</w:t>
      </w:r>
      <w:proofErr w:type="gramEnd"/>
      <w:r w:rsidRPr="00072CD5">
        <w:rPr>
          <w:rFonts w:ascii="Times New Roman" w:eastAsia="Times New Roman" w:hAnsi="Times New Roman" w:cs="Times New Roman"/>
          <w:color w:val="000000"/>
          <w:sz w:val="24"/>
          <w:szCs w:val="24"/>
        </w:rPr>
        <w:t xml:space="preserve"> orthology delineation is inherently hierarchical and sets of rather closely related species will generally produce finely-resolved orthologous groups (</w:t>
      </w:r>
      <w:r w:rsidRPr="00DA186A">
        <w:rPr>
          <w:rFonts w:ascii="Times New Roman" w:eastAsia="Times New Roman" w:hAnsi="Times New Roman" w:cs="Times New Roman"/>
          <w:i/>
          <w:color w:val="000000"/>
          <w:sz w:val="24"/>
          <w:szCs w:val="24"/>
        </w:rPr>
        <w:t>i.e.</w:t>
      </w:r>
      <w:r w:rsidR="00DA186A">
        <w:rPr>
          <w:rFonts w:ascii="Times New Roman" w:eastAsia="Times New Roman" w:hAnsi="Times New Roman" w:cs="Times New Roman"/>
          <w:color w:val="000000"/>
          <w:sz w:val="24"/>
          <w:szCs w:val="24"/>
        </w:rPr>
        <w:t>,</w:t>
      </w:r>
      <w:r w:rsidRPr="00072CD5">
        <w:rPr>
          <w:rFonts w:ascii="Times New Roman" w:eastAsia="Times New Roman" w:hAnsi="Times New Roman" w:cs="Times New Roman"/>
          <w:color w:val="000000"/>
          <w:sz w:val="24"/>
          <w:szCs w:val="24"/>
        </w:rPr>
        <w:t xml:space="preserve"> with many one-to-one relationships) while sets that span large evolutionary distances will produce larger groups that capture the longer-term evolutionary histories of all the genes in the extant species. </w:t>
      </w:r>
    </w:p>
    <w:p w14:paraId="1B7354EC" w14:textId="77777777" w:rsidR="00535AB1" w:rsidRPr="00072CD5" w:rsidRDefault="00535AB1">
      <w:pPr>
        <w:pBdr>
          <w:top w:val="nil"/>
          <w:left w:val="nil"/>
          <w:bottom w:val="nil"/>
          <w:right w:val="nil"/>
          <w:between w:val="nil"/>
        </w:pBdr>
        <w:rPr>
          <w:rFonts w:ascii="Times New Roman" w:eastAsia="Times New Roman" w:hAnsi="Times New Roman" w:cs="Times New Roman"/>
          <w:color w:val="000000"/>
          <w:sz w:val="24"/>
          <w:szCs w:val="24"/>
        </w:rPr>
      </w:pPr>
    </w:p>
    <w:p w14:paraId="0133F5A8" w14:textId="3672346A" w:rsidR="00535AB1" w:rsidRPr="001E6037" w:rsidRDefault="00B52962" w:rsidP="001E6037">
      <w:pPr>
        <w:pBdr>
          <w:top w:val="nil"/>
          <w:left w:val="nil"/>
          <w:bottom w:val="nil"/>
          <w:right w:val="nil"/>
          <w:between w:val="nil"/>
        </w:pBdr>
        <w:ind w:firstLine="720"/>
        <w:rPr>
          <w:rFonts w:ascii="Times New Roman" w:eastAsia="Times New Roman" w:hAnsi="Times New Roman" w:cs="Times New Roman"/>
          <w:i/>
          <w:color w:val="000000"/>
          <w:sz w:val="24"/>
          <w:szCs w:val="24"/>
        </w:rPr>
      </w:pPr>
      <w:r w:rsidRPr="00072CD5">
        <w:rPr>
          <w:rFonts w:ascii="Times New Roman" w:eastAsia="Times New Roman" w:hAnsi="Times New Roman" w:cs="Times New Roman"/>
          <w:color w:val="000000"/>
          <w:sz w:val="24"/>
          <w:szCs w:val="24"/>
        </w:rPr>
        <w:t xml:space="preserve">The orthology datasets computed for the analyses of the 28 </w:t>
      </w:r>
      <w:r w:rsidR="009D6281">
        <w:rPr>
          <w:rFonts w:ascii="Times New Roman" w:eastAsia="Times New Roman" w:hAnsi="Times New Roman" w:cs="Times New Roman"/>
          <w:color w:val="000000"/>
          <w:sz w:val="24"/>
          <w:szCs w:val="24"/>
        </w:rPr>
        <w:t>i5K</w:t>
      </w:r>
      <w:r w:rsidRPr="00072CD5">
        <w:rPr>
          <w:rFonts w:ascii="Times New Roman" w:eastAsia="Times New Roman" w:hAnsi="Times New Roman" w:cs="Times New Roman"/>
          <w:color w:val="000000"/>
          <w:sz w:val="24"/>
          <w:szCs w:val="24"/>
        </w:rPr>
        <w:t xml:space="preserve"> pilot species together with existing sequenced and annotated arthropod genomes were compiled from </w:t>
      </w:r>
      <w:proofErr w:type="spellStart"/>
      <w:r w:rsidRPr="00072CD5">
        <w:rPr>
          <w:rFonts w:ascii="Times New Roman" w:eastAsia="Times New Roman" w:hAnsi="Times New Roman" w:cs="Times New Roman"/>
          <w:color w:val="000000"/>
          <w:sz w:val="24"/>
          <w:szCs w:val="24"/>
        </w:rPr>
        <w:t>OrthoDB</w:t>
      </w:r>
      <w:proofErr w:type="spellEnd"/>
      <w:r w:rsidRPr="00072CD5">
        <w:rPr>
          <w:rFonts w:ascii="Times New Roman" w:eastAsia="Times New Roman" w:hAnsi="Times New Roman" w:cs="Times New Roman"/>
          <w:color w:val="000000"/>
          <w:sz w:val="24"/>
          <w:szCs w:val="24"/>
        </w:rPr>
        <w:t xml:space="preserve"> v8</w:t>
      </w:r>
      <w:r w:rsidR="00072CD5" w:rsidRPr="00072CD5">
        <w:rPr>
          <w:rFonts w:ascii="Times New Roman" w:eastAsia="Times New Roman" w:hAnsi="Times New Roman" w:cs="Times New Roman"/>
          <w:color w:val="000000"/>
          <w:sz w:val="24"/>
          <w:szCs w:val="24"/>
        </w:rPr>
        <w:fldChar w:fldCharType="begin">
          <w:fldData xml:space="preserve">PEVuZE5vdGU+PENpdGU+PEF1dGhvcj5Lcml2ZW50c2V2YTwvQXV0aG9yPjxZZWFyPjIwMTU8L1ll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</w:fldData>
        </w:fldChar>
      </w:r>
      <w:r w:rsidR="00302C3F">
        <w:rPr>
          <w:rFonts w:ascii="Times New Roman" w:eastAsia="Times New Roman" w:hAnsi="Times New Roman" w:cs="Times New Roman"/>
          <w:color w:val="000000"/>
          <w:sz w:val="24"/>
          <w:szCs w:val="24"/>
        </w:rPr>
        <w:instrText xml:space="preserve"> ADDIN EN.CITE </w:instrText>
      </w:r>
      <w:r w:rsidR="00302C3F">
        <w:rPr>
          <w:rFonts w:ascii="Times New Roman" w:eastAsia="Times New Roman" w:hAnsi="Times New Roman" w:cs="Times New Roman"/>
          <w:color w:val="000000"/>
          <w:sz w:val="24"/>
          <w:szCs w:val="24"/>
        </w:rPr>
        <w:fldChar w:fldCharType="begin">
          <w:fldData xml:space="preserve">PEVuZE5vdGU+PENpdGU+PEF1dGhvcj5Lcml2ZW50c2V2YTwvQXV0aG9yPjxZZWFyPjIwMTU8L1ll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</w:fldData>
        </w:fldChar>
      </w:r>
      <w:r w:rsidR="00302C3F">
        <w:rPr>
          <w:rFonts w:ascii="Times New Roman" w:eastAsia="Times New Roman" w:hAnsi="Times New Roman" w:cs="Times New Roman"/>
          <w:color w:val="000000"/>
          <w:sz w:val="24"/>
          <w:szCs w:val="24"/>
        </w:rPr>
        <w:instrText xml:space="preserve"> ADDIN EN.CITE.DATA </w:instrText>
      </w:r>
      <w:r w:rsidR="00302C3F">
        <w:rPr>
          <w:rFonts w:ascii="Times New Roman" w:eastAsia="Times New Roman" w:hAnsi="Times New Roman" w:cs="Times New Roman"/>
          <w:color w:val="000000"/>
          <w:sz w:val="24"/>
          <w:szCs w:val="24"/>
        </w:rPr>
      </w:r>
      <w:r w:rsidR="00302C3F">
        <w:rPr>
          <w:rFonts w:ascii="Times New Roman" w:eastAsia="Times New Roman" w:hAnsi="Times New Roman" w:cs="Times New Roman"/>
          <w:color w:val="000000"/>
          <w:sz w:val="24"/>
          <w:szCs w:val="24"/>
        </w:rPr>
        <w:fldChar w:fldCharType="end"/>
      </w:r>
      <w:r w:rsidR="00072CD5" w:rsidRPr="00072CD5">
        <w:rPr>
          <w:rFonts w:ascii="Times New Roman" w:eastAsia="Times New Roman" w:hAnsi="Times New Roman" w:cs="Times New Roman"/>
          <w:color w:val="000000"/>
          <w:sz w:val="24"/>
          <w:szCs w:val="24"/>
        </w:rPr>
      </w:r>
      <w:r w:rsidR="00072CD5" w:rsidRPr="00072CD5">
        <w:rPr>
          <w:rFonts w:ascii="Times New Roman" w:eastAsia="Times New Roman" w:hAnsi="Times New Roman" w:cs="Times New Roman"/>
          <w:color w:val="000000"/>
          <w:sz w:val="24"/>
          <w:szCs w:val="24"/>
        </w:rPr>
        <w:fldChar w:fldCharType="separate"/>
      </w:r>
      <w:r w:rsidR="00302C3F" w:rsidRPr="00302C3F">
        <w:rPr>
          <w:rFonts w:ascii="Times New Roman" w:eastAsia="Times New Roman" w:hAnsi="Times New Roman" w:cs="Times New Roman"/>
          <w:noProof/>
          <w:color w:val="000000"/>
          <w:sz w:val="24"/>
          <w:szCs w:val="24"/>
          <w:vertAlign w:val="superscript"/>
        </w:rPr>
        <w:t>21</w:t>
      </w:r>
      <w:r w:rsidR="00072CD5" w:rsidRPr="00072CD5">
        <w:rPr>
          <w:rFonts w:ascii="Times New Roman" w:eastAsia="Times New Roman" w:hAnsi="Times New Roman" w:cs="Times New Roman"/>
          <w:color w:val="000000"/>
          <w:sz w:val="24"/>
          <w:szCs w:val="24"/>
        </w:rPr>
        <w:fldChar w:fldCharType="end"/>
      </w:r>
      <w:r w:rsidRPr="00072CD5">
        <w:rPr>
          <w:rFonts w:ascii="Times New Roman" w:eastAsia="Times New Roman" w:hAnsi="Times New Roman" w:cs="Times New Roman"/>
          <w:color w:val="000000"/>
          <w:sz w:val="24"/>
          <w:szCs w:val="24"/>
        </w:rPr>
        <w:t>, which comprises 87 arthropods and an additional 86 other metazoa</w:t>
      </w:r>
      <w:r w:rsidR="004E0A54" w:rsidRPr="00072CD5">
        <w:rPr>
          <w:rFonts w:ascii="Times New Roman" w:eastAsia="Times New Roman" w:hAnsi="Times New Roman" w:cs="Times New Roman"/>
          <w:color w:val="000000"/>
          <w:sz w:val="24"/>
          <w:szCs w:val="24"/>
        </w:rPr>
        <w:t>ns (including 61 vertebrates)</w:t>
      </w:r>
      <w:r w:rsidR="00C1550E">
        <w:rPr>
          <w:rFonts w:ascii="Times New Roman" w:eastAsia="Times New Roman" w:hAnsi="Times New Roman" w:cs="Times New Roman"/>
          <w:color w:val="000000"/>
          <w:sz w:val="24"/>
          <w:szCs w:val="24"/>
          <w:lang w:val="en-GB"/>
        </w:rPr>
        <w:t>.</w:t>
      </w:r>
      <w:r w:rsidR="00C1550E" w:rsidRPr="00C1550E">
        <w:rPr>
          <w:rFonts w:ascii="Times New Roman" w:eastAsia="Times New Roman" w:hAnsi="Times New Roman" w:cs="Times New Roman"/>
          <w:color w:val="000000"/>
          <w:sz w:val="24"/>
          <w:szCs w:val="24"/>
          <w:lang w:val="en-GB"/>
        </w:rPr>
        <w:t xml:space="preserve"> The </w:t>
      </w:r>
      <w:proofErr w:type="spellStart"/>
      <w:r w:rsidR="00C1550E" w:rsidRPr="00C1550E">
        <w:rPr>
          <w:rFonts w:ascii="Times New Roman" w:eastAsia="Times New Roman" w:hAnsi="Times New Roman" w:cs="Times New Roman"/>
          <w:color w:val="000000"/>
          <w:sz w:val="24"/>
          <w:szCs w:val="24"/>
          <w:lang w:val="en-GB"/>
        </w:rPr>
        <w:t>OrthoDB</w:t>
      </w:r>
      <w:proofErr w:type="spellEnd"/>
      <w:r w:rsidR="00C1550E" w:rsidRPr="00C1550E">
        <w:rPr>
          <w:rFonts w:ascii="Times New Roman" w:eastAsia="Times New Roman" w:hAnsi="Times New Roman" w:cs="Times New Roman"/>
          <w:color w:val="000000"/>
          <w:sz w:val="24"/>
          <w:szCs w:val="24"/>
          <w:lang w:val="en-GB"/>
        </w:rPr>
        <w:t xml:space="preserve"> v8 resource was compiled using available arthropod species in 2014 (hence some more recently published species are absent from our full set of 76 selected arthropods). Selection of species for inclusion in the 76-species dataset also required permission from data providers who at that stage had not yet published their results. Furthermore, species with particularly fragmented genome assemblies were excluded and only representative samples of the numerous available dipterans were selected as extensive studies on gene family evolution in </w:t>
      </w:r>
      <w:r w:rsidR="00C1550E" w:rsidRPr="00C1550E">
        <w:rPr>
          <w:rFonts w:ascii="Times New Roman" w:eastAsia="Times New Roman" w:hAnsi="Times New Roman" w:cs="Times New Roman"/>
          <w:i/>
          <w:color w:val="000000"/>
          <w:sz w:val="24"/>
          <w:szCs w:val="24"/>
          <w:lang w:val="en-GB"/>
        </w:rPr>
        <w:t>Drosophila</w:t>
      </w:r>
      <w:r w:rsidR="00C1550E" w:rsidRPr="00C1550E">
        <w:rPr>
          <w:rFonts w:ascii="Times New Roman" w:eastAsia="Times New Roman" w:hAnsi="Times New Roman" w:cs="Times New Roman"/>
          <w:color w:val="000000"/>
          <w:sz w:val="24"/>
          <w:szCs w:val="24"/>
          <w:lang w:val="en-GB"/>
        </w:rPr>
        <w:t xml:space="preserve"> had already been published</w:t>
      </w:r>
      <w:r w:rsidR="00105FC0">
        <w:rPr>
          <w:rFonts w:ascii="Times New Roman" w:eastAsia="Times New Roman" w:hAnsi="Times New Roman" w:cs="Times New Roman"/>
          <w:color w:val="000000"/>
          <w:sz w:val="24"/>
          <w:szCs w:val="24"/>
          <w:lang w:val="en-GB"/>
        </w:rPr>
        <w:fldChar w:fldCharType="begin">
          <w:fldData xml:space="preserve">PEVuZE5vdGU+PENpdGU+PEF1dGhvcj5IYWhuPC9BdXRob3I+PFllYXI+MjAwNzwvWWVhcj48UmVj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</w:fldData>
        </w:fldChar>
      </w:r>
      <w:r w:rsidR="00105FC0">
        <w:rPr>
          <w:rFonts w:ascii="Times New Roman" w:eastAsia="Times New Roman" w:hAnsi="Times New Roman" w:cs="Times New Roman"/>
          <w:color w:val="000000"/>
          <w:sz w:val="24"/>
          <w:szCs w:val="24"/>
          <w:lang w:val="en-GB"/>
        </w:rPr>
        <w:instrText xml:space="preserve"> ADDIN EN.CITE </w:instrText>
      </w:r>
      <w:r w:rsidR="00105FC0">
        <w:rPr>
          <w:rFonts w:ascii="Times New Roman" w:eastAsia="Times New Roman" w:hAnsi="Times New Roman" w:cs="Times New Roman"/>
          <w:color w:val="000000"/>
          <w:sz w:val="24"/>
          <w:szCs w:val="24"/>
          <w:lang w:val="en-GB"/>
        </w:rPr>
        <w:fldChar w:fldCharType="begin">
          <w:fldData xml:space="preserve">PEVuZE5vdGU+PENpdGU+PEF1dGhvcj5IYWhuPC9BdXRob3I+PFllYXI+MjAwNzwvWWVhcj48UmVj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</w:fldData>
        </w:fldChar>
      </w:r>
      <w:r w:rsidR="00105FC0">
        <w:rPr>
          <w:rFonts w:ascii="Times New Roman" w:eastAsia="Times New Roman" w:hAnsi="Times New Roman" w:cs="Times New Roman"/>
          <w:color w:val="000000"/>
          <w:sz w:val="24"/>
          <w:szCs w:val="24"/>
          <w:lang w:val="en-GB"/>
        </w:rPr>
        <w:instrText xml:space="preserve"> ADDIN EN.CITE.DATA </w:instrText>
      </w:r>
      <w:r w:rsidR="00105FC0">
        <w:rPr>
          <w:rFonts w:ascii="Times New Roman" w:eastAsia="Times New Roman" w:hAnsi="Times New Roman" w:cs="Times New Roman"/>
          <w:color w:val="000000"/>
          <w:sz w:val="24"/>
          <w:szCs w:val="24"/>
          <w:lang w:val="en-GB"/>
        </w:rPr>
      </w:r>
      <w:r w:rsidR="00105FC0">
        <w:rPr>
          <w:rFonts w:ascii="Times New Roman" w:eastAsia="Times New Roman" w:hAnsi="Times New Roman" w:cs="Times New Roman"/>
          <w:color w:val="000000"/>
          <w:sz w:val="24"/>
          <w:szCs w:val="24"/>
          <w:lang w:val="en-GB"/>
        </w:rPr>
        <w:fldChar w:fldCharType="end"/>
      </w:r>
      <w:r w:rsidR="00105FC0">
        <w:rPr>
          <w:rFonts w:ascii="Times New Roman" w:eastAsia="Times New Roman" w:hAnsi="Times New Roman" w:cs="Times New Roman"/>
          <w:color w:val="000000"/>
          <w:sz w:val="24"/>
          <w:szCs w:val="24"/>
          <w:lang w:val="en-GB"/>
        </w:rPr>
      </w:r>
      <w:r w:rsidR="00105FC0">
        <w:rPr>
          <w:rFonts w:ascii="Times New Roman" w:eastAsia="Times New Roman" w:hAnsi="Times New Roman" w:cs="Times New Roman"/>
          <w:color w:val="000000"/>
          <w:sz w:val="24"/>
          <w:szCs w:val="24"/>
          <w:lang w:val="en-GB"/>
        </w:rPr>
        <w:fldChar w:fldCharType="separate"/>
      </w:r>
      <w:r w:rsidR="00105FC0" w:rsidRPr="00105FC0">
        <w:rPr>
          <w:rFonts w:ascii="Times New Roman" w:eastAsia="Times New Roman" w:hAnsi="Times New Roman" w:cs="Times New Roman"/>
          <w:noProof/>
          <w:color w:val="000000"/>
          <w:sz w:val="24"/>
          <w:szCs w:val="24"/>
          <w:vertAlign w:val="superscript"/>
          <w:lang w:val="en-GB"/>
        </w:rPr>
        <w:t>22,23</w:t>
      </w:r>
      <w:r w:rsidR="00105FC0">
        <w:rPr>
          <w:rFonts w:ascii="Times New Roman" w:eastAsia="Times New Roman" w:hAnsi="Times New Roman" w:cs="Times New Roman"/>
          <w:color w:val="000000"/>
          <w:sz w:val="24"/>
          <w:szCs w:val="24"/>
          <w:lang w:val="en-GB"/>
        </w:rPr>
        <w:fldChar w:fldCharType="end"/>
      </w:r>
      <w:r w:rsidR="00105FC0">
        <w:rPr>
          <w:rFonts w:ascii="Times New Roman" w:eastAsia="Times New Roman" w:hAnsi="Times New Roman" w:cs="Times New Roman"/>
          <w:color w:val="000000"/>
          <w:sz w:val="24"/>
          <w:szCs w:val="24"/>
          <w:lang w:val="en-GB"/>
        </w:rPr>
        <w:t xml:space="preserve"> </w:t>
      </w:r>
      <w:r w:rsidR="00C1550E" w:rsidRPr="00C1550E">
        <w:rPr>
          <w:rFonts w:ascii="Times New Roman" w:eastAsia="Times New Roman" w:hAnsi="Times New Roman" w:cs="Times New Roman"/>
          <w:color w:val="000000"/>
          <w:sz w:val="24"/>
          <w:szCs w:val="24"/>
          <w:lang w:val="en-GB"/>
        </w:rPr>
        <w:t>and large-scale analyses were underway for the mosquitoes</w:t>
      </w:r>
      <w:r w:rsidR="00105FC0">
        <w:rPr>
          <w:rFonts w:ascii="Times New Roman" w:eastAsia="Times New Roman" w:hAnsi="Times New Roman" w:cs="Times New Roman"/>
          <w:color w:val="000000"/>
          <w:sz w:val="24"/>
          <w:szCs w:val="24"/>
          <w:lang w:val="en-GB"/>
        </w:rPr>
        <w:fldChar w:fldCharType="begin">
          <w:fldData xml:space="preserve">PEVuZE5vdGU+PENpdGU+PEF1dGhvcj5OZWFmc2V5PC9BdXRob3I+PFllYXI+MjAxNTwvWWVhcj48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</w:fldData>
        </w:fldChar>
      </w:r>
      <w:r w:rsidR="00105FC0">
        <w:rPr>
          <w:rFonts w:ascii="Times New Roman" w:eastAsia="Times New Roman" w:hAnsi="Times New Roman" w:cs="Times New Roman"/>
          <w:color w:val="000000"/>
          <w:sz w:val="24"/>
          <w:szCs w:val="24"/>
          <w:lang w:val="en-GB"/>
        </w:rPr>
        <w:instrText xml:space="preserve"> ADDIN EN.CITE </w:instrText>
      </w:r>
      <w:r w:rsidR="00105FC0">
        <w:rPr>
          <w:rFonts w:ascii="Times New Roman" w:eastAsia="Times New Roman" w:hAnsi="Times New Roman" w:cs="Times New Roman"/>
          <w:color w:val="000000"/>
          <w:sz w:val="24"/>
          <w:szCs w:val="24"/>
          <w:lang w:val="en-GB"/>
        </w:rPr>
        <w:fldChar w:fldCharType="begin">
          <w:fldData xml:space="preserve">PEVuZE5vdGU+PENpdGU+PEF1dGhvcj5OZWFmc2V5PC9BdXRob3I+PFllYXI+MjAxNTwvWWVhcj48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</w:fldData>
        </w:fldChar>
      </w:r>
      <w:r w:rsidR="00105FC0">
        <w:rPr>
          <w:rFonts w:ascii="Times New Roman" w:eastAsia="Times New Roman" w:hAnsi="Times New Roman" w:cs="Times New Roman"/>
          <w:color w:val="000000"/>
          <w:sz w:val="24"/>
          <w:szCs w:val="24"/>
          <w:lang w:val="en-GB"/>
        </w:rPr>
        <w:instrText xml:space="preserve"> ADDIN EN.CITE.DATA </w:instrText>
      </w:r>
      <w:r w:rsidR="00105FC0">
        <w:rPr>
          <w:rFonts w:ascii="Times New Roman" w:eastAsia="Times New Roman" w:hAnsi="Times New Roman" w:cs="Times New Roman"/>
          <w:color w:val="000000"/>
          <w:sz w:val="24"/>
          <w:szCs w:val="24"/>
          <w:lang w:val="en-GB"/>
        </w:rPr>
      </w:r>
      <w:r w:rsidR="00105FC0">
        <w:rPr>
          <w:rFonts w:ascii="Times New Roman" w:eastAsia="Times New Roman" w:hAnsi="Times New Roman" w:cs="Times New Roman"/>
          <w:color w:val="000000"/>
          <w:sz w:val="24"/>
          <w:szCs w:val="24"/>
          <w:lang w:val="en-GB"/>
        </w:rPr>
        <w:fldChar w:fldCharType="end"/>
      </w:r>
      <w:r w:rsidR="00105FC0">
        <w:rPr>
          <w:rFonts w:ascii="Times New Roman" w:eastAsia="Times New Roman" w:hAnsi="Times New Roman" w:cs="Times New Roman"/>
          <w:color w:val="000000"/>
          <w:sz w:val="24"/>
          <w:szCs w:val="24"/>
          <w:lang w:val="en-GB"/>
        </w:rPr>
      </w:r>
      <w:r w:rsidR="00105FC0">
        <w:rPr>
          <w:rFonts w:ascii="Times New Roman" w:eastAsia="Times New Roman" w:hAnsi="Times New Roman" w:cs="Times New Roman"/>
          <w:color w:val="000000"/>
          <w:sz w:val="24"/>
          <w:szCs w:val="24"/>
          <w:lang w:val="en-GB"/>
        </w:rPr>
        <w:fldChar w:fldCharType="separate"/>
      </w:r>
      <w:r w:rsidR="00105FC0" w:rsidRPr="00105FC0">
        <w:rPr>
          <w:rFonts w:ascii="Times New Roman" w:eastAsia="Times New Roman" w:hAnsi="Times New Roman" w:cs="Times New Roman"/>
          <w:noProof/>
          <w:color w:val="000000"/>
          <w:sz w:val="24"/>
          <w:szCs w:val="24"/>
          <w:vertAlign w:val="superscript"/>
          <w:lang w:val="en-GB"/>
        </w:rPr>
        <w:t>24</w:t>
      </w:r>
      <w:r w:rsidR="00105FC0">
        <w:rPr>
          <w:rFonts w:ascii="Times New Roman" w:eastAsia="Times New Roman" w:hAnsi="Times New Roman" w:cs="Times New Roman"/>
          <w:color w:val="000000"/>
          <w:sz w:val="24"/>
          <w:szCs w:val="24"/>
          <w:lang w:val="en-GB"/>
        </w:rPr>
        <w:fldChar w:fldCharType="end"/>
      </w:r>
      <w:r w:rsidR="00105FC0">
        <w:rPr>
          <w:rFonts w:ascii="Times New Roman" w:eastAsia="Times New Roman" w:hAnsi="Times New Roman" w:cs="Times New Roman"/>
          <w:color w:val="000000"/>
          <w:sz w:val="24"/>
          <w:szCs w:val="24"/>
          <w:lang w:val="en-GB"/>
        </w:rPr>
        <w:t xml:space="preserve">. </w:t>
      </w:r>
      <w:r w:rsidR="00C671E9" w:rsidRPr="00C671E9">
        <w:rPr>
          <w:rFonts w:ascii="Times New Roman" w:eastAsia="Times New Roman" w:hAnsi="Times New Roman" w:cs="Times New Roman"/>
          <w:color w:val="000000"/>
          <w:sz w:val="24"/>
          <w:szCs w:val="24"/>
        </w:rPr>
        <w:t xml:space="preserve">Although more than half of these </w:t>
      </w:r>
      <w:proofErr w:type="spellStart"/>
      <w:r w:rsidR="00C671E9" w:rsidRPr="00C671E9">
        <w:rPr>
          <w:rFonts w:ascii="Times New Roman" w:eastAsia="Times New Roman" w:hAnsi="Times New Roman" w:cs="Times New Roman"/>
          <w:color w:val="000000"/>
          <w:sz w:val="24"/>
          <w:szCs w:val="24"/>
        </w:rPr>
        <w:t>genesets</w:t>
      </w:r>
      <w:proofErr w:type="spellEnd"/>
      <w:r w:rsidR="00C671E9" w:rsidRPr="00C671E9">
        <w:rPr>
          <w:rFonts w:ascii="Times New Roman" w:eastAsia="Times New Roman" w:hAnsi="Times New Roman" w:cs="Times New Roman"/>
          <w:color w:val="000000"/>
          <w:sz w:val="24"/>
          <w:szCs w:val="24"/>
        </w:rPr>
        <w:t xml:space="preserve"> were built using MAKER, they were generated by different groups and with different levels of supporting data, and others were annotated using various different methods, and the amount of manual curation varies amongst the species from none to many years of extensive </w:t>
      </w:r>
      <w:r w:rsidR="00C671E9" w:rsidRPr="00336179">
        <w:rPr>
          <w:rFonts w:ascii="Times New Roman" w:eastAsia="Times New Roman" w:hAnsi="Times New Roman" w:cs="Times New Roman"/>
          <w:color w:val="000000"/>
          <w:sz w:val="24"/>
          <w:szCs w:val="24"/>
        </w:rPr>
        <w:t>work (</w:t>
      </w:r>
      <w:r w:rsidR="0061036D">
        <w:rPr>
          <w:rFonts w:ascii="Times New Roman" w:eastAsia="Times New Roman" w:hAnsi="Times New Roman" w:cs="Times New Roman"/>
          <w:sz w:val="24"/>
          <w:szCs w:val="24"/>
        </w:rPr>
        <w:t xml:space="preserve">Additional File 1: </w:t>
      </w:r>
      <w:r w:rsidR="00C671E9" w:rsidRPr="00336179">
        <w:rPr>
          <w:rFonts w:ascii="Times New Roman" w:eastAsia="Times New Roman" w:hAnsi="Times New Roman" w:cs="Times New Roman"/>
          <w:color w:val="000000"/>
          <w:sz w:val="24"/>
          <w:szCs w:val="24"/>
        </w:rPr>
        <w:t>Table S6). This</w:t>
      </w:r>
      <w:r w:rsidR="00C671E9" w:rsidRPr="00C671E9">
        <w:rPr>
          <w:rFonts w:ascii="Times New Roman" w:eastAsia="Times New Roman" w:hAnsi="Times New Roman" w:cs="Times New Roman"/>
          <w:color w:val="000000"/>
          <w:sz w:val="24"/>
          <w:szCs w:val="24"/>
        </w:rPr>
        <w:t xml:space="preserve"> clearly introduces a potential source of technical variation rather than true biological variation in our analysis.</w:t>
      </w:r>
      <w:r w:rsidR="00C671E9">
        <w:rPr>
          <w:rFonts w:ascii="Times New Roman" w:eastAsia="Times New Roman" w:hAnsi="Times New Roman" w:cs="Times New Roman"/>
          <w:color w:val="000000"/>
          <w:sz w:val="24"/>
          <w:szCs w:val="24"/>
        </w:rPr>
        <w:t xml:space="preserve"> </w:t>
      </w:r>
      <w:r w:rsidRPr="00072CD5">
        <w:rPr>
          <w:rFonts w:ascii="Times New Roman" w:eastAsia="Times New Roman" w:hAnsi="Times New Roman" w:cs="Times New Roman"/>
          <w:color w:val="000000"/>
          <w:sz w:val="24"/>
          <w:szCs w:val="24"/>
        </w:rPr>
        <w:t xml:space="preserve">Orthology clustering at </w:t>
      </w:r>
      <w:proofErr w:type="spellStart"/>
      <w:r w:rsidRPr="00072CD5">
        <w:rPr>
          <w:rFonts w:ascii="Times New Roman" w:eastAsia="Times New Roman" w:hAnsi="Times New Roman" w:cs="Times New Roman"/>
          <w:color w:val="000000"/>
          <w:sz w:val="24"/>
          <w:szCs w:val="24"/>
        </w:rPr>
        <w:t>OrthoDB</w:t>
      </w:r>
      <w:proofErr w:type="spellEnd"/>
      <w:r w:rsidRPr="00072CD5">
        <w:rPr>
          <w:rFonts w:ascii="Times New Roman" w:eastAsia="Times New Roman" w:hAnsi="Times New Roman" w:cs="Times New Roman"/>
          <w:color w:val="000000"/>
          <w:sz w:val="24"/>
          <w:szCs w:val="24"/>
        </w:rPr>
        <w:t xml:space="preserve"> included 10 of the </w:t>
      </w:r>
      <w:r w:rsidR="009D6281">
        <w:rPr>
          <w:rFonts w:ascii="Times New Roman" w:eastAsia="Times New Roman" w:hAnsi="Times New Roman" w:cs="Times New Roman"/>
          <w:color w:val="000000"/>
          <w:sz w:val="24"/>
          <w:szCs w:val="24"/>
        </w:rPr>
        <w:t>i5K</w:t>
      </w:r>
      <w:r w:rsidRPr="00072CD5">
        <w:rPr>
          <w:rFonts w:ascii="Times New Roman" w:eastAsia="Times New Roman" w:hAnsi="Times New Roman" w:cs="Times New Roman"/>
          <w:color w:val="000000"/>
          <w:sz w:val="24"/>
          <w:szCs w:val="24"/>
        </w:rPr>
        <w:t xml:space="preserve"> pilot species (</w:t>
      </w:r>
      <w:proofErr w:type="spellStart"/>
      <w:r w:rsidRPr="00072CD5">
        <w:rPr>
          <w:rFonts w:ascii="Times New Roman" w:eastAsia="Times New Roman" w:hAnsi="Times New Roman" w:cs="Times New Roman"/>
          <w:i/>
          <w:color w:val="000000"/>
          <w:sz w:val="24"/>
          <w:szCs w:val="24"/>
        </w:rPr>
        <w:t>Anoplophora</w:t>
      </w:r>
      <w:proofErr w:type="spellEnd"/>
      <w:r w:rsidRPr="00072CD5">
        <w:rPr>
          <w:rFonts w:ascii="Times New Roman" w:eastAsia="Times New Roman" w:hAnsi="Times New Roman" w:cs="Times New Roman"/>
          <w:i/>
          <w:color w:val="000000"/>
          <w:sz w:val="24"/>
          <w:szCs w:val="24"/>
        </w:rPr>
        <w:t xml:space="preserve"> </w:t>
      </w:r>
      <w:proofErr w:type="spellStart"/>
      <w:r w:rsidRPr="00072CD5">
        <w:rPr>
          <w:rFonts w:ascii="Times New Roman" w:eastAsia="Times New Roman" w:hAnsi="Times New Roman" w:cs="Times New Roman"/>
          <w:i/>
          <w:color w:val="000000"/>
          <w:sz w:val="24"/>
          <w:szCs w:val="24"/>
        </w:rPr>
        <w:t>glabripennis</w:t>
      </w:r>
      <w:proofErr w:type="spellEnd"/>
      <w:r w:rsidRPr="00072CD5">
        <w:rPr>
          <w:rFonts w:ascii="Times New Roman" w:eastAsia="Times New Roman" w:hAnsi="Times New Roman" w:cs="Times New Roman"/>
          <w:i/>
          <w:color w:val="000000"/>
          <w:sz w:val="24"/>
          <w:szCs w:val="24"/>
        </w:rPr>
        <w:t xml:space="preserve">, </w:t>
      </w:r>
      <w:proofErr w:type="spellStart"/>
      <w:r w:rsidRPr="00072CD5">
        <w:rPr>
          <w:rFonts w:ascii="Times New Roman" w:eastAsia="Times New Roman" w:hAnsi="Times New Roman" w:cs="Times New Roman"/>
          <w:i/>
          <w:color w:val="000000"/>
          <w:sz w:val="24"/>
          <w:szCs w:val="24"/>
        </w:rPr>
        <w:t>Athalia</w:t>
      </w:r>
      <w:proofErr w:type="spellEnd"/>
      <w:r w:rsidRPr="00072CD5">
        <w:rPr>
          <w:rFonts w:ascii="Times New Roman" w:eastAsia="Times New Roman" w:hAnsi="Times New Roman" w:cs="Times New Roman"/>
          <w:i/>
          <w:color w:val="000000"/>
          <w:sz w:val="24"/>
          <w:szCs w:val="24"/>
        </w:rPr>
        <w:t xml:space="preserve"> </w:t>
      </w:r>
      <w:proofErr w:type="spellStart"/>
      <w:r w:rsidRPr="00072CD5">
        <w:rPr>
          <w:rFonts w:ascii="Times New Roman" w:eastAsia="Times New Roman" w:hAnsi="Times New Roman" w:cs="Times New Roman"/>
          <w:i/>
          <w:color w:val="000000"/>
          <w:sz w:val="24"/>
          <w:szCs w:val="24"/>
        </w:rPr>
        <w:t>rosae</w:t>
      </w:r>
      <w:proofErr w:type="spellEnd"/>
      <w:r w:rsidRPr="00072CD5">
        <w:rPr>
          <w:rFonts w:ascii="Times New Roman" w:eastAsia="Times New Roman" w:hAnsi="Times New Roman" w:cs="Times New Roman"/>
          <w:i/>
          <w:color w:val="000000"/>
          <w:sz w:val="24"/>
          <w:szCs w:val="24"/>
        </w:rPr>
        <w:t xml:space="preserve">, </w:t>
      </w:r>
      <w:proofErr w:type="spellStart"/>
      <w:r w:rsidRPr="00072CD5">
        <w:rPr>
          <w:rFonts w:ascii="Times New Roman" w:eastAsia="Times New Roman" w:hAnsi="Times New Roman" w:cs="Times New Roman"/>
          <w:i/>
          <w:color w:val="000000"/>
          <w:sz w:val="24"/>
          <w:szCs w:val="24"/>
        </w:rPr>
        <w:t>Ceratitis</w:t>
      </w:r>
      <w:proofErr w:type="spellEnd"/>
      <w:r w:rsidRPr="00072CD5">
        <w:rPr>
          <w:rFonts w:ascii="Times New Roman" w:eastAsia="Times New Roman" w:hAnsi="Times New Roman" w:cs="Times New Roman"/>
          <w:i/>
          <w:color w:val="000000"/>
          <w:sz w:val="24"/>
          <w:szCs w:val="24"/>
        </w:rPr>
        <w:t xml:space="preserve"> </w:t>
      </w:r>
      <w:proofErr w:type="spellStart"/>
      <w:r w:rsidRPr="00072CD5">
        <w:rPr>
          <w:rFonts w:ascii="Times New Roman" w:eastAsia="Times New Roman" w:hAnsi="Times New Roman" w:cs="Times New Roman"/>
          <w:i/>
          <w:color w:val="000000"/>
          <w:sz w:val="24"/>
          <w:szCs w:val="24"/>
        </w:rPr>
        <w:t>capitat</w:t>
      </w:r>
      <w:r w:rsidR="000012BB">
        <w:rPr>
          <w:rFonts w:ascii="Times New Roman" w:eastAsia="Times New Roman" w:hAnsi="Times New Roman" w:cs="Times New Roman"/>
          <w:i/>
          <w:color w:val="000000"/>
          <w:sz w:val="24"/>
          <w:szCs w:val="24"/>
        </w:rPr>
        <w:t>a</w:t>
      </w:r>
      <w:proofErr w:type="spellEnd"/>
      <w:r w:rsidR="000012BB">
        <w:rPr>
          <w:rFonts w:ascii="Times New Roman" w:eastAsia="Times New Roman" w:hAnsi="Times New Roman" w:cs="Times New Roman"/>
          <w:i/>
          <w:color w:val="000000"/>
          <w:sz w:val="24"/>
          <w:szCs w:val="24"/>
        </w:rPr>
        <w:t xml:space="preserve">, </w:t>
      </w:r>
      <w:proofErr w:type="spellStart"/>
      <w:r w:rsidR="000012BB">
        <w:rPr>
          <w:rFonts w:ascii="Times New Roman" w:eastAsia="Times New Roman" w:hAnsi="Times New Roman" w:cs="Times New Roman"/>
          <w:i/>
          <w:color w:val="000000"/>
          <w:sz w:val="24"/>
          <w:szCs w:val="24"/>
        </w:rPr>
        <w:t>Cimex</w:t>
      </w:r>
      <w:proofErr w:type="spellEnd"/>
      <w:r w:rsidR="000012BB">
        <w:rPr>
          <w:rFonts w:ascii="Times New Roman" w:eastAsia="Times New Roman" w:hAnsi="Times New Roman" w:cs="Times New Roman"/>
          <w:i/>
          <w:color w:val="000000"/>
          <w:sz w:val="24"/>
          <w:szCs w:val="24"/>
        </w:rPr>
        <w:t xml:space="preserve"> </w:t>
      </w:r>
      <w:proofErr w:type="spellStart"/>
      <w:r w:rsidR="000012BB">
        <w:rPr>
          <w:rFonts w:ascii="Times New Roman" w:eastAsia="Times New Roman" w:hAnsi="Times New Roman" w:cs="Times New Roman"/>
          <w:i/>
          <w:color w:val="000000"/>
          <w:sz w:val="24"/>
          <w:szCs w:val="24"/>
        </w:rPr>
        <w:t>lectularius</w:t>
      </w:r>
      <w:proofErr w:type="spellEnd"/>
      <w:r w:rsidR="000012BB">
        <w:rPr>
          <w:rFonts w:ascii="Times New Roman" w:eastAsia="Times New Roman" w:hAnsi="Times New Roman" w:cs="Times New Roman"/>
          <w:i/>
          <w:color w:val="000000"/>
          <w:sz w:val="24"/>
          <w:szCs w:val="24"/>
        </w:rPr>
        <w:t xml:space="preserve">, Ephemera </w:t>
      </w:r>
      <w:proofErr w:type="spellStart"/>
      <w:r w:rsidR="000012BB">
        <w:rPr>
          <w:rFonts w:ascii="Times New Roman" w:eastAsia="Times New Roman" w:hAnsi="Times New Roman" w:cs="Times New Roman"/>
          <w:i/>
          <w:color w:val="000000"/>
          <w:sz w:val="24"/>
          <w:szCs w:val="24"/>
        </w:rPr>
        <w:t>d</w:t>
      </w:r>
      <w:r w:rsidRPr="00072CD5">
        <w:rPr>
          <w:rFonts w:ascii="Times New Roman" w:eastAsia="Times New Roman" w:hAnsi="Times New Roman" w:cs="Times New Roman"/>
          <w:i/>
          <w:color w:val="000000"/>
          <w:sz w:val="24"/>
          <w:szCs w:val="24"/>
        </w:rPr>
        <w:t>anica</w:t>
      </w:r>
      <w:proofErr w:type="spellEnd"/>
      <w:r w:rsidRPr="00072CD5">
        <w:rPr>
          <w:rFonts w:ascii="Times New Roman" w:eastAsia="Times New Roman" w:hAnsi="Times New Roman" w:cs="Times New Roman"/>
          <w:i/>
          <w:color w:val="000000"/>
          <w:sz w:val="24"/>
          <w:szCs w:val="24"/>
        </w:rPr>
        <w:t xml:space="preserve">, </w:t>
      </w:r>
      <w:proofErr w:type="spellStart"/>
      <w:r w:rsidRPr="00072CD5">
        <w:rPr>
          <w:rFonts w:ascii="Times New Roman" w:eastAsia="Times New Roman" w:hAnsi="Times New Roman" w:cs="Times New Roman"/>
          <w:i/>
          <w:color w:val="000000"/>
          <w:sz w:val="24"/>
          <w:szCs w:val="24"/>
        </w:rPr>
        <w:t>Frankliniella</w:t>
      </w:r>
      <w:proofErr w:type="spellEnd"/>
      <w:r w:rsidRPr="00072CD5">
        <w:rPr>
          <w:rFonts w:ascii="Times New Roman" w:eastAsia="Times New Roman" w:hAnsi="Times New Roman" w:cs="Times New Roman"/>
          <w:i/>
          <w:color w:val="000000"/>
          <w:sz w:val="24"/>
          <w:szCs w:val="24"/>
        </w:rPr>
        <w:t xml:space="preserve"> </w:t>
      </w:r>
      <w:proofErr w:type="spellStart"/>
      <w:r w:rsidRPr="00072CD5">
        <w:rPr>
          <w:rFonts w:ascii="Times New Roman" w:eastAsia="Times New Roman" w:hAnsi="Times New Roman" w:cs="Times New Roman"/>
          <w:i/>
          <w:color w:val="000000"/>
          <w:sz w:val="24"/>
          <w:szCs w:val="24"/>
        </w:rPr>
        <w:t>occidentalis</w:t>
      </w:r>
      <w:proofErr w:type="spellEnd"/>
      <w:r w:rsidRPr="00072CD5">
        <w:rPr>
          <w:rFonts w:ascii="Times New Roman" w:eastAsia="Times New Roman" w:hAnsi="Times New Roman" w:cs="Times New Roman"/>
          <w:i/>
          <w:color w:val="000000"/>
          <w:sz w:val="24"/>
          <w:szCs w:val="24"/>
        </w:rPr>
        <w:t xml:space="preserve">, </w:t>
      </w:r>
      <w:proofErr w:type="spellStart"/>
      <w:r w:rsidRPr="00072CD5">
        <w:rPr>
          <w:rFonts w:ascii="Times New Roman" w:eastAsia="Times New Roman" w:hAnsi="Times New Roman" w:cs="Times New Roman"/>
          <w:i/>
          <w:color w:val="000000"/>
          <w:sz w:val="24"/>
          <w:szCs w:val="24"/>
        </w:rPr>
        <w:t>Ladona</w:t>
      </w:r>
      <w:proofErr w:type="spellEnd"/>
      <w:r w:rsidRPr="00072CD5">
        <w:rPr>
          <w:rFonts w:ascii="Times New Roman" w:eastAsia="Times New Roman" w:hAnsi="Times New Roman" w:cs="Times New Roman"/>
          <w:i/>
          <w:color w:val="000000"/>
          <w:sz w:val="24"/>
          <w:szCs w:val="24"/>
        </w:rPr>
        <w:t xml:space="preserve"> fulva</w:t>
      </w:r>
      <w:r w:rsidR="001E6037">
        <w:rPr>
          <w:rFonts w:ascii="Times New Roman" w:eastAsia="Times New Roman" w:hAnsi="Times New Roman" w:cs="Times New Roman"/>
          <w:i/>
          <w:color w:val="000000"/>
          <w:sz w:val="24"/>
          <w:szCs w:val="24"/>
        </w:rPr>
        <w:t xml:space="preserve">, </w:t>
      </w:r>
      <w:proofErr w:type="spellStart"/>
      <w:r w:rsidRPr="00072CD5">
        <w:rPr>
          <w:rFonts w:ascii="Times New Roman" w:eastAsia="Times New Roman" w:hAnsi="Times New Roman" w:cs="Times New Roman"/>
          <w:i/>
          <w:color w:val="000000"/>
          <w:sz w:val="24"/>
          <w:szCs w:val="24"/>
        </w:rPr>
        <w:t>Leptinotarsa</w:t>
      </w:r>
      <w:proofErr w:type="spellEnd"/>
      <w:r w:rsidRPr="00072CD5">
        <w:rPr>
          <w:rFonts w:ascii="Times New Roman" w:eastAsia="Times New Roman" w:hAnsi="Times New Roman" w:cs="Times New Roman"/>
          <w:i/>
          <w:color w:val="000000"/>
          <w:sz w:val="24"/>
          <w:szCs w:val="24"/>
        </w:rPr>
        <w:t xml:space="preserve"> </w:t>
      </w:r>
      <w:proofErr w:type="spellStart"/>
      <w:r w:rsidRPr="00072CD5">
        <w:rPr>
          <w:rFonts w:ascii="Times New Roman" w:eastAsia="Times New Roman" w:hAnsi="Times New Roman" w:cs="Times New Roman"/>
          <w:i/>
          <w:color w:val="000000"/>
          <w:sz w:val="24"/>
          <w:szCs w:val="24"/>
        </w:rPr>
        <w:t>decemlineata</w:t>
      </w:r>
      <w:proofErr w:type="spellEnd"/>
      <w:r w:rsidRPr="00072CD5">
        <w:rPr>
          <w:rFonts w:ascii="Times New Roman" w:eastAsia="Times New Roman" w:hAnsi="Times New Roman" w:cs="Times New Roman"/>
          <w:i/>
          <w:color w:val="000000"/>
          <w:sz w:val="24"/>
          <w:szCs w:val="24"/>
        </w:rPr>
        <w:t xml:space="preserve">, </w:t>
      </w:r>
      <w:proofErr w:type="spellStart"/>
      <w:r w:rsidRPr="00072CD5">
        <w:rPr>
          <w:rFonts w:ascii="Times New Roman" w:eastAsia="Times New Roman" w:hAnsi="Times New Roman" w:cs="Times New Roman"/>
          <w:i/>
          <w:color w:val="000000"/>
          <w:sz w:val="24"/>
          <w:szCs w:val="24"/>
        </w:rPr>
        <w:t>Orussus</w:t>
      </w:r>
      <w:proofErr w:type="spellEnd"/>
      <w:r w:rsidRPr="00072CD5">
        <w:rPr>
          <w:rFonts w:ascii="Times New Roman" w:eastAsia="Times New Roman" w:hAnsi="Times New Roman" w:cs="Times New Roman"/>
          <w:i/>
          <w:color w:val="000000"/>
          <w:sz w:val="24"/>
          <w:szCs w:val="24"/>
        </w:rPr>
        <w:t xml:space="preserve"> </w:t>
      </w:r>
      <w:proofErr w:type="spellStart"/>
      <w:r w:rsidRPr="00072CD5">
        <w:rPr>
          <w:rFonts w:ascii="Times New Roman" w:eastAsia="Times New Roman" w:hAnsi="Times New Roman" w:cs="Times New Roman"/>
          <w:i/>
          <w:color w:val="000000"/>
          <w:sz w:val="24"/>
          <w:szCs w:val="24"/>
        </w:rPr>
        <w:t>abietinus</w:t>
      </w:r>
      <w:proofErr w:type="spellEnd"/>
      <w:r w:rsidRPr="00072CD5">
        <w:rPr>
          <w:rFonts w:ascii="Times New Roman" w:eastAsia="Times New Roman" w:hAnsi="Times New Roman" w:cs="Times New Roman"/>
          <w:i/>
          <w:color w:val="000000"/>
          <w:sz w:val="24"/>
          <w:szCs w:val="24"/>
        </w:rPr>
        <w:t xml:space="preserve">, </w:t>
      </w:r>
      <w:proofErr w:type="spellStart"/>
      <w:r w:rsidRPr="00072CD5">
        <w:rPr>
          <w:rFonts w:ascii="Times New Roman" w:eastAsia="Times New Roman" w:hAnsi="Times New Roman" w:cs="Times New Roman"/>
          <w:i/>
          <w:color w:val="000000"/>
          <w:sz w:val="24"/>
          <w:szCs w:val="24"/>
        </w:rPr>
        <w:t>Trichogramma</w:t>
      </w:r>
      <w:proofErr w:type="spellEnd"/>
      <w:r w:rsidRPr="00072CD5">
        <w:rPr>
          <w:rFonts w:ascii="Times New Roman" w:eastAsia="Times New Roman" w:hAnsi="Times New Roman" w:cs="Times New Roman"/>
          <w:i/>
          <w:color w:val="000000"/>
          <w:sz w:val="24"/>
          <w:szCs w:val="24"/>
        </w:rPr>
        <w:t xml:space="preserve"> </w:t>
      </w:r>
      <w:proofErr w:type="spellStart"/>
      <w:r w:rsidRPr="00072CD5">
        <w:rPr>
          <w:rFonts w:ascii="Times New Roman" w:eastAsia="Times New Roman" w:hAnsi="Times New Roman" w:cs="Times New Roman"/>
          <w:i/>
          <w:color w:val="000000"/>
          <w:sz w:val="24"/>
          <w:szCs w:val="24"/>
        </w:rPr>
        <w:t>pretiosum</w:t>
      </w:r>
      <w:proofErr w:type="spellEnd"/>
      <w:r w:rsidRPr="00072CD5">
        <w:rPr>
          <w:rFonts w:ascii="Times New Roman" w:eastAsia="Times New Roman" w:hAnsi="Times New Roman" w:cs="Times New Roman"/>
          <w:color w:val="000000"/>
          <w:sz w:val="24"/>
          <w:szCs w:val="24"/>
        </w:rPr>
        <w:t xml:space="preserve">). The remaining 18 </w:t>
      </w:r>
      <w:r w:rsidR="009D6281">
        <w:rPr>
          <w:rFonts w:ascii="Times New Roman" w:eastAsia="Times New Roman" w:hAnsi="Times New Roman" w:cs="Times New Roman"/>
          <w:color w:val="000000"/>
          <w:sz w:val="24"/>
          <w:szCs w:val="24"/>
        </w:rPr>
        <w:t>i5K</w:t>
      </w:r>
      <w:r w:rsidRPr="00072CD5">
        <w:rPr>
          <w:rFonts w:ascii="Times New Roman" w:eastAsia="Times New Roman" w:hAnsi="Times New Roman" w:cs="Times New Roman"/>
          <w:color w:val="000000"/>
          <w:sz w:val="24"/>
          <w:szCs w:val="24"/>
        </w:rPr>
        <w:t xml:space="preserve"> pilot species were subsequently mapped to </w:t>
      </w:r>
      <w:proofErr w:type="spellStart"/>
      <w:r w:rsidRPr="00072CD5">
        <w:rPr>
          <w:rFonts w:ascii="Times New Roman" w:eastAsia="Times New Roman" w:hAnsi="Times New Roman" w:cs="Times New Roman"/>
          <w:color w:val="000000"/>
          <w:sz w:val="24"/>
          <w:szCs w:val="24"/>
        </w:rPr>
        <w:t>OrthoDB</w:t>
      </w:r>
      <w:proofErr w:type="spellEnd"/>
      <w:r w:rsidRPr="00072CD5">
        <w:rPr>
          <w:rFonts w:ascii="Times New Roman" w:eastAsia="Times New Roman" w:hAnsi="Times New Roman" w:cs="Times New Roman"/>
          <w:color w:val="000000"/>
          <w:sz w:val="24"/>
          <w:szCs w:val="24"/>
        </w:rPr>
        <w:t xml:space="preserve"> v8 orthologous groups at several major nodes of the metazoan phylogeny. Orthology mapping proceeds by the same steps as for BRH clustering, but where existing orthologous groups are only permitted to accept new members, </w:t>
      </w:r>
      <w:r w:rsidRPr="00DA186A">
        <w:rPr>
          <w:rFonts w:ascii="Times New Roman" w:eastAsia="Times New Roman" w:hAnsi="Times New Roman" w:cs="Times New Roman"/>
          <w:i/>
          <w:color w:val="000000"/>
          <w:sz w:val="24"/>
          <w:szCs w:val="24"/>
        </w:rPr>
        <w:t>i.e.</w:t>
      </w:r>
      <w:r w:rsidR="00DA186A">
        <w:rPr>
          <w:rFonts w:ascii="Times New Roman" w:eastAsia="Times New Roman" w:hAnsi="Times New Roman" w:cs="Times New Roman"/>
          <w:color w:val="000000"/>
          <w:sz w:val="24"/>
          <w:szCs w:val="24"/>
        </w:rPr>
        <w:t>,</w:t>
      </w:r>
      <w:r w:rsidRPr="00072CD5">
        <w:rPr>
          <w:rFonts w:ascii="Times New Roman" w:eastAsia="Times New Roman" w:hAnsi="Times New Roman" w:cs="Times New Roman"/>
          <w:color w:val="000000"/>
          <w:sz w:val="24"/>
          <w:szCs w:val="24"/>
        </w:rPr>
        <w:t xml:space="preserve"> the genes from species being mapped are allowed to join existing groups when the BRH criteria are met. The resulting orthologous groups of clustered and mapped genes were filtered to select all groups with orthologs from at least two species from the full set of 76 arthropods, as well as retaining all orthologs from any of 13 selected out</w:t>
      </w:r>
      <w:r w:rsidR="004E0A54" w:rsidRPr="00072CD5">
        <w:rPr>
          <w:rFonts w:ascii="Times New Roman" w:eastAsia="Times New Roman" w:hAnsi="Times New Roman" w:cs="Times New Roman"/>
          <w:color w:val="000000"/>
          <w:sz w:val="24"/>
          <w:szCs w:val="24"/>
        </w:rPr>
        <w:t>group species for a total of 47,</w:t>
      </w:r>
      <w:r w:rsidRPr="00072CD5">
        <w:rPr>
          <w:rFonts w:ascii="Times New Roman" w:eastAsia="Times New Roman" w:hAnsi="Times New Roman" w:cs="Times New Roman"/>
          <w:color w:val="000000"/>
          <w:sz w:val="24"/>
          <w:szCs w:val="24"/>
        </w:rPr>
        <w:t>281 metazoan groups with orthologs from 89 species. Mapping was also performed for the relevant species at the following nodes o</w:t>
      </w:r>
      <w:r w:rsidR="00072CD5">
        <w:rPr>
          <w:rFonts w:ascii="Times New Roman" w:eastAsia="Times New Roman" w:hAnsi="Times New Roman" w:cs="Times New Roman"/>
          <w:color w:val="000000"/>
          <w:sz w:val="24"/>
          <w:szCs w:val="24"/>
        </w:rPr>
        <w:t>f the phylogeny: Arthropoda (38,</w:t>
      </w:r>
      <w:r w:rsidRPr="00072CD5">
        <w:rPr>
          <w:rFonts w:ascii="Times New Roman" w:eastAsia="Times New Roman" w:hAnsi="Times New Roman" w:cs="Times New Roman"/>
          <w:color w:val="000000"/>
          <w:sz w:val="24"/>
          <w:szCs w:val="24"/>
        </w:rPr>
        <w:t>195 g</w:t>
      </w:r>
      <w:r w:rsidR="00072CD5">
        <w:rPr>
          <w:rFonts w:ascii="Times New Roman" w:eastAsia="Times New Roman" w:hAnsi="Times New Roman" w:cs="Times New Roman"/>
          <w:color w:val="000000"/>
          <w:sz w:val="24"/>
          <w:szCs w:val="24"/>
        </w:rPr>
        <w:t xml:space="preserve">roups, 76 species); </w:t>
      </w:r>
      <w:proofErr w:type="spellStart"/>
      <w:r w:rsidR="00072CD5">
        <w:rPr>
          <w:rFonts w:ascii="Times New Roman" w:eastAsia="Times New Roman" w:hAnsi="Times New Roman" w:cs="Times New Roman"/>
          <w:color w:val="000000"/>
          <w:sz w:val="24"/>
          <w:szCs w:val="24"/>
        </w:rPr>
        <w:t>Insecta</w:t>
      </w:r>
      <w:proofErr w:type="spellEnd"/>
      <w:r w:rsidR="00072CD5">
        <w:rPr>
          <w:rFonts w:ascii="Times New Roman" w:eastAsia="Times New Roman" w:hAnsi="Times New Roman" w:cs="Times New Roman"/>
          <w:color w:val="000000"/>
          <w:sz w:val="24"/>
          <w:szCs w:val="24"/>
        </w:rPr>
        <w:t xml:space="preserve"> (37,</w:t>
      </w:r>
      <w:r w:rsidRPr="00072CD5">
        <w:rPr>
          <w:rFonts w:ascii="Times New Roman" w:eastAsia="Times New Roman" w:hAnsi="Times New Roman" w:cs="Times New Roman"/>
          <w:color w:val="000000"/>
          <w:sz w:val="24"/>
          <w:szCs w:val="24"/>
        </w:rPr>
        <w:t xml:space="preserve">079 groups, 63 species); </w:t>
      </w:r>
      <w:proofErr w:type="spellStart"/>
      <w:r w:rsidR="00DA186A">
        <w:rPr>
          <w:rFonts w:ascii="Times New Roman" w:eastAsia="Times New Roman" w:hAnsi="Times New Roman" w:cs="Times New Roman"/>
          <w:color w:val="000000"/>
          <w:sz w:val="24"/>
          <w:szCs w:val="24"/>
        </w:rPr>
        <w:t>Holometabola</w:t>
      </w:r>
      <w:proofErr w:type="spellEnd"/>
      <w:r w:rsidR="004E0A54" w:rsidRPr="00072CD5">
        <w:rPr>
          <w:rFonts w:ascii="Times New Roman" w:eastAsia="Times New Roman" w:hAnsi="Times New Roman" w:cs="Times New Roman"/>
          <w:color w:val="000000"/>
          <w:sz w:val="24"/>
          <w:szCs w:val="24"/>
        </w:rPr>
        <w:t xml:space="preserve"> (34,</w:t>
      </w:r>
      <w:r w:rsidRPr="00072CD5">
        <w:rPr>
          <w:rFonts w:ascii="Times New Roman" w:eastAsia="Times New Roman" w:hAnsi="Times New Roman" w:cs="Times New Roman"/>
          <w:color w:val="000000"/>
          <w:sz w:val="24"/>
          <w:szCs w:val="24"/>
        </w:rPr>
        <w:t>614 gr</w:t>
      </w:r>
      <w:r w:rsidR="004E0A54" w:rsidRPr="00072CD5">
        <w:rPr>
          <w:rFonts w:ascii="Times New Roman" w:eastAsia="Times New Roman" w:hAnsi="Times New Roman" w:cs="Times New Roman"/>
          <w:color w:val="000000"/>
          <w:sz w:val="24"/>
          <w:szCs w:val="24"/>
        </w:rPr>
        <w:t>oups, 48 species); Arachnida (8,</w:t>
      </w:r>
      <w:r w:rsidRPr="00072CD5">
        <w:rPr>
          <w:rFonts w:ascii="Times New Roman" w:eastAsia="Times New Roman" w:hAnsi="Times New Roman" w:cs="Times New Roman"/>
          <w:color w:val="000000"/>
          <w:sz w:val="24"/>
          <w:szCs w:val="24"/>
        </w:rPr>
        <w:t>806 g</w:t>
      </w:r>
      <w:r w:rsidR="004E0A54" w:rsidRPr="00072CD5">
        <w:rPr>
          <w:rFonts w:ascii="Times New Roman" w:eastAsia="Times New Roman" w:hAnsi="Times New Roman" w:cs="Times New Roman"/>
          <w:color w:val="000000"/>
          <w:sz w:val="24"/>
          <w:szCs w:val="24"/>
        </w:rPr>
        <w:t>roups, 8 species); Hemiptera (8,</w:t>
      </w:r>
      <w:r w:rsidRPr="00072CD5">
        <w:rPr>
          <w:rFonts w:ascii="Times New Roman" w:eastAsia="Times New Roman" w:hAnsi="Times New Roman" w:cs="Times New Roman"/>
          <w:color w:val="000000"/>
          <w:sz w:val="24"/>
          <w:szCs w:val="24"/>
        </w:rPr>
        <w:t>692 grou</w:t>
      </w:r>
      <w:r w:rsidR="004E0A54" w:rsidRPr="00072CD5">
        <w:rPr>
          <w:rFonts w:ascii="Times New Roman" w:eastAsia="Times New Roman" w:hAnsi="Times New Roman" w:cs="Times New Roman"/>
          <w:color w:val="000000"/>
          <w:sz w:val="24"/>
          <w:szCs w:val="24"/>
        </w:rPr>
        <w:t>ps, 7 species); Hymenoptera (21,</w:t>
      </w:r>
      <w:r w:rsidRPr="00072CD5">
        <w:rPr>
          <w:rFonts w:ascii="Times New Roman" w:eastAsia="Times New Roman" w:hAnsi="Times New Roman" w:cs="Times New Roman"/>
          <w:color w:val="000000"/>
          <w:sz w:val="24"/>
          <w:szCs w:val="24"/>
        </w:rPr>
        <w:t>148 grou</w:t>
      </w:r>
      <w:r w:rsidR="004E0A54" w:rsidRPr="00072CD5">
        <w:rPr>
          <w:rFonts w:ascii="Times New Roman" w:eastAsia="Times New Roman" w:hAnsi="Times New Roman" w:cs="Times New Roman"/>
          <w:color w:val="000000"/>
          <w:sz w:val="24"/>
          <w:szCs w:val="24"/>
        </w:rPr>
        <w:t>ps, 24 species); Coleoptera (12,</w:t>
      </w:r>
      <w:r w:rsidRPr="00072CD5">
        <w:rPr>
          <w:rFonts w:ascii="Times New Roman" w:eastAsia="Times New Roman" w:hAnsi="Times New Roman" w:cs="Times New Roman"/>
          <w:color w:val="000000"/>
          <w:sz w:val="24"/>
          <w:szCs w:val="24"/>
        </w:rPr>
        <w:t>365 grou</w:t>
      </w:r>
      <w:r w:rsidR="004E0A54" w:rsidRPr="00072CD5">
        <w:rPr>
          <w:rFonts w:ascii="Times New Roman" w:eastAsia="Times New Roman" w:hAnsi="Times New Roman" w:cs="Times New Roman"/>
          <w:color w:val="000000"/>
          <w:sz w:val="24"/>
          <w:szCs w:val="24"/>
        </w:rPr>
        <w:t>ps, 6 species); and Diptera (17,</w:t>
      </w:r>
      <w:r w:rsidRPr="00072CD5">
        <w:rPr>
          <w:rFonts w:ascii="Times New Roman" w:eastAsia="Times New Roman" w:hAnsi="Times New Roman" w:cs="Times New Roman"/>
          <w:color w:val="000000"/>
          <w:sz w:val="24"/>
          <w:szCs w:val="24"/>
        </w:rPr>
        <w:t xml:space="preserve">701, 14 species). All identified BRHs, protein sequence alignment results, and orthologous group classifications were made available for downstream analyses: </w:t>
      </w:r>
      <w:hyperlink r:id="rId15">
        <w:r w:rsidRPr="00072CD5">
          <w:rPr>
            <w:rFonts w:ascii="Times New Roman" w:eastAsia="Times New Roman" w:hAnsi="Times New Roman" w:cs="Times New Roman"/>
            <w:color w:val="0000FF"/>
            <w:sz w:val="24"/>
            <w:szCs w:val="24"/>
            <w:u w:val="single"/>
          </w:rPr>
          <w:t>http://ezmeta.unige.ch/</w:t>
        </w:r>
        <w:r w:rsidR="009D6281">
          <w:rPr>
            <w:rFonts w:ascii="Times New Roman" w:eastAsia="Times New Roman" w:hAnsi="Times New Roman" w:cs="Times New Roman"/>
            <w:color w:val="0000FF"/>
            <w:sz w:val="24"/>
            <w:szCs w:val="24"/>
            <w:u w:val="single"/>
          </w:rPr>
          <w:t>i5K</w:t>
        </w:r>
      </w:hyperlink>
      <w:r w:rsidRPr="00072CD5">
        <w:rPr>
          <w:rFonts w:ascii="Times New Roman" w:eastAsia="Times New Roman" w:hAnsi="Times New Roman" w:cs="Times New Roman"/>
          <w:color w:val="000000"/>
          <w:sz w:val="24"/>
          <w:szCs w:val="24"/>
        </w:rPr>
        <w:t>.</w:t>
      </w:r>
    </w:p>
    <w:p w14:paraId="4163EBC6" w14:textId="77777777" w:rsidR="00535AB1" w:rsidRPr="00072CD5" w:rsidRDefault="00535AB1">
      <w:pPr>
        <w:pBdr>
          <w:top w:val="nil"/>
          <w:left w:val="nil"/>
          <w:bottom w:val="nil"/>
          <w:right w:val="nil"/>
          <w:between w:val="nil"/>
        </w:pBdr>
        <w:rPr>
          <w:rFonts w:ascii="Times New Roman" w:eastAsia="Times New Roman" w:hAnsi="Times New Roman" w:cs="Times New Roman"/>
          <w:color w:val="000000"/>
          <w:sz w:val="24"/>
          <w:szCs w:val="24"/>
        </w:rPr>
      </w:pPr>
    </w:p>
    <w:p w14:paraId="3158D82F" w14:textId="0F164721" w:rsidR="00535AB1" w:rsidRPr="00072CD5" w:rsidRDefault="00B52962">
      <w:pPr>
        <w:pBdr>
          <w:top w:val="nil"/>
          <w:left w:val="nil"/>
          <w:bottom w:val="nil"/>
          <w:right w:val="nil"/>
          <w:between w:val="nil"/>
        </w:pBdr>
        <w:ind w:firstLine="720"/>
        <w:rPr>
          <w:rFonts w:ascii="Times New Roman" w:eastAsia="Times New Roman" w:hAnsi="Times New Roman" w:cs="Times New Roman"/>
          <w:color w:val="000000"/>
          <w:sz w:val="24"/>
          <w:szCs w:val="24"/>
        </w:rPr>
      </w:pPr>
      <w:r w:rsidRPr="00072CD5">
        <w:rPr>
          <w:rFonts w:ascii="Times New Roman" w:eastAsia="Times New Roman" w:hAnsi="Times New Roman" w:cs="Times New Roman"/>
          <w:color w:val="000000"/>
          <w:sz w:val="24"/>
          <w:szCs w:val="24"/>
        </w:rPr>
        <w:lastRenderedPageBreak/>
        <w:t xml:space="preserve">The </w:t>
      </w:r>
      <w:r w:rsidR="009D6281">
        <w:rPr>
          <w:rFonts w:ascii="Times New Roman" w:eastAsia="Times New Roman" w:hAnsi="Times New Roman" w:cs="Times New Roman"/>
          <w:color w:val="000000"/>
          <w:sz w:val="24"/>
          <w:szCs w:val="24"/>
        </w:rPr>
        <w:t>i5K</w:t>
      </w:r>
      <w:r w:rsidRPr="00072CD5">
        <w:rPr>
          <w:rFonts w:ascii="Times New Roman" w:eastAsia="Times New Roman" w:hAnsi="Times New Roman" w:cs="Times New Roman"/>
          <w:color w:val="000000"/>
          <w:sz w:val="24"/>
          <w:szCs w:val="24"/>
        </w:rPr>
        <w:t xml:space="preserve"> species together with those already available at </w:t>
      </w:r>
      <w:proofErr w:type="spellStart"/>
      <w:r w:rsidRPr="00072CD5">
        <w:rPr>
          <w:rFonts w:ascii="Times New Roman" w:eastAsia="Times New Roman" w:hAnsi="Times New Roman" w:cs="Times New Roman"/>
          <w:color w:val="000000"/>
          <w:sz w:val="24"/>
          <w:szCs w:val="24"/>
        </w:rPr>
        <w:t>OrthoDB</w:t>
      </w:r>
      <w:proofErr w:type="spellEnd"/>
      <w:r w:rsidRPr="00072CD5">
        <w:rPr>
          <w:rFonts w:ascii="Times New Roman" w:eastAsia="Times New Roman" w:hAnsi="Times New Roman" w:cs="Times New Roman"/>
          <w:color w:val="000000"/>
          <w:sz w:val="24"/>
          <w:szCs w:val="24"/>
        </w:rPr>
        <w:t xml:space="preserve"> extend genomic sampling to many different arthropod clades, even if overall sampling remains biased towards orders of particular interest with many more completed sequencing projects to </w:t>
      </w:r>
      <w:r w:rsidRPr="00367B50">
        <w:rPr>
          <w:rFonts w:ascii="Times New Roman" w:eastAsia="Times New Roman" w:hAnsi="Times New Roman" w:cs="Times New Roman"/>
          <w:color w:val="000000"/>
          <w:sz w:val="24"/>
          <w:szCs w:val="24"/>
        </w:rPr>
        <w:t>date (</w:t>
      </w:r>
      <w:r w:rsidR="00D92C52">
        <w:rPr>
          <w:rFonts w:ascii="Times New Roman" w:eastAsia="Times New Roman" w:hAnsi="Times New Roman" w:cs="Times New Roman"/>
          <w:sz w:val="24"/>
          <w:szCs w:val="24"/>
        </w:rPr>
        <w:t xml:space="preserve">Additional file 2: </w:t>
      </w:r>
      <w:r w:rsidR="001E6037" w:rsidRPr="00367B50">
        <w:rPr>
          <w:rFonts w:ascii="Times New Roman" w:eastAsia="Times New Roman" w:hAnsi="Times New Roman" w:cs="Times New Roman"/>
          <w:color w:val="000000"/>
          <w:sz w:val="24"/>
          <w:szCs w:val="24"/>
        </w:rPr>
        <w:t>Fig. S</w:t>
      </w:r>
      <w:r w:rsidR="00D92C52">
        <w:rPr>
          <w:rFonts w:ascii="Times New Roman" w:eastAsia="Times New Roman" w:hAnsi="Times New Roman" w:cs="Times New Roman"/>
          <w:color w:val="000000"/>
          <w:sz w:val="24"/>
          <w:szCs w:val="24"/>
        </w:rPr>
        <w:t>20</w:t>
      </w:r>
      <w:r w:rsidR="001E6037" w:rsidRPr="00367B50">
        <w:rPr>
          <w:rFonts w:ascii="Times New Roman" w:eastAsia="Times New Roman" w:hAnsi="Times New Roman" w:cs="Times New Roman"/>
          <w:color w:val="000000"/>
          <w:sz w:val="24"/>
          <w:szCs w:val="24"/>
        </w:rPr>
        <w:t xml:space="preserve"> A</w:t>
      </w:r>
      <w:r w:rsidRPr="00367B50">
        <w:rPr>
          <w:rFonts w:ascii="Times New Roman" w:eastAsia="Times New Roman" w:hAnsi="Times New Roman" w:cs="Times New Roman"/>
          <w:color w:val="000000"/>
          <w:sz w:val="24"/>
          <w:szCs w:val="24"/>
        </w:rPr>
        <w:t>).</w:t>
      </w:r>
      <w:r w:rsidRPr="00072CD5">
        <w:rPr>
          <w:rFonts w:ascii="Times New Roman" w:eastAsia="Times New Roman" w:hAnsi="Times New Roman" w:cs="Times New Roman"/>
          <w:color w:val="000000"/>
          <w:sz w:val="24"/>
          <w:szCs w:val="24"/>
        </w:rPr>
        <w:t xml:space="preserve"> Partitioning </w:t>
      </w:r>
      <w:proofErr w:type="spellStart"/>
      <w:r w:rsidRPr="00072CD5">
        <w:rPr>
          <w:rFonts w:ascii="Times New Roman" w:eastAsia="Times New Roman" w:hAnsi="Times New Roman" w:cs="Times New Roman"/>
          <w:color w:val="000000"/>
          <w:sz w:val="24"/>
          <w:szCs w:val="24"/>
        </w:rPr>
        <w:t>Metazoa</w:t>
      </w:r>
      <w:proofErr w:type="spellEnd"/>
      <w:r w:rsidRPr="00072CD5">
        <w:rPr>
          <w:rFonts w:ascii="Times New Roman" w:eastAsia="Times New Roman" w:hAnsi="Times New Roman" w:cs="Times New Roman"/>
          <w:color w:val="000000"/>
          <w:sz w:val="24"/>
          <w:szCs w:val="24"/>
        </w:rPr>
        <w:t>-level orthologs according to their presence and copy-number across the 76 arthropod and the outgroup spec</w:t>
      </w:r>
      <w:r w:rsidR="004E0A54" w:rsidRPr="00072CD5">
        <w:rPr>
          <w:rFonts w:ascii="Times New Roman" w:eastAsia="Times New Roman" w:hAnsi="Times New Roman" w:cs="Times New Roman"/>
          <w:color w:val="000000"/>
          <w:sz w:val="24"/>
          <w:szCs w:val="24"/>
        </w:rPr>
        <w:t>ies identifies a set of about 2,</w:t>
      </w:r>
      <w:r w:rsidRPr="00072CD5">
        <w:rPr>
          <w:rFonts w:ascii="Times New Roman" w:eastAsia="Times New Roman" w:hAnsi="Times New Roman" w:cs="Times New Roman"/>
          <w:color w:val="000000"/>
          <w:sz w:val="24"/>
          <w:szCs w:val="24"/>
        </w:rPr>
        <w:t xml:space="preserve">500 genes per species from orthologous groups that comprise single-copy orthologs from the majority </w:t>
      </w:r>
      <w:r w:rsidRPr="00367B50">
        <w:rPr>
          <w:rFonts w:ascii="Times New Roman" w:eastAsia="Times New Roman" w:hAnsi="Times New Roman" w:cs="Times New Roman"/>
          <w:color w:val="000000"/>
          <w:sz w:val="24"/>
          <w:szCs w:val="24"/>
        </w:rPr>
        <w:t>of species (</w:t>
      </w:r>
      <w:r w:rsidR="00D92C52">
        <w:rPr>
          <w:rFonts w:ascii="Times New Roman" w:eastAsia="Times New Roman" w:hAnsi="Times New Roman" w:cs="Times New Roman"/>
          <w:sz w:val="24"/>
          <w:szCs w:val="24"/>
        </w:rPr>
        <w:t xml:space="preserve">Additional file 2: </w:t>
      </w:r>
      <w:r w:rsidR="001E6037" w:rsidRPr="00367B50">
        <w:rPr>
          <w:rFonts w:ascii="Times New Roman" w:eastAsia="Times New Roman" w:hAnsi="Times New Roman" w:cs="Times New Roman"/>
          <w:color w:val="000000"/>
          <w:sz w:val="24"/>
          <w:szCs w:val="24"/>
        </w:rPr>
        <w:t>Fig. S</w:t>
      </w:r>
      <w:r w:rsidR="00D92C52">
        <w:rPr>
          <w:rFonts w:ascii="Times New Roman" w:eastAsia="Times New Roman" w:hAnsi="Times New Roman" w:cs="Times New Roman"/>
          <w:color w:val="000000"/>
          <w:sz w:val="24"/>
          <w:szCs w:val="24"/>
        </w:rPr>
        <w:t>20</w:t>
      </w:r>
      <w:r w:rsidR="001E6037" w:rsidRPr="00367B50">
        <w:rPr>
          <w:rFonts w:ascii="Times New Roman" w:eastAsia="Times New Roman" w:hAnsi="Times New Roman" w:cs="Times New Roman"/>
          <w:color w:val="000000"/>
          <w:sz w:val="24"/>
          <w:szCs w:val="24"/>
        </w:rPr>
        <w:t xml:space="preserve"> B</w:t>
      </w:r>
      <w:r w:rsidR="004E0A54" w:rsidRPr="00367B50">
        <w:rPr>
          <w:rFonts w:ascii="Times New Roman" w:eastAsia="Times New Roman" w:hAnsi="Times New Roman" w:cs="Times New Roman"/>
          <w:color w:val="000000"/>
          <w:sz w:val="24"/>
          <w:szCs w:val="24"/>
        </w:rPr>
        <w:t>).</w:t>
      </w:r>
      <w:r w:rsidR="004E0A54" w:rsidRPr="00072CD5">
        <w:rPr>
          <w:rFonts w:ascii="Times New Roman" w:eastAsia="Times New Roman" w:hAnsi="Times New Roman" w:cs="Times New Roman"/>
          <w:color w:val="000000"/>
          <w:sz w:val="24"/>
          <w:szCs w:val="24"/>
        </w:rPr>
        <w:t xml:space="preserve"> A further 5,000-10,</w:t>
      </w:r>
      <w:r w:rsidRPr="00072CD5">
        <w:rPr>
          <w:rFonts w:ascii="Times New Roman" w:eastAsia="Times New Roman" w:hAnsi="Times New Roman" w:cs="Times New Roman"/>
          <w:color w:val="000000"/>
          <w:sz w:val="24"/>
          <w:szCs w:val="24"/>
        </w:rPr>
        <w:t>000 genes per species are widespread but are found in orthologous groups that have experienced more frequent gene duplications. These two major categories represent ancient genes that are evolving under ‘single-copy control’ or with</w:t>
      </w:r>
      <w:r w:rsidR="000A57DB" w:rsidRPr="00072CD5">
        <w:rPr>
          <w:rFonts w:ascii="Times New Roman" w:eastAsia="Times New Roman" w:hAnsi="Times New Roman" w:cs="Times New Roman"/>
          <w:color w:val="000000"/>
          <w:sz w:val="24"/>
          <w:szCs w:val="24"/>
        </w:rPr>
        <w:t xml:space="preserve"> a ‘multi-copy licence’</w:t>
      </w:r>
      <w:r w:rsidR="00072CD5" w:rsidRPr="00072CD5">
        <w:rPr>
          <w:rFonts w:ascii="Times New Roman" w:eastAsia="Times New Roman" w:hAnsi="Times New Roman" w:cs="Times New Roman"/>
          <w:color w:val="000000"/>
          <w:sz w:val="24"/>
          <w:szCs w:val="24"/>
        </w:rPr>
        <w:fldChar w:fldCharType="begin">
          <w:fldData xml:space="preserve">PEVuZE5vdGU+PENpdGU+PEF1dGhvcj5XYXRlcmhvdXNlPC9BdXRob3I+PFllYXI+MjAxMTwvWWVh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</w:fldData>
        </w:fldChar>
      </w:r>
      <w:r w:rsidR="00105FC0">
        <w:rPr>
          <w:rFonts w:ascii="Times New Roman" w:eastAsia="Times New Roman" w:hAnsi="Times New Roman" w:cs="Times New Roman"/>
          <w:color w:val="000000"/>
          <w:sz w:val="24"/>
          <w:szCs w:val="24"/>
        </w:rPr>
        <w:instrText xml:space="preserve"> ADDIN EN.CITE </w:instrText>
      </w:r>
      <w:r w:rsidR="00105FC0">
        <w:rPr>
          <w:rFonts w:ascii="Times New Roman" w:eastAsia="Times New Roman" w:hAnsi="Times New Roman" w:cs="Times New Roman"/>
          <w:color w:val="000000"/>
          <w:sz w:val="24"/>
          <w:szCs w:val="24"/>
        </w:rPr>
        <w:fldChar w:fldCharType="begin">
          <w:fldData xml:space="preserve">PEVuZE5vdGU+PENpdGU+PEF1dGhvcj5XYXRlcmhvdXNlPC9BdXRob3I+PFllYXI+MjAxMTwvWWVh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</w:fldData>
        </w:fldChar>
      </w:r>
      <w:r w:rsidR="00105FC0">
        <w:rPr>
          <w:rFonts w:ascii="Times New Roman" w:eastAsia="Times New Roman" w:hAnsi="Times New Roman" w:cs="Times New Roman"/>
          <w:color w:val="000000"/>
          <w:sz w:val="24"/>
          <w:szCs w:val="24"/>
        </w:rPr>
        <w:instrText xml:space="preserve"> ADDIN EN.CITE.DATA </w:instrText>
      </w:r>
      <w:r w:rsidR="00105FC0">
        <w:rPr>
          <w:rFonts w:ascii="Times New Roman" w:eastAsia="Times New Roman" w:hAnsi="Times New Roman" w:cs="Times New Roman"/>
          <w:color w:val="000000"/>
          <w:sz w:val="24"/>
          <w:szCs w:val="24"/>
        </w:rPr>
      </w:r>
      <w:r w:rsidR="00105FC0">
        <w:rPr>
          <w:rFonts w:ascii="Times New Roman" w:eastAsia="Times New Roman" w:hAnsi="Times New Roman" w:cs="Times New Roman"/>
          <w:color w:val="000000"/>
          <w:sz w:val="24"/>
          <w:szCs w:val="24"/>
        </w:rPr>
        <w:fldChar w:fldCharType="end"/>
      </w:r>
      <w:r w:rsidR="00072CD5" w:rsidRPr="00072CD5">
        <w:rPr>
          <w:rFonts w:ascii="Times New Roman" w:eastAsia="Times New Roman" w:hAnsi="Times New Roman" w:cs="Times New Roman"/>
          <w:color w:val="000000"/>
          <w:sz w:val="24"/>
          <w:szCs w:val="24"/>
        </w:rPr>
      </w:r>
      <w:r w:rsidR="00072CD5" w:rsidRPr="00072CD5">
        <w:rPr>
          <w:rFonts w:ascii="Times New Roman" w:eastAsia="Times New Roman" w:hAnsi="Times New Roman" w:cs="Times New Roman"/>
          <w:color w:val="000000"/>
          <w:sz w:val="24"/>
          <w:szCs w:val="24"/>
        </w:rPr>
        <w:fldChar w:fldCharType="separate"/>
      </w:r>
      <w:r w:rsidR="00105FC0" w:rsidRPr="00105FC0">
        <w:rPr>
          <w:rFonts w:ascii="Times New Roman" w:eastAsia="Times New Roman" w:hAnsi="Times New Roman" w:cs="Times New Roman"/>
          <w:noProof/>
          <w:color w:val="000000"/>
          <w:sz w:val="24"/>
          <w:szCs w:val="24"/>
          <w:vertAlign w:val="superscript"/>
        </w:rPr>
        <w:t>25</w:t>
      </w:r>
      <w:r w:rsidR="00072CD5" w:rsidRPr="00072CD5">
        <w:rPr>
          <w:rFonts w:ascii="Times New Roman" w:eastAsia="Times New Roman" w:hAnsi="Times New Roman" w:cs="Times New Roman"/>
          <w:color w:val="000000"/>
          <w:sz w:val="24"/>
          <w:szCs w:val="24"/>
        </w:rPr>
        <w:fldChar w:fldCharType="end"/>
      </w:r>
      <w:r w:rsidRPr="00072CD5">
        <w:rPr>
          <w:rFonts w:ascii="Times New Roman" w:eastAsia="Times New Roman" w:hAnsi="Times New Roman" w:cs="Times New Roman"/>
          <w:color w:val="000000"/>
          <w:sz w:val="24"/>
          <w:szCs w:val="24"/>
        </w:rPr>
        <w:t xml:space="preserve">. The remaining genes belong to orthologous groups with less widespread species distribution, so-called ‘patchy’ orthologs that may be more frequently lost or lineage-restricted orthologs that may have emerged recently within the lineage or have simply diverged beyond recognition, </w:t>
      </w:r>
      <w:r w:rsidRPr="00DA186A">
        <w:rPr>
          <w:rFonts w:ascii="Times New Roman" w:eastAsia="Times New Roman" w:hAnsi="Times New Roman" w:cs="Times New Roman"/>
          <w:i/>
          <w:color w:val="000000"/>
          <w:sz w:val="24"/>
          <w:szCs w:val="24"/>
        </w:rPr>
        <w:t>e.g.</w:t>
      </w:r>
      <w:r w:rsidR="00DA186A">
        <w:rPr>
          <w:rFonts w:ascii="Times New Roman" w:eastAsia="Times New Roman" w:hAnsi="Times New Roman" w:cs="Times New Roman"/>
          <w:color w:val="000000"/>
          <w:sz w:val="24"/>
          <w:szCs w:val="24"/>
        </w:rPr>
        <w:t>,</w:t>
      </w:r>
      <w:r w:rsidRPr="00072CD5">
        <w:rPr>
          <w:rFonts w:ascii="Times New Roman" w:eastAsia="Times New Roman" w:hAnsi="Times New Roman" w:cs="Times New Roman"/>
          <w:color w:val="000000"/>
          <w:sz w:val="24"/>
          <w:szCs w:val="24"/>
        </w:rPr>
        <w:t xml:space="preserve"> those that appear as arthropod-restricted orthologous groups for which no confident orthologs could be found beyond Arthropoda. Finally, each species exhibits a fraction of genes for which no confident orthologs could be identified.</w:t>
      </w:r>
    </w:p>
    <w:p w14:paraId="386A4C6E" w14:textId="54D89786" w:rsidR="00535AB1" w:rsidRPr="00072CD5" w:rsidRDefault="001E6037">
      <w:pPr>
        <w:pStyle w:val="Heading2"/>
        <w:keepNext w:val="0"/>
        <w:keepLines w:val="0"/>
        <w:spacing w:after="80"/>
        <w:rPr>
          <w:rFonts w:ascii="Times New Roman" w:eastAsia="Times New Roman" w:hAnsi="Times New Roman" w:cs="Times New Roman"/>
          <w:b/>
          <w:i/>
          <w:sz w:val="24"/>
          <w:szCs w:val="24"/>
        </w:rPr>
      </w:pPr>
      <w:bookmarkStart w:id="20" w:name="_3dy6vkm" w:colFirst="0" w:colLast="0"/>
      <w:bookmarkStart w:id="21" w:name="_Toc26815968"/>
      <w:bookmarkEnd w:id="20"/>
      <w:r>
        <w:rPr>
          <w:rFonts w:ascii="Times New Roman" w:eastAsia="Times New Roman" w:hAnsi="Times New Roman" w:cs="Times New Roman"/>
          <w:b/>
          <w:i/>
          <w:sz w:val="24"/>
          <w:szCs w:val="24"/>
        </w:rPr>
        <w:t>1.1</w:t>
      </w:r>
      <w:r w:rsidR="00002B9C">
        <w:rPr>
          <w:rFonts w:ascii="Times New Roman" w:eastAsia="Times New Roman" w:hAnsi="Times New Roman" w:cs="Times New Roman"/>
          <w:b/>
          <w:i/>
          <w:sz w:val="24"/>
          <w:szCs w:val="24"/>
        </w:rPr>
        <w:t>5</w:t>
      </w:r>
      <w:r w:rsidR="00D245B3">
        <w:rPr>
          <w:rFonts w:ascii="Times New Roman" w:eastAsia="Times New Roman" w:hAnsi="Times New Roman" w:cs="Times New Roman"/>
          <w:b/>
          <w:i/>
          <w:sz w:val="24"/>
          <w:szCs w:val="24"/>
        </w:rPr>
        <w:t xml:space="preserve"> Phylogeny i</w:t>
      </w:r>
      <w:r w:rsidR="00B52962" w:rsidRPr="00072CD5">
        <w:rPr>
          <w:rFonts w:ascii="Times New Roman" w:eastAsia="Times New Roman" w:hAnsi="Times New Roman" w:cs="Times New Roman"/>
          <w:b/>
          <w:i/>
          <w:sz w:val="24"/>
          <w:szCs w:val="24"/>
        </w:rPr>
        <w:t>nference</w:t>
      </w:r>
      <w:bookmarkEnd w:id="21"/>
    </w:p>
    <w:p w14:paraId="6102EB21" w14:textId="4249B888" w:rsidR="00535AB1" w:rsidRPr="00072CD5" w:rsidRDefault="00B52962" w:rsidP="001036F9">
      <w:pPr>
        <w:spacing w:after="200"/>
        <w:ind w:firstLine="720"/>
        <w:rPr>
          <w:rFonts w:ascii="Times New Roman" w:eastAsia="Times New Roman" w:hAnsi="Times New Roman" w:cs="Times New Roman"/>
          <w:sz w:val="24"/>
          <w:szCs w:val="24"/>
        </w:rPr>
      </w:pPr>
      <w:r w:rsidRPr="006B1111">
        <w:rPr>
          <w:rFonts w:ascii="Times New Roman" w:eastAsia="Times New Roman" w:hAnsi="Times New Roman" w:cs="Times New Roman"/>
          <w:sz w:val="24"/>
          <w:szCs w:val="24"/>
        </w:rPr>
        <w:t xml:space="preserve">The arthropod phylogeny serves as the framework in which we can ask questions about species relationships, evolutionary rate, gene families, and protein domains among our 76 species. We aimed to utilize as much information from the 38,195 orthogroups as possible for reconstruction of the arthropod phylogeny, while minimizing the effect of gene-tree incongruence. The general strategy to accomplish this is to select orthogroups that are represented by a single gene in all taxa in the dataset, thus minimizing incongruence due to gene duplication. These orthogroups are often referred to as single-copy genes or one-to-one orthologs. However, as the number of taxa in a dataset increases the number of single-copy genes tends to decrease because of gene loss or mis-annotation of genes in any given lineage. Because of this trade-off between number of species and number of single-copy genes, we found no single-copy genes in </w:t>
      </w:r>
      <w:r w:rsidR="000A57DB" w:rsidRPr="006B1111">
        <w:rPr>
          <w:rFonts w:ascii="Times New Roman" w:eastAsia="Times New Roman" w:hAnsi="Times New Roman" w:cs="Times New Roman"/>
          <w:sz w:val="24"/>
          <w:szCs w:val="24"/>
        </w:rPr>
        <w:t xml:space="preserve">all species of </w:t>
      </w:r>
      <w:r w:rsidRPr="006B1111">
        <w:rPr>
          <w:rFonts w:ascii="Times New Roman" w:eastAsia="Times New Roman" w:hAnsi="Times New Roman" w:cs="Times New Roman"/>
          <w:sz w:val="24"/>
          <w:szCs w:val="24"/>
        </w:rPr>
        <w:t xml:space="preserve">our species rich dataset. Three gene families (EOG8BZQH7, EOG8BZQK0, EOG8DFS3J) are </w:t>
      </w:r>
      <w:proofErr w:type="gramStart"/>
      <w:r w:rsidRPr="006B1111">
        <w:rPr>
          <w:rFonts w:ascii="Times New Roman" w:eastAsia="Times New Roman" w:hAnsi="Times New Roman" w:cs="Times New Roman"/>
          <w:sz w:val="24"/>
          <w:szCs w:val="24"/>
        </w:rPr>
        <w:t>single-copy</w:t>
      </w:r>
      <w:proofErr w:type="gramEnd"/>
      <w:r w:rsidRPr="006B1111">
        <w:rPr>
          <w:rFonts w:ascii="Times New Roman" w:eastAsia="Times New Roman" w:hAnsi="Times New Roman" w:cs="Times New Roman"/>
          <w:sz w:val="24"/>
          <w:szCs w:val="24"/>
        </w:rPr>
        <w:t xml:space="preserve"> in all species except for one.</w:t>
      </w:r>
    </w:p>
    <w:p w14:paraId="242836DA" w14:textId="140E4D2E" w:rsidR="00B8144D" w:rsidRDefault="00B52962" w:rsidP="00B8144D">
      <w:pPr>
        <w:spacing w:after="200"/>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 xml:space="preserve">This lack of </w:t>
      </w:r>
      <w:proofErr w:type="gramStart"/>
      <w:r w:rsidRPr="00072CD5">
        <w:rPr>
          <w:rFonts w:ascii="Times New Roman" w:eastAsia="Times New Roman" w:hAnsi="Times New Roman" w:cs="Times New Roman"/>
          <w:sz w:val="24"/>
          <w:szCs w:val="24"/>
        </w:rPr>
        <w:t>single-copy</w:t>
      </w:r>
      <w:proofErr w:type="gramEnd"/>
      <w:r w:rsidRPr="00072CD5">
        <w:rPr>
          <w:rFonts w:ascii="Times New Roman" w:eastAsia="Times New Roman" w:hAnsi="Times New Roman" w:cs="Times New Roman"/>
          <w:sz w:val="24"/>
          <w:szCs w:val="24"/>
        </w:rPr>
        <w:t xml:space="preserve"> orthologs necessitates a different strategy for species tree reconstruction. We decided to first make a backbone tree at the order level and then make separate trees for the six orders comprised of multiple species in our dataset. These separate order trees can then be pasted on to the backbone tree. This allows us to maximize the amount of data for most of our species while still being able to infer the placement of more ancestral nodes in the tree. Constructing the backbone tree required us to change our perspective of what we call ‘single-copy’ genes. In this case, we want gene families that are represented by at least one species in each order with a single copy. This means that the 15 single species orders in our dataset must be single copy in every </w:t>
      </w:r>
      <w:proofErr w:type="spellStart"/>
      <w:r w:rsidRPr="00072CD5">
        <w:rPr>
          <w:rFonts w:ascii="Times New Roman" w:eastAsia="Times New Roman" w:hAnsi="Times New Roman" w:cs="Times New Roman"/>
          <w:sz w:val="24"/>
          <w:szCs w:val="24"/>
        </w:rPr>
        <w:t>orthogroup</w:t>
      </w:r>
      <w:proofErr w:type="spellEnd"/>
      <w:r w:rsidRPr="00072CD5">
        <w:rPr>
          <w:rFonts w:ascii="Times New Roman" w:eastAsia="Times New Roman" w:hAnsi="Times New Roman" w:cs="Times New Roman"/>
          <w:sz w:val="24"/>
          <w:szCs w:val="24"/>
        </w:rPr>
        <w:t xml:space="preserve"> we choose, but the 6 multi-species orders can be represented by different combinations of species for each gene, so long as they are </w:t>
      </w:r>
      <w:proofErr w:type="gramStart"/>
      <w:r w:rsidRPr="00072CD5">
        <w:rPr>
          <w:rFonts w:ascii="Times New Roman" w:eastAsia="Times New Roman" w:hAnsi="Times New Roman" w:cs="Times New Roman"/>
          <w:sz w:val="24"/>
          <w:szCs w:val="24"/>
        </w:rPr>
        <w:t>single-copy</w:t>
      </w:r>
      <w:proofErr w:type="gramEnd"/>
      <w:r w:rsidRPr="00072CD5">
        <w:rPr>
          <w:rFonts w:ascii="Times New Roman" w:eastAsia="Times New Roman" w:hAnsi="Times New Roman" w:cs="Times New Roman"/>
          <w:sz w:val="24"/>
          <w:szCs w:val="24"/>
        </w:rPr>
        <w:t xml:space="preserve">. </w:t>
      </w:r>
      <w:r w:rsidRPr="00072CD5">
        <w:rPr>
          <w:rFonts w:ascii="Times New Roman" w:eastAsia="Times New Roman" w:hAnsi="Times New Roman" w:cs="Times New Roman"/>
          <w:sz w:val="24"/>
          <w:szCs w:val="24"/>
        </w:rPr>
        <w:lastRenderedPageBreak/>
        <w:t xml:space="preserve">We found 150 such single-copy genes at the order level, with varying species present between them such that we were able to infer the full 76 species phylogeny, but with a high amount of missing data. </w:t>
      </w:r>
      <w:r w:rsidR="00B8144D" w:rsidRPr="00B8144D">
        <w:rPr>
          <w:rFonts w:ascii="Times New Roman" w:eastAsia="Times New Roman" w:hAnsi="Times New Roman" w:cs="Times New Roman"/>
          <w:sz w:val="24"/>
          <w:szCs w:val="24"/>
        </w:rPr>
        <w:t xml:space="preserve">For the six multi-species order trees we simply counted genes that were single- copy in all species in </w:t>
      </w:r>
      <w:r w:rsidR="00B8144D" w:rsidRPr="00336179">
        <w:rPr>
          <w:rFonts w:ascii="Times New Roman" w:eastAsia="Times New Roman" w:hAnsi="Times New Roman" w:cs="Times New Roman"/>
          <w:sz w:val="24"/>
          <w:szCs w:val="24"/>
        </w:rPr>
        <w:t>that order (</w:t>
      </w:r>
      <w:r w:rsidR="0061036D">
        <w:rPr>
          <w:rFonts w:ascii="Times New Roman" w:eastAsia="Times New Roman" w:hAnsi="Times New Roman" w:cs="Times New Roman"/>
          <w:sz w:val="24"/>
          <w:szCs w:val="24"/>
        </w:rPr>
        <w:t xml:space="preserve">Additional File 1: </w:t>
      </w:r>
      <w:r w:rsidR="00B8144D" w:rsidRPr="00336179">
        <w:rPr>
          <w:rFonts w:ascii="Times New Roman" w:eastAsia="Times New Roman" w:hAnsi="Times New Roman" w:cs="Times New Roman"/>
          <w:sz w:val="24"/>
          <w:szCs w:val="24"/>
        </w:rPr>
        <w:t>Table S1</w:t>
      </w:r>
      <w:r w:rsidR="006E2BE7" w:rsidRPr="00336179">
        <w:rPr>
          <w:rFonts w:ascii="Times New Roman" w:eastAsia="Times New Roman" w:hAnsi="Times New Roman" w:cs="Times New Roman"/>
          <w:sz w:val="24"/>
          <w:szCs w:val="24"/>
        </w:rPr>
        <w:t>3</w:t>
      </w:r>
      <w:r w:rsidR="00B8144D" w:rsidRPr="00336179">
        <w:rPr>
          <w:rFonts w:ascii="Times New Roman" w:eastAsia="Times New Roman" w:hAnsi="Times New Roman" w:cs="Times New Roman"/>
          <w:sz w:val="24"/>
          <w:szCs w:val="24"/>
        </w:rPr>
        <w:t>). Additionally</w:t>
      </w:r>
      <w:r w:rsidR="00B8144D" w:rsidRPr="00B8144D">
        <w:rPr>
          <w:rFonts w:ascii="Times New Roman" w:eastAsia="Times New Roman" w:hAnsi="Times New Roman" w:cs="Times New Roman"/>
          <w:sz w:val="24"/>
          <w:szCs w:val="24"/>
        </w:rPr>
        <w:t xml:space="preserve">, we constructed a separate phylogeny of the Chelicerates and Crustaceans based on 569 and 1,107 single-copy genes, respectively. Branch lengths from these group phylogenies were preserved across divergence time and evolutionary rate analyses, ensuring that the maximum amount of data was used. Inferences from the 150 </w:t>
      </w:r>
      <w:r w:rsidR="00B8144D" w:rsidRPr="00336179">
        <w:rPr>
          <w:rFonts w:ascii="Times New Roman" w:eastAsia="Times New Roman" w:hAnsi="Times New Roman" w:cs="Times New Roman"/>
          <w:sz w:val="24"/>
          <w:szCs w:val="24"/>
        </w:rPr>
        <w:t>single copy backbone genes were restricted to only a few species and deep internal nodes (</w:t>
      </w:r>
      <w:r w:rsidR="0061036D">
        <w:rPr>
          <w:rFonts w:ascii="Times New Roman" w:eastAsia="Times New Roman" w:hAnsi="Times New Roman" w:cs="Times New Roman"/>
          <w:sz w:val="24"/>
          <w:szCs w:val="24"/>
        </w:rPr>
        <w:t xml:space="preserve">Additional File 1: </w:t>
      </w:r>
      <w:r w:rsidR="00B8144D" w:rsidRPr="00336179">
        <w:rPr>
          <w:rFonts w:ascii="Times New Roman" w:eastAsia="Times New Roman" w:hAnsi="Times New Roman" w:cs="Times New Roman"/>
          <w:sz w:val="24"/>
          <w:szCs w:val="24"/>
        </w:rPr>
        <w:t>Table S1</w:t>
      </w:r>
      <w:r w:rsidR="006E2BE7" w:rsidRPr="00336179">
        <w:rPr>
          <w:rFonts w:ascii="Times New Roman" w:eastAsia="Times New Roman" w:hAnsi="Times New Roman" w:cs="Times New Roman"/>
          <w:sz w:val="24"/>
          <w:szCs w:val="24"/>
        </w:rPr>
        <w:t>3</w:t>
      </w:r>
      <w:r w:rsidR="00B8144D" w:rsidRPr="00336179">
        <w:rPr>
          <w:rFonts w:ascii="Times New Roman" w:eastAsia="Times New Roman" w:hAnsi="Times New Roman" w:cs="Times New Roman"/>
          <w:sz w:val="24"/>
          <w:szCs w:val="24"/>
        </w:rPr>
        <w:t>). Then</w:t>
      </w:r>
      <w:r w:rsidR="00B8144D" w:rsidRPr="00B8144D">
        <w:rPr>
          <w:rFonts w:ascii="Times New Roman" w:eastAsia="Times New Roman" w:hAnsi="Times New Roman" w:cs="Times New Roman"/>
          <w:sz w:val="24"/>
          <w:szCs w:val="24"/>
        </w:rPr>
        <w:t xml:space="preserve"> once we have the full 76 species backbone phylogeny based off of 150 genes in hand, we can simply replace the topology and branch lengths of the 6 multi-species order and Chelicerate and Crustacea sub-trees with those estimated from hundreds to thousands of genes.</w:t>
      </w:r>
    </w:p>
    <w:p w14:paraId="77C7DB9B" w14:textId="38F004BF" w:rsidR="00D90B02" w:rsidRPr="00072CD5" w:rsidRDefault="00D90B02" w:rsidP="0073714F">
      <w:pPr>
        <w:spacing w:after="200"/>
        <w:ind w:firstLine="720"/>
        <w:rPr>
          <w:rFonts w:ascii="Times New Roman" w:eastAsia="Times New Roman" w:hAnsi="Times New Roman" w:cs="Times New Roman"/>
          <w:sz w:val="24"/>
          <w:szCs w:val="24"/>
        </w:rPr>
      </w:pPr>
      <w:r w:rsidRPr="00D90B02">
        <w:rPr>
          <w:rFonts w:ascii="Times New Roman" w:eastAsia="Times New Roman" w:hAnsi="Times New Roman" w:cs="Times New Roman"/>
          <w:sz w:val="24"/>
          <w:szCs w:val="24"/>
        </w:rPr>
        <w:t xml:space="preserve">Branch lengths for the entire phylogeny were estimated from concatenated alignments of the dataset that maximized the number of orthologs used for a given lineage. For example, we found 569 single-copy </w:t>
      </w:r>
      <w:proofErr w:type="spellStart"/>
      <w:r w:rsidRPr="00D90B02">
        <w:rPr>
          <w:rFonts w:ascii="Times New Roman" w:eastAsia="Times New Roman" w:hAnsi="Times New Roman" w:cs="Times New Roman"/>
          <w:sz w:val="24"/>
          <w:szCs w:val="24"/>
        </w:rPr>
        <w:t>orthlogs</w:t>
      </w:r>
      <w:proofErr w:type="spellEnd"/>
      <w:r w:rsidRPr="00D90B02">
        <w:rPr>
          <w:rFonts w:ascii="Times New Roman" w:eastAsia="Times New Roman" w:hAnsi="Times New Roman" w:cs="Times New Roman"/>
          <w:sz w:val="24"/>
          <w:szCs w:val="24"/>
        </w:rPr>
        <w:t xml:space="preserve"> among Chelicerates and used a concatenated alignment of these genes to estimate their branch lengths in the larger Arthropod phylogeny. However, among spiders (a subgroup of Chelicerates) we found 1,627 single-copy </w:t>
      </w:r>
      <w:proofErr w:type="spellStart"/>
      <w:r w:rsidRPr="00D90B02">
        <w:rPr>
          <w:rFonts w:ascii="Times New Roman" w:eastAsia="Times New Roman" w:hAnsi="Times New Roman" w:cs="Times New Roman"/>
          <w:sz w:val="24"/>
          <w:szCs w:val="24"/>
        </w:rPr>
        <w:t>orthlogs</w:t>
      </w:r>
      <w:proofErr w:type="spellEnd"/>
      <w:r w:rsidRPr="00D90B02">
        <w:rPr>
          <w:rFonts w:ascii="Times New Roman" w:eastAsia="Times New Roman" w:hAnsi="Times New Roman" w:cs="Times New Roman"/>
          <w:sz w:val="24"/>
          <w:szCs w:val="24"/>
        </w:rPr>
        <w:t xml:space="preserve"> from which we estimated branch lengths for the larger phylogeny. This was done for all groups mentioned in </w:t>
      </w:r>
      <w:r w:rsidR="00D92C52">
        <w:rPr>
          <w:rFonts w:ascii="Times New Roman" w:eastAsia="Times New Roman" w:hAnsi="Times New Roman" w:cs="Times New Roman"/>
          <w:sz w:val="24"/>
          <w:szCs w:val="24"/>
        </w:rPr>
        <w:t xml:space="preserve">Additional file 2: </w:t>
      </w:r>
      <w:r w:rsidRPr="00367B50">
        <w:rPr>
          <w:rFonts w:ascii="Times New Roman" w:eastAsia="Times New Roman" w:hAnsi="Times New Roman" w:cs="Times New Roman"/>
          <w:sz w:val="24"/>
          <w:szCs w:val="24"/>
        </w:rPr>
        <w:t>Fig</w:t>
      </w:r>
      <w:r w:rsidR="00F03F01">
        <w:rPr>
          <w:rFonts w:ascii="Times New Roman" w:eastAsia="Times New Roman" w:hAnsi="Times New Roman" w:cs="Times New Roman"/>
          <w:sz w:val="24"/>
          <w:szCs w:val="24"/>
        </w:rPr>
        <w:t>.</w:t>
      </w:r>
      <w:r w:rsidR="00367B50" w:rsidRPr="00367B50">
        <w:rPr>
          <w:rFonts w:ascii="Times New Roman" w:eastAsia="Times New Roman" w:hAnsi="Times New Roman" w:cs="Times New Roman"/>
          <w:sz w:val="24"/>
          <w:szCs w:val="24"/>
        </w:rPr>
        <w:t xml:space="preserve"> S</w:t>
      </w:r>
      <w:r w:rsidR="00D92C52">
        <w:rPr>
          <w:rFonts w:ascii="Times New Roman" w:eastAsia="Times New Roman" w:hAnsi="Times New Roman" w:cs="Times New Roman"/>
          <w:sz w:val="24"/>
          <w:szCs w:val="24"/>
        </w:rPr>
        <w:t>7</w:t>
      </w:r>
      <w:r w:rsidRPr="00367B50">
        <w:rPr>
          <w:rFonts w:ascii="Times New Roman" w:eastAsia="Times New Roman" w:hAnsi="Times New Roman" w:cs="Times New Roman"/>
          <w:sz w:val="24"/>
          <w:szCs w:val="24"/>
        </w:rPr>
        <w:t xml:space="preserve"> and remaining</w:t>
      </w:r>
      <w:r w:rsidRPr="00D90B02">
        <w:rPr>
          <w:rFonts w:ascii="Times New Roman" w:eastAsia="Times New Roman" w:hAnsi="Times New Roman" w:cs="Times New Roman"/>
          <w:sz w:val="24"/>
          <w:szCs w:val="24"/>
        </w:rPr>
        <w:t xml:space="preserve"> nodes had branch lengths estimated from the 150 single-copy backbone genes. Groups were chosen based on taxonomic classifications, mostly being orders represented by multiple species in our data, with the exception of Chelicerates and Crustacea which are both subphyla. This nesting of phylogenetic analyses ensured that we maximized the amount of data used for each lineage, though branch lengths in the final phylogeny do not vary drastically whether using only the 150 single-copy backbone genes for all species or the maximized number of single-</w:t>
      </w:r>
      <w:r w:rsidRPr="00367B50">
        <w:rPr>
          <w:rFonts w:ascii="Times New Roman" w:eastAsia="Times New Roman" w:hAnsi="Times New Roman" w:cs="Times New Roman"/>
          <w:sz w:val="24"/>
          <w:szCs w:val="24"/>
        </w:rPr>
        <w:t>copy genes among groups (</w:t>
      </w:r>
      <w:r w:rsidRPr="00367B50">
        <w:rPr>
          <w:rFonts w:ascii="Times New Roman" w:eastAsia="Times New Roman" w:hAnsi="Times New Roman" w:cs="Times New Roman"/>
          <w:i/>
          <w:sz w:val="24"/>
          <w:szCs w:val="24"/>
        </w:rPr>
        <w:t>r</w:t>
      </w:r>
      <w:r w:rsidRPr="00367B50">
        <w:rPr>
          <w:rFonts w:ascii="Times New Roman" w:eastAsia="Times New Roman" w:hAnsi="Times New Roman" w:cs="Times New Roman"/>
          <w:i/>
          <w:sz w:val="24"/>
          <w:szCs w:val="24"/>
          <w:vertAlign w:val="superscript"/>
        </w:rPr>
        <w:t>2</w:t>
      </w:r>
      <w:r w:rsidRPr="00367B50">
        <w:rPr>
          <w:rFonts w:ascii="Times New Roman" w:eastAsia="Times New Roman" w:hAnsi="Times New Roman" w:cs="Times New Roman"/>
          <w:sz w:val="24"/>
          <w:szCs w:val="24"/>
        </w:rPr>
        <w:t xml:space="preserve"> </w:t>
      </w:r>
      <w:r w:rsidR="00756B57" w:rsidRPr="00367B50">
        <w:rPr>
          <w:rFonts w:ascii="Times New Roman" w:eastAsia="Times New Roman" w:hAnsi="Times New Roman" w:cs="Times New Roman"/>
          <w:sz w:val="24"/>
          <w:szCs w:val="24"/>
        </w:rPr>
        <w:t xml:space="preserve"> </w:t>
      </w:r>
      <w:r w:rsidRPr="00367B50">
        <w:rPr>
          <w:rFonts w:ascii="Times New Roman" w:eastAsia="Times New Roman" w:hAnsi="Times New Roman" w:cs="Times New Roman"/>
          <w:sz w:val="24"/>
          <w:szCs w:val="24"/>
        </w:rPr>
        <w:t xml:space="preserve">= 0.86, Fig. </w:t>
      </w:r>
      <w:r w:rsidR="00756B57" w:rsidRPr="00367B50">
        <w:rPr>
          <w:rFonts w:ascii="Times New Roman" w:eastAsia="Times New Roman" w:hAnsi="Times New Roman" w:cs="Times New Roman"/>
          <w:sz w:val="24"/>
          <w:szCs w:val="24"/>
        </w:rPr>
        <w:t>S</w:t>
      </w:r>
      <w:r w:rsidR="00367B50" w:rsidRPr="00367B50">
        <w:rPr>
          <w:rFonts w:ascii="Times New Roman" w:eastAsia="Times New Roman" w:hAnsi="Times New Roman" w:cs="Times New Roman"/>
          <w:sz w:val="24"/>
          <w:szCs w:val="24"/>
        </w:rPr>
        <w:t>31</w:t>
      </w:r>
      <w:r w:rsidRPr="00367B50">
        <w:rPr>
          <w:rFonts w:ascii="Times New Roman" w:eastAsia="Times New Roman" w:hAnsi="Times New Roman" w:cs="Times New Roman"/>
          <w:sz w:val="24"/>
          <w:szCs w:val="24"/>
        </w:rPr>
        <w:t>)</w:t>
      </w:r>
    </w:p>
    <w:p w14:paraId="4020EF90" w14:textId="12218335" w:rsidR="00535AB1" w:rsidRPr="00072CD5" w:rsidRDefault="00B52962">
      <w:pPr>
        <w:spacing w:after="200"/>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For downstream analyses, rooted trees are required. The backbone tree was simply rooted at the m</w:t>
      </w:r>
      <w:r w:rsidR="000012BB">
        <w:rPr>
          <w:rFonts w:ascii="Times New Roman" w:eastAsia="Times New Roman" w:hAnsi="Times New Roman" w:cs="Times New Roman"/>
          <w:sz w:val="24"/>
          <w:szCs w:val="24"/>
        </w:rPr>
        <w:t>id-point of the branch between chelicerates and m</w:t>
      </w:r>
      <w:r w:rsidRPr="00072CD5">
        <w:rPr>
          <w:rFonts w:ascii="Times New Roman" w:eastAsia="Times New Roman" w:hAnsi="Times New Roman" w:cs="Times New Roman"/>
          <w:sz w:val="24"/>
          <w:szCs w:val="24"/>
        </w:rPr>
        <w:t xml:space="preserve">andibulates. For each multi-species order gene </w:t>
      </w:r>
      <w:proofErr w:type="gramStart"/>
      <w:r w:rsidRPr="00072CD5">
        <w:rPr>
          <w:rFonts w:ascii="Times New Roman" w:eastAsia="Times New Roman" w:hAnsi="Times New Roman" w:cs="Times New Roman"/>
          <w:sz w:val="24"/>
          <w:szCs w:val="24"/>
        </w:rPr>
        <w:t>tree</w:t>
      </w:r>
      <w:proofErr w:type="gramEnd"/>
      <w:r w:rsidRPr="00072CD5">
        <w:rPr>
          <w:rFonts w:ascii="Times New Roman" w:eastAsia="Times New Roman" w:hAnsi="Times New Roman" w:cs="Times New Roman"/>
          <w:sz w:val="24"/>
          <w:szCs w:val="24"/>
        </w:rPr>
        <w:t xml:space="preserve"> we required an outgroup species to be present so we could root the species trees after their inferences. For outgroup selection we ranked every species outside the order based on whether it was single copy in a given family. For example, given the 3,932 one-to-one orthologs in the order Coleoptera, </w:t>
      </w:r>
      <w:r w:rsidRPr="00072CD5">
        <w:rPr>
          <w:rFonts w:ascii="Times New Roman" w:eastAsia="Times New Roman" w:hAnsi="Times New Roman" w:cs="Times New Roman"/>
          <w:i/>
          <w:sz w:val="24"/>
          <w:szCs w:val="24"/>
        </w:rPr>
        <w:t xml:space="preserve">Pediculus </w:t>
      </w:r>
      <w:proofErr w:type="spellStart"/>
      <w:r w:rsidRPr="00072CD5">
        <w:rPr>
          <w:rFonts w:ascii="Times New Roman" w:eastAsia="Times New Roman" w:hAnsi="Times New Roman" w:cs="Times New Roman"/>
          <w:i/>
          <w:sz w:val="24"/>
          <w:szCs w:val="24"/>
        </w:rPr>
        <w:t>humanus</w:t>
      </w:r>
      <w:proofErr w:type="spellEnd"/>
      <w:r w:rsidRPr="00072CD5">
        <w:rPr>
          <w:rFonts w:ascii="Times New Roman" w:eastAsia="Times New Roman" w:hAnsi="Times New Roman" w:cs="Times New Roman"/>
          <w:sz w:val="24"/>
          <w:szCs w:val="24"/>
        </w:rPr>
        <w:t xml:space="preserve"> from the order </w:t>
      </w:r>
      <w:proofErr w:type="spellStart"/>
      <w:r w:rsidR="00DA186A">
        <w:rPr>
          <w:rFonts w:ascii="Times New Roman" w:eastAsia="Times New Roman" w:hAnsi="Times New Roman" w:cs="Times New Roman"/>
          <w:sz w:val="24"/>
          <w:szCs w:val="24"/>
        </w:rPr>
        <w:t>Psocodea</w:t>
      </w:r>
      <w:proofErr w:type="spellEnd"/>
      <w:r w:rsidRPr="00072CD5">
        <w:rPr>
          <w:rFonts w:ascii="Times New Roman" w:eastAsia="Times New Roman" w:hAnsi="Times New Roman" w:cs="Times New Roman"/>
          <w:sz w:val="24"/>
          <w:szCs w:val="24"/>
        </w:rPr>
        <w:t xml:space="preserve"> is present as single copy in 3,880 and was chosen as the outgroup for those families. For the remaining 52 groups the second most common single-copy outgroup was used, though we simply labeled the outgroup taxa as “Outgroup” in our alignments.</w:t>
      </w:r>
    </w:p>
    <w:p w14:paraId="4A933A8F" w14:textId="77777777" w:rsidR="00535AB1" w:rsidRPr="00072CD5" w:rsidRDefault="00B52962">
      <w:pPr>
        <w:spacing w:after="200"/>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 xml:space="preserve">To ensure that our inferences were not influenced by the method of reconstruction we employed two alignment methods (MUSCLE and PASTA) along with 3 species tree reconstruction methods (concatenation with </w:t>
      </w:r>
      <w:proofErr w:type="spellStart"/>
      <w:r w:rsidRPr="00072CD5">
        <w:rPr>
          <w:rFonts w:ascii="Times New Roman" w:eastAsia="Times New Roman" w:hAnsi="Times New Roman" w:cs="Times New Roman"/>
          <w:sz w:val="24"/>
          <w:szCs w:val="24"/>
        </w:rPr>
        <w:t>RAxML</w:t>
      </w:r>
      <w:proofErr w:type="spellEnd"/>
      <w:r w:rsidRPr="00072CD5">
        <w:rPr>
          <w:rFonts w:ascii="Times New Roman" w:eastAsia="Times New Roman" w:hAnsi="Times New Roman" w:cs="Times New Roman"/>
          <w:sz w:val="24"/>
          <w:szCs w:val="24"/>
        </w:rPr>
        <w:t xml:space="preserve">, average consensus implemented in SDM, and the coalescent quartet method ASTRAL) for inferring our trees. This resulted in 6 species trees for each multi-species order and the backbone tree which we could compare to one another. </w:t>
      </w:r>
      <w:r w:rsidRPr="00072CD5">
        <w:rPr>
          <w:rFonts w:ascii="Times New Roman" w:eastAsia="Times New Roman" w:hAnsi="Times New Roman" w:cs="Times New Roman"/>
          <w:sz w:val="24"/>
          <w:szCs w:val="24"/>
        </w:rPr>
        <w:lastRenderedPageBreak/>
        <w:t xml:space="preserve">Two of these species tree methods (average consensus and ASTRAL) require gene trees, which we used </w:t>
      </w:r>
      <w:proofErr w:type="spellStart"/>
      <w:r w:rsidRPr="00072CD5">
        <w:rPr>
          <w:rFonts w:ascii="Times New Roman" w:eastAsia="Times New Roman" w:hAnsi="Times New Roman" w:cs="Times New Roman"/>
          <w:sz w:val="24"/>
          <w:szCs w:val="24"/>
        </w:rPr>
        <w:t>RAxML</w:t>
      </w:r>
      <w:proofErr w:type="spellEnd"/>
      <w:r w:rsidRPr="00072CD5">
        <w:rPr>
          <w:rFonts w:ascii="Times New Roman" w:eastAsia="Times New Roman" w:hAnsi="Times New Roman" w:cs="Times New Roman"/>
          <w:sz w:val="24"/>
          <w:szCs w:val="24"/>
        </w:rPr>
        <w:t xml:space="preserve"> to infer. All reported trees are run with the PROTGAMMAJTTF amino acid substitution model; </w:t>
      </w:r>
      <w:proofErr w:type="gramStart"/>
      <w:r w:rsidRPr="00072CD5">
        <w:rPr>
          <w:rFonts w:ascii="Times New Roman" w:eastAsia="Times New Roman" w:hAnsi="Times New Roman" w:cs="Times New Roman"/>
          <w:sz w:val="24"/>
          <w:szCs w:val="24"/>
        </w:rPr>
        <w:t>however</w:t>
      </w:r>
      <w:proofErr w:type="gramEnd"/>
      <w:r w:rsidRPr="00072CD5">
        <w:rPr>
          <w:rFonts w:ascii="Times New Roman" w:eastAsia="Times New Roman" w:hAnsi="Times New Roman" w:cs="Times New Roman"/>
          <w:sz w:val="24"/>
          <w:szCs w:val="24"/>
        </w:rPr>
        <w:t xml:space="preserve"> the trees were robust to changes in the specified model.</w:t>
      </w:r>
    </w:p>
    <w:p w14:paraId="0D3A5239" w14:textId="0EDEDB29" w:rsidR="00535AB1" w:rsidRDefault="00B52962">
      <w:pPr>
        <w:spacing w:after="200"/>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 xml:space="preserve">Because of the consistency of results between methods (See Main Text), we used species trees inferred from alignments with PASTA and species tree inference with ASTRAL as our final set of trees. Because ASTRAL version 2.0 does not estimate branch lengths we were forced to use the ASTRAL topology as a constraint tree in </w:t>
      </w:r>
      <w:proofErr w:type="spellStart"/>
      <w:r w:rsidRPr="00072CD5">
        <w:rPr>
          <w:rFonts w:ascii="Times New Roman" w:eastAsia="Times New Roman" w:hAnsi="Times New Roman" w:cs="Times New Roman"/>
          <w:sz w:val="24"/>
          <w:szCs w:val="24"/>
        </w:rPr>
        <w:t>RAxML</w:t>
      </w:r>
      <w:proofErr w:type="spellEnd"/>
      <w:r w:rsidRPr="00072CD5">
        <w:rPr>
          <w:rFonts w:ascii="Times New Roman" w:eastAsia="Times New Roman" w:hAnsi="Times New Roman" w:cs="Times New Roman"/>
          <w:sz w:val="24"/>
          <w:szCs w:val="24"/>
        </w:rPr>
        <w:t xml:space="preserve"> with the concatenated alignment to estimate branch lengths. This means that, while the topology inferred by ASTRAL should be robust to incomplete lineage sorting (ILS), the branch lengths and estimated number of substitutions may be inflated becaus</w:t>
      </w:r>
      <w:r w:rsidR="001574B1" w:rsidRPr="00072CD5">
        <w:rPr>
          <w:rFonts w:ascii="Times New Roman" w:eastAsia="Times New Roman" w:hAnsi="Times New Roman" w:cs="Times New Roman"/>
          <w:sz w:val="24"/>
          <w:szCs w:val="24"/>
        </w:rPr>
        <w:t>e of SPILS (Substitutions Produced by ILS</w:t>
      </w:r>
      <w:r w:rsidR="00072CD5" w:rsidRPr="00072CD5">
        <w:rPr>
          <w:rFonts w:ascii="Times New Roman" w:eastAsia="Times New Roman" w:hAnsi="Times New Roman" w:cs="Times New Roman"/>
          <w:sz w:val="24"/>
          <w:szCs w:val="24"/>
        </w:rPr>
        <w:fldChar w:fldCharType="begin">
          <w:fldData xml:space="preserve">PEVuZE5vdGU+PENpdGU+PEF1dGhvcj5NZW5kZXM8L0F1dGhvcj48WWVhcj4yMDE2PC9ZZWFyPjxS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</w:fldData>
        </w:fldChar>
      </w:r>
      <w:r w:rsidR="00105FC0">
        <w:rPr>
          <w:rFonts w:ascii="Times New Roman" w:eastAsia="Times New Roman" w:hAnsi="Times New Roman" w:cs="Times New Roman"/>
          <w:sz w:val="24"/>
          <w:szCs w:val="24"/>
        </w:rPr>
        <w:instrText xml:space="preserve"> ADDIN EN.CITE </w:instrText>
      </w:r>
      <w:r w:rsidR="00105FC0">
        <w:rPr>
          <w:rFonts w:ascii="Times New Roman" w:eastAsia="Times New Roman" w:hAnsi="Times New Roman" w:cs="Times New Roman"/>
          <w:sz w:val="24"/>
          <w:szCs w:val="24"/>
        </w:rPr>
        <w:fldChar w:fldCharType="begin">
          <w:fldData xml:space="preserve">PEVuZE5vdGU+PENpdGU+PEF1dGhvcj5NZW5kZXM8L0F1dGhvcj48WWVhcj4yMDE2PC9ZZWFyPjxS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</w:fldData>
        </w:fldChar>
      </w:r>
      <w:r w:rsidR="00105FC0">
        <w:rPr>
          <w:rFonts w:ascii="Times New Roman" w:eastAsia="Times New Roman" w:hAnsi="Times New Roman" w:cs="Times New Roman"/>
          <w:sz w:val="24"/>
          <w:szCs w:val="24"/>
        </w:rPr>
        <w:instrText xml:space="preserve"> ADDIN EN.CITE.DATA </w:instrText>
      </w:r>
      <w:r w:rsidR="00105FC0">
        <w:rPr>
          <w:rFonts w:ascii="Times New Roman" w:eastAsia="Times New Roman" w:hAnsi="Times New Roman" w:cs="Times New Roman"/>
          <w:sz w:val="24"/>
          <w:szCs w:val="24"/>
        </w:rPr>
      </w:r>
      <w:r w:rsidR="00105FC0">
        <w:rPr>
          <w:rFonts w:ascii="Times New Roman" w:eastAsia="Times New Roman" w:hAnsi="Times New Roman" w:cs="Times New Roman"/>
          <w:sz w:val="24"/>
          <w:szCs w:val="24"/>
        </w:rPr>
        <w:fldChar w:fldCharType="end"/>
      </w:r>
      <w:r w:rsidR="00072CD5" w:rsidRPr="00072CD5">
        <w:rPr>
          <w:rFonts w:ascii="Times New Roman" w:eastAsia="Times New Roman" w:hAnsi="Times New Roman" w:cs="Times New Roman"/>
          <w:sz w:val="24"/>
          <w:szCs w:val="24"/>
        </w:rPr>
      </w:r>
      <w:r w:rsidR="00072CD5" w:rsidRPr="00072CD5">
        <w:rPr>
          <w:rFonts w:ascii="Times New Roman" w:eastAsia="Times New Roman" w:hAnsi="Times New Roman" w:cs="Times New Roman"/>
          <w:sz w:val="24"/>
          <w:szCs w:val="24"/>
        </w:rPr>
        <w:fldChar w:fldCharType="separate"/>
      </w:r>
      <w:r w:rsidR="00105FC0" w:rsidRPr="00105FC0">
        <w:rPr>
          <w:rFonts w:ascii="Times New Roman" w:eastAsia="Times New Roman" w:hAnsi="Times New Roman" w:cs="Times New Roman"/>
          <w:noProof/>
          <w:sz w:val="24"/>
          <w:szCs w:val="24"/>
          <w:vertAlign w:val="superscript"/>
        </w:rPr>
        <w:t>26</w:t>
      </w:r>
      <w:r w:rsidR="00072CD5" w:rsidRPr="00072CD5">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xml:space="preserve">). After estimating branch lengths on the 6 multi-species order trees and the backbone tree and then pasting the 6 multi-order trees onto the backbone tree, we were left with a single tree to use in all subsequent </w:t>
      </w:r>
      <w:r w:rsidRPr="00367B50">
        <w:rPr>
          <w:rFonts w:ascii="Times New Roman" w:eastAsia="Times New Roman" w:hAnsi="Times New Roman" w:cs="Times New Roman"/>
          <w:sz w:val="24"/>
          <w:szCs w:val="24"/>
        </w:rPr>
        <w:t xml:space="preserve">analyses </w:t>
      </w:r>
      <w:r w:rsidR="007604CB" w:rsidRPr="00367B50">
        <w:rPr>
          <w:rFonts w:ascii="Times New Roman" w:eastAsia="Times New Roman" w:hAnsi="Times New Roman" w:cs="Times New Roman"/>
          <w:sz w:val="24"/>
          <w:szCs w:val="24"/>
        </w:rPr>
        <w:t>(Fig.</w:t>
      </w:r>
      <w:r w:rsidR="00CB5130" w:rsidRPr="00367B50">
        <w:rPr>
          <w:rFonts w:ascii="Times New Roman" w:eastAsia="Times New Roman" w:hAnsi="Times New Roman" w:cs="Times New Roman"/>
          <w:sz w:val="24"/>
          <w:szCs w:val="24"/>
        </w:rPr>
        <w:t xml:space="preserve"> 2</w:t>
      </w:r>
      <w:r w:rsidRPr="00367B50">
        <w:rPr>
          <w:rFonts w:ascii="Times New Roman" w:eastAsia="Times New Roman" w:hAnsi="Times New Roman" w:cs="Times New Roman"/>
          <w:sz w:val="24"/>
          <w:szCs w:val="24"/>
        </w:rPr>
        <w:t>).</w:t>
      </w:r>
    </w:p>
    <w:p w14:paraId="51B6D450" w14:textId="078A69C7" w:rsidR="00796995" w:rsidRPr="00072CD5" w:rsidRDefault="00796995" w:rsidP="00796995">
      <w:pPr>
        <w:pStyle w:val="Heading2"/>
        <w:keepNext w:val="0"/>
        <w:keepLines w:val="0"/>
        <w:spacing w:after="80"/>
        <w:rPr>
          <w:rFonts w:ascii="Times New Roman" w:eastAsia="Times New Roman" w:hAnsi="Times New Roman" w:cs="Times New Roman"/>
          <w:b/>
          <w:i/>
          <w:sz w:val="24"/>
          <w:szCs w:val="24"/>
        </w:rPr>
      </w:pPr>
      <w:bookmarkStart w:id="22" w:name="_Toc26815969"/>
      <w:r>
        <w:rPr>
          <w:rFonts w:ascii="Times New Roman" w:eastAsia="Times New Roman" w:hAnsi="Times New Roman" w:cs="Times New Roman"/>
          <w:b/>
          <w:i/>
          <w:sz w:val="24"/>
          <w:szCs w:val="24"/>
        </w:rPr>
        <w:t>1.1</w:t>
      </w:r>
      <w:r w:rsidR="00002B9C">
        <w:rPr>
          <w:rFonts w:ascii="Times New Roman" w:eastAsia="Times New Roman" w:hAnsi="Times New Roman" w:cs="Times New Roman"/>
          <w:b/>
          <w:i/>
          <w:sz w:val="24"/>
          <w:szCs w:val="24"/>
        </w:rPr>
        <w:t>6</w:t>
      </w:r>
      <w:r>
        <w:rPr>
          <w:rFonts w:ascii="Times New Roman" w:eastAsia="Times New Roman" w:hAnsi="Times New Roman" w:cs="Times New Roman"/>
          <w:b/>
          <w:i/>
          <w:sz w:val="24"/>
          <w:szCs w:val="24"/>
        </w:rPr>
        <w:t xml:space="preserve"> Phylogeny i</w:t>
      </w:r>
      <w:r w:rsidRPr="00072CD5">
        <w:rPr>
          <w:rFonts w:ascii="Times New Roman" w:eastAsia="Times New Roman" w:hAnsi="Times New Roman" w:cs="Times New Roman"/>
          <w:b/>
          <w:i/>
          <w:sz w:val="24"/>
          <w:szCs w:val="24"/>
        </w:rPr>
        <w:t>nference</w:t>
      </w:r>
      <w:r>
        <w:rPr>
          <w:rFonts w:ascii="Times New Roman" w:eastAsia="Times New Roman" w:hAnsi="Times New Roman" w:cs="Times New Roman"/>
          <w:b/>
          <w:i/>
          <w:sz w:val="24"/>
          <w:szCs w:val="24"/>
        </w:rPr>
        <w:t xml:space="preserve"> – an additional point brought up during review.</w:t>
      </w:r>
      <w:bookmarkEnd w:id="22"/>
    </w:p>
    <w:p w14:paraId="2E0A9D15" w14:textId="0A998859" w:rsidR="00AB19CC" w:rsidRDefault="00796995" w:rsidP="00AB19CC">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the review process, </w:t>
      </w:r>
      <w:r w:rsidR="00AB19CC">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reviewer brought up the low number of universal single-copy orthologs identified, especially when compared with </w:t>
      </w:r>
      <w:proofErr w:type="spellStart"/>
      <w:r>
        <w:rPr>
          <w:rFonts w:ascii="Times New Roman" w:eastAsia="Times New Roman" w:hAnsi="Times New Roman" w:cs="Times New Roman"/>
          <w:sz w:val="24"/>
          <w:szCs w:val="24"/>
        </w:rPr>
        <w:t>Misof</w:t>
      </w:r>
      <w:proofErr w:type="spellEnd"/>
      <w:r>
        <w:rPr>
          <w:rFonts w:ascii="Times New Roman" w:eastAsia="Times New Roman" w:hAnsi="Times New Roman" w:cs="Times New Roman"/>
          <w:sz w:val="24"/>
          <w:szCs w:val="24"/>
        </w:rPr>
        <w:t xml:space="preserve"> et al.</w:t>
      </w:r>
      <w:r w:rsidR="00387E5B">
        <w:rPr>
          <w:rFonts w:ascii="Times New Roman" w:eastAsia="Times New Roman" w:hAnsi="Times New Roman" w:cs="Times New Roman"/>
          <w:sz w:val="24"/>
          <w:szCs w:val="24"/>
        </w:rPr>
        <w:fldChar w:fldCharType="begin">
          <w:fldData xml:space="preserve">PEVuZE5vdGU+PENpdGU+PEF1dGhvcj5NaXNvZjwvQXV0aG9yPjxZZWFyPjIwMTQ8L1llYXI+PFJl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</w:fldData>
        </w:fldChar>
      </w:r>
      <w:r w:rsidR="00387E5B">
        <w:rPr>
          <w:rFonts w:ascii="Times New Roman" w:eastAsia="Times New Roman" w:hAnsi="Times New Roman" w:cs="Times New Roman"/>
          <w:sz w:val="24"/>
          <w:szCs w:val="24"/>
        </w:rPr>
        <w:instrText xml:space="preserve"> ADDIN EN.CITE </w:instrText>
      </w:r>
      <w:r w:rsidR="00387E5B">
        <w:rPr>
          <w:rFonts w:ascii="Times New Roman" w:eastAsia="Times New Roman" w:hAnsi="Times New Roman" w:cs="Times New Roman"/>
          <w:sz w:val="24"/>
          <w:szCs w:val="24"/>
        </w:rPr>
        <w:fldChar w:fldCharType="begin">
          <w:fldData xml:space="preserve">PEVuZE5vdGU+PENpdGU+PEF1dGhvcj5NaXNvZjwvQXV0aG9yPjxZZWFyPjIwMTQ8L1llYXI+PFJl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</w:fldData>
        </w:fldChar>
      </w:r>
      <w:r w:rsidR="00387E5B">
        <w:rPr>
          <w:rFonts w:ascii="Times New Roman" w:eastAsia="Times New Roman" w:hAnsi="Times New Roman" w:cs="Times New Roman"/>
          <w:sz w:val="24"/>
          <w:szCs w:val="24"/>
        </w:rPr>
        <w:instrText xml:space="preserve"> ADDIN EN.CITE.DATA </w:instrText>
      </w:r>
      <w:r w:rsidR="00387E5B">
        <w:rPr>
          <w:rFonts w:ascii="Times New Roman" w:eastAsia="Times New Roman" w:hAnsi="Times New Roman" w:cs="Times New Roman"/>
          <w:sz w:val="24"/>
          <w:szCs w:val="24"/>
        </w:rPr>
      </w:r>
      <w:r w:rsidR="00387E5B">
        <w:rPr>
          <w:rFonts w:ascii="Times New Roman" w:eastAsia="Times New Roman" w:hAnsi="Times New Roman" w:cs="Times New Roman"/>
          <w:sz w:val="24"/>
          <w:szCs w:val="24"/>
        </w:rPr>
        <w:fldChar w:fldCharType="end"/>
      </w:r>
      <w:r w:rsidR="00387E5B">
        <w:rPr>
          <w:rFonts w:ascii="Times New Roman" w:eastAsia="Times New Roman" w:hAnsi="Times New Roman" w:cs="Times New Roman"/>
          <w:sz w:val="24"/>
          <w:szCs w:val="24"/>
        </w:rPr>
      </w:r>
      <w:r w:rsidR="00387E5B">
        <w:rPr>
          <w:rFonts w:ascii="Times New Roman" w:eastAsia="Times New Roman" w:hAnsi="Times New Roman" w:cs="Times New Roman"/>
          <w:sz w:val="24"/>
          <w:szCs w:val="24"/>
        </w:rPr>
        <w:fldChar w:fldCharType="separate"/>
      </w:r>
      <w:r w:rsidR="00387E5B" w:rsidRPr="00387E5B">
        <w:rPr>
          <w:rFonts w:ascii="Times New Roman" w:eastAsia="Times New Roman" w:hAnsi="Times New Roman" w:cs="Times New Roman"/>
          <w:noProof/>
          <w:sz w:val="24"/>
          <w:szCs w:val="24"/>
          <w:vertAlign w:val="superscript"/>
        </w:rPr>
        <w:t>3</w:t>
      </w:r>
      <w:r w:rsidR="00387E5B">
        <w:rPr>
          <w:rFonts w:ascii="Times New Roman" w:eastAsia="Times New Roman" w:hAnsi="Times New Roman" w:cs="Times New Roman"/>
          <w:sz w:val="24"/>
          <w:szCs w:val="24"/>
        </w:rPr>
        <w:fldChar w:fldCharType="end"/>
      </w:r>
      <w:r w:rsidR="00387E5B" w:rsidRPr="00387E5B">
        <w:rPr>
          <w:rFonts w:ascii="Times New Roman" w:eastAsia="Times New Roman" w:hAnsi="Times New Roman" w:cs="Times New Roman"/>
          <w:sz w:val="24"/>
          <w:szCs w:val="24"/>
        </w:rPr>
        <w:t xml:space="preserve"> </w:t>
      </w:r>
      <w:r w:rsidR="00445A1F">
        <w:rPr>
          <w:rFonts w:ascii="Times New Roman" w:eastAsia="Times New Roman" w:hAnsi="Times New Roman" w:cs="Times New Roman"/>
          <w:sz w:val="24"/>
          <w:szCs w:val="24"/>
        </w:rPr>
        <w:t>Our response is placed here for readers with the same question</w:t>
      </w:r>
      <w:r w:rsidR="00AB19CC">
        <w:rPr>
          <w:rFonts w:ascii="Times New Roman" w:eastAsia="Times New Roman" w:hAnsi="Times New Roman" w:cs="Times New Roman"/>
          <w:sz w:val="24"/>
          <w:szCs w:val="24"/>
        </w:rPr>
        <w:t>:</w:t>
      </w:r>
      <w:r w:rsidR="00445A1F">
        <w:rPr>
          <w:rFonts w:ascii="Times New Roman" w:eastAsia="Times New Roman" w:hAnsi="Times New Roman" w:cs="Times New Roman"/>
          <w:sz w:val="24"/>
          <w:szCs w:val="24"/>
        </w:rPr>
        <w:t xml:space="preserve"> </w:t>
      </w:r>
    </w:p>
    <w:p w14:paraId="2A842A1F" w14:textId="58318C39" w:rsidR="00796995" w:rsidRPr="00072CD5" w:rsidRDefault="00796995" w:rsidP="00AB19CC">
      <w:pPr>
        <w:spacing w:after="200"/>
        <w:ind w:firstLine="720"/>
        <w:rPr>
          <w:rFonts w:ascii="Times New Roman" w:eastAsia="Times New Roman" w:hAnsi="Times New Roman" w:cs="Times New Roman"/>
          <w:sz w:val="24"/>
          <w:szCs w:val="24"/>
        </w:rPr>
      </w:pPr>
      <w:r w:rsidRPr="00796995">
        <w:rPr>
          <w:rFonts w:ascii="Times New Roman" w:eastAsia="Times New Roman" w:hAnsi="Times New Roman" w:cs="Times New Roman"/>
          <w:sz w:val="24"/>
          <w:szCs w:val="24"/>
        </w:rPr>
        <w:t>We were also disappointed with the low number of universal single-copy orthologs identified, however, detailed analysis of our orthology data explains this low recovery rate: (</w:t>
      </w:r>
      <w:proofErr w:type="spellStart"/>
      <w:r w:rsidRPr="00796995">
        <w:rPr>
          <w:rFonts w:ascii="Times New Roman" w:eastAsia="Times New Roman" w:hAnsi="Times New Roman" w:cs="Times New Roman"/>
          <w:sz w:val="24"/>
          <w:szCs w:val="24"/>
        </w:rPr>
        <w:t>i</w:t>
      </w:r>
      <w:proofErr w:type="spellEnd"/>
      <w:r w:rsidRPr="00796995">
        <w:rPr>
          <w:rFonts w:ascii="Times New Roman" w:eastAsia="Times New Roman" w:hAnsi="Times New Roman" w:cs="Times New Roman"/>
          <w:sz w:val="24"/>
          <w:szCs w:val="24"/>
        </w:rPr>
        <w:t xml:space="preserve">) even having just a few missing orthologs from each additional species considered gradually reduces the total number of universal orthologs, but this reduction is much more dramatic when filtering for duplicated orthologs i.e. (ii) duplications in each additional species considered are more frequent and result in more discarded orthologous groups. We examined </w:t>
      </w:r>
      <w:proofErr w:type="spellStart"/>
      <w:r w:rsidRPr="00796995">
        <w:rPr>
          <w:rFonts w:ascii="Times New Roman" w:eastAsia="Times New Roman" w:hAnsi="Times New Roman" w:cs="Times New Roman"/>
          <w:sz w:val="24"/>
          <w:szCs w:val="24"/>
        </w:rPr>
        <w:t>Misof</w:t>
      </w:r>
      <w:proofErr w:type="spellEnd"/>
      <w:r w:rsidRPr="00796995">
        <w:rPr>
          <w:rFonts w:ascii="Times New Roman" w:eastAsia="Times New Roman" w:hAnsi="Times New Roman" w:cs="Times New Roman"/>
          <w:sz w:val="24"/>
          <w:szCs w:val="24"/>
        </w:rPr>
        <w:t xml:space="preserve"> et al in detail to understand the differences: </w:t>
      </w:r>
      <w:proofErr w:type="spellStart"/>
      <w:r w:rsidRPr="00796995">
        <w:rPr>
          <w:rFonts w:ascii="Times New Roman" w:eastAsia="Times New Roman" w:hAnsi="Times New Roman" w:cs="Times New Roman"/>
          <w:sz w:val="24"/>
          <w:szCs w:val="24"/>
        </w:rPr>
        <w:t>Misof</w:t>
      </w:r>
      <w:proofErr w:type="spellEnd"/>
      <w:r w:rsidRPr="00796995">
        <w:rPr>
          <w:rFonts w:ascii="Times New Roman" w:eastAsia="Times New Roman" w:hAnsi="Times New Roman" w:cs="Times New Roman"/>
          <w:sz w:val="24"/>
          <w:szCs w:val="24"/>
        </w:rPr>
        <w:t xml:space="preserve"> et al identified 1478 single-copy orthologs from 12 reference species with genomes (not the full set of their 103 transcriptome species), then they searched for and identified, on average, 98% of these genes in the 103 de novo sequenced transcriptomes, and they recovered fewer from their outgroup non-insect arthropods. Using the same 12 reference species from our dataset we identify 3</w:t>
      </w:r>
      <w:r w:rsidR="00D92C52">
        <w:rPr>
          <w:rFonts w:ascii="Times New Roman" w:eastAsia="Times New Roman" w:hAnsi="Times New Roman" w:cs="Times New Roman"/>
          <w:sz w:val="24"/>
          <w:szCs w:val="24"/>
        </w:rPr>
        <w:t>,</w:t>
      </w:r>
      <w:r w:rsidRPr="00796995">
        <w:rPr>
          <w:rFonts w:ascii="Times New Roman" w:eastAsia="Times New Roman" w:hAnsi="Times New Roman" w:cs="Times New Roman"/>
          <w:sz w:val="24"/>
          <w:szCs w:val="24"/>
        </w:rPr>
        <w:t xml:space="preserve">621 single-copy-in-all orthologs, on average, 96% of these are found in our other 53 insects, and 89% in our other 11 non-insect arthropods. I.e. a very similar result to that from the </w:t>
      </w:r>
      <w:proofErr w:type="spellStart"/>
      <w:r w:rsidRPr="00796995">
        <w:rPr>
          <w:rFonts w:ascii="Times New Roman" w:eastAsia="Times New Roman" w:hAnsi="Times New Roman" w:cs="Times New Roman"/>
          <w:sz w:val="24"/>
          <w:szCs w:val="24"/>
        </w:rPr>
        <w:t>Misof</w:t>
      </w:r>
      <w:proofErr w:type="spellEnd"/>
      <w:r w:rsidRPr="00796995">
        <w:rPr>
          <w:rFonts w:ascii="Times New Roman" w:eastAsia="Times New Roman" w:hAnsi="Times New Roman" w:cs="Times New Roman"/>
          <w:sz w:val="24"/>
          <w:szCs w:val="24"/>
        </w:rPr>
        <w:t xml:space="preserve"> et al study, which used </w:t>
      </w:r>
      <w:proofErr w:type="spellStart"/>
      <w:r w:rsidRPr="00796995">
        <w:rPr>
          <w:rFonts w:ascii="Times New Roman" w:eastAsia="Times New Roman" w:hAnsi="Times New Roman" w:cs="Times New Roman"/>
          <w:sz w:val="24"/>
          <w:szCs w:val="24"/>
        </w:rPr>
        <w:t>HaMStRad</w:t>
      </w:r>
      <w:proofErr w:type="spellEnd"/>
      <w:r w:rsidRPr="00796995">
        <w:rPr>
          <w:rFonts w:ascii="Times New Roman" w:eastAsia="Times New Roman" w:hAnsi="Times New Roman" w:cs="Times New Roman"/>
          <w:sz w:val="24"/>
          <w:szCs w:val="24"/>
        </w:rPr>
        <w:t xml:space="preserve"> and “chose the single best or the best set of non-overlapping transcripts in case multiple transcripts had been assigned to a given OG (option -representative).”. In our analysis however, when applying the additional filter of requiring the identified orthologs to be </w:t>
      </w:r>
      <w:proofErr w:type="gramStart"/>
      <w:r w:rsidRPr="00796995">
        <w:rPr>
          <w:rFonts w:ascii="Times New Roman" w:eastAsia="Times New Roman" w:hAnsi="Times New Roman" w:cs="Times New Roman"/>
          <w:sz w:val="24"/>
          <w:szCs w:val="24"/>
        </w:rPr>
        <w:t>single-copy</w:t>
      </w:r>
      <w:proofErr w:type="gramEnd"/>
      <w:r w:rsidRPr="00796995">
        <w:rPr>
          <w:rFonts w:ascii="Times New Roman" w:eastAsia="Times New Roman" w:hAnsi="Times New Roman" w:cs="Times New Roman"/>
          <w:sz w:val="24"/>
          <w:szCs w:val="24"/>
        </w:rPr>
        <w:t xml:space="preserve"> then retained orthologous groups drop to, on average, 76% for the insects and 59% for the non-insect arthropods. Thus</w:t>
      </w:r>
      <w:r w:rsidR="00D92C52">
        <w:rPr>
          <w:rFonts w:ascii="Times New Roman" w:eastAsia="Times New Roman" w:hAnsi="Times New Roman" w:cs="Times New Roman"/>
          <w:sz w:val="24"/>
          <w:szCs w:val="24"/>
        </w:rPr>
        <w:t>,</w:t>
      </w:r>
      <w:r w:rsidRPr="00796995">
        <w:rPr>
          <w:rFonts w:ascii="Times New Roman" w:eastAsia="Times New Roman" w:hAnsi="Times New Roman" w:cs="Times New Roman"/>
          <w:sz w:val="24"/>
          <w:szCs w:val="24"/>
        </w:rPr>
        <w:t xml:space="preserve"> gene duplications, especially in species where this has been extensive like the cockroach, mean that the strict criterion of single-copy-in-all results in very few such orthologs across the entire phylogeny. We have added these findings to the supplement as they do indeed explain what some readers might at first interpret as a worrying inconsistency between our study </w:t>
      </w:r>
      <w:r w:rsidRPr="00796995">
        <w:rPr>
          <w:rFonts w:ascii="Times New Roman" w:eastAsia="Times New Roman" w:hAnsi="Times New Roman" w:cs="Times New Roman"/>
          <w:sz w:val="24"/>
          <w:szCs w:val="24"/>
        </w:rPr>
        <w:lastRenderedPageBreak/>
        <w:t xml:space="preserve">and that of </w:t>
      </w:r>
      <w:proofErr w:type="spellStart"/>
      <w:r w:rsidRPr="00796995">
        <w:rPr>
          <w:rFonts w:ascii="Times New Roman" w:eastAsia="Times New Roman" w:hAnsi="Times New Roman" w:cs="Times New Roman"/>
          <w:sz w:val="24"/>
          <w:szCs w:val="24"/>
        </w:rPr>
        <w:t>Misof</w:t>
      </w:r>
      <w:proofErr w:type="spellEnd"/>
      <w:r w:rsidRPr="00796995">
        <w:rPr>
          <w:rFonts w:ascii="Times New Roman" w:eastAsia="Times New Roman" w:hAnsi="Times New Roman" w:cs="Times New Roman"/>
          <w:sz w:val="24"/>
          <w:szCs w:val="24"/>
        </w:rPr>
        <w:t xml:space="preserve"> et al. In addition we have edited the text and figure legend to clarify that only the backbone phylogeny relied on this low number (150) of strictly universal-single-copy orthologs, the separate multi-species order phylogenies used many more (from 1</w:t>
      </w:r>
      <w:r w:rsidR="00D92C52">
        <w:rPr>
          <w:rFonts w:ascii="Times New Roman" w:eastAsia="Times New Roman" w:hAnsi="Times New Roman" w:cs="Times New Roman"/>
          <w:sz w:val="24"/>
          <w:szCs w:val="24"/>
        </w:rPr>
        <w:t>,</w:t>
      </w:r>
      <w:r w:rsidRPr="00796995">
        <w:rPr>
          <w:rFonts w:ascii="Times New Roman" w:eastAsia="Times New Roman" w:hAnsi="Times New Roman" w:cs="Times New Roman"/>
          <w:sz w:val="24"/>
          <w:szCs w:val="24"/>
        </w:rPr>
        <w:t>331 to 4</w:t>
      </w:r>
      <w:r w:rsidR="00D92C52">
        <w:rPr>
          <w:rFonts w:ascii="Times New Roman" w:eastAsia="Times New Roman" w:hAnsi="Times New Roman" w:cs="Times New Roman"/>
          <w:sz w:val="24"/>
          <w:szCs w:val="24"/>
        </w:rPr>
        <w:t>,</w:t>
      </w:r>
      <w:r w:rsidRPr="00796995">
        <w:rPr>
          <w:rFonts w:ascii="Times New Roman" w:eastAsia="Times New Roman" w:hAnsi="Times New Roman" w:cs="Times New Roman"/>
          <w:sz w:val="24"/>
          <w:szCs w:val="24"/>
        </w:rPr>
        <w:t xml:space="preserve">097, as given </w:t>
      </w:r>
      <w:r w:rsidRPr="00336179">
        <w:rPr>
          <w:rFonts w:ascii="Times New Roman" w:eastAsia="Times New Roman" w:hAnsi="Times New Roman" w:cs="Times New Roman"/>
          <w:sz w:val="24"/>
          <w:szCs w:val="24"/>
        </w:rPr>
        <w:t xml:space="preserve">in </w:t>
      </w:r>
      <w:r w:rsidR="0061036D">
        <w:rPr>
          <w:rFonts w:ascii="Times New Roman" w:eastAsia="Times New Roman" w:hAnsi="Times New Roman" w:cs="Times New Roman"/>
          <w:sz w:val="24"/>
          <w:szCs w:val="24"/>
        </w:rPr>
        <w:t xml:space="preserve">Additional File 1: </w:t>
      </w:r>
      <w:r w:rsidRPr="00336179">
        <w:rPr>
          <w:rFonts w:ascii="Times New Roman" w:eastAsia="Times New Roman" w:hAnsi="Times New Roman" w:cs="Times New Roman"/>
          <w:sz w:val="24"/>
          <w:szCs w:val="24"/>
        </w:rPr>
        <w:t>Table S1</w:t>
      </w:r>
      <w:r w:rsidR="006E2BE7" w:rsidRPr="00336179">
        <w:rPr>
          <w:rFonts w:ascii="Times New Roman" w:eastAsia="Times New Roman" w:hAnsi="Times New Roman" w:cs="Times New Roman"/>
          <w:sz w:val="24"/>
          <w:szCs w:val="24"/>
        </w:rPr>
        <w:t>3</w:t>
      </w:r>
      <w:r w:rsidR="00336179">
        <w:rPr>
          <w:rFonts w:ascii="Times New Roman" w:eastAsia="Times New Roman" w:hAnsi="Times New Roman" w:cs="Times New Roman"/>
          <w:sz w:val="24"/>
          <w:szCs w:val="24"/>
        </w:rPr>
        <w:t xml:space="preserve"> single copy orthologs column</w:t>
      </w:r>
      <w:r w:rsidRPr="00336179">
        <w:rPr>
          <w:rFonts w:ascii="Times New Roman" w:eastAsia="Times New Roman" w:hAnsi="Times New Roman" w:cs="Times New Roman"/>
          <w:sz w:val="24"/>
          <w:szCs w:val="24"/>
        </w:rPr>
        <w:t>).</w:t>
      </w:r>
    </w:p>
    <w:p w14:paraId="1171191F" w14:textId="3B557BB2" w:rsidR="00535AB1" w:rsidRPr="00072CD5" w:rsidRDefault="001E6037">
      <w:pPr>
        <w:pStyle w:val="Heading2"/>
        <w:keepNext w:val="0"/>
        <w:keepLines w:val="0"/>
        <w:spacing w:after="80"/>
        <w:rPr>
          <w:rFonts w:ascii="Times New Roman" w:eastAsia="Times New Roman" w:hAnsi="Times New Roman" w:cs="Times New Roman"/>
          <w:b/>
          <w:i/>
          <w:sz w:val="24"/>
          <w:szCs w:val="24"/>
        </w:rPr>
      </w:pPr>
      <w:bookmarkStart w:id="23" w:name="_1t3h5sf" w:colFirst="0" w:colLast="0"/>
      <w:bookmarkStart w:id="24" w:name="_Toc26815970"/>
      <w:bookmarkEnd w:id="23"/>
      <w:r>
        <w:rPr>
          <w:rFonts w:ascii="Times New Roman" w:eastAsia="Times New Roman" w:hAnsi="Times New Roman" w:cs="Times New Roman"/>
          <w:b/>
          <w:i/>
          <w:sz w:val="24"/>
          <w:szCs w:val="24"/>
        </w:rPr>
        <w:t>1.1</w:t>
      </w:r>
      <w:r w:rsidR="00002B9C">
        <w:rPr>
          <w:rFonts w:ascii="Times New Roman" w:eastAsia="Times New Roman" w:hAnsi="Times New Roman" w:cs="Times New Roman"/>
          <w:b/>
          <w:i/>
          <w:sz w:val="24"/>
          <w:szCs w:val="24"/>
        </w:rPr>
        <w:t>7</w:t>
      </w:r>
      <w:r w:rsidR="00B52962" w:rsidRPr="00072CD5">
        <w:rPr>
          <w:rFonts w:ascii="Times New Roman" w:eastAsia="Times New Roman" w:hAnsi="Times New Roman" w:cs="Times New Roman"/>
          <w:b/>
          <w:i/>
          <w:sz w:val="24"/>
          <w:szCs w:val="24"/>
        </w:rPr>
        <w:t xml:space="preserve"> Divergence time estimation</w:t>
      </w:r>
      <w:bookmarkEnd w:id="24"/>
    </w:p>
    <w:p w14:paraId="3ADD6785" w14:textId="1C795D3B" w:rsidR="00535AB1" w:rsidRDefault="00B52962">
      <w:pPr>
        <w:spacing w:after="200"/>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The methods of phylogeny inference outlined above result in a tree with branch lengths in terms of relative number of substitutions or coalescent units. In order to study rates of evolution and to reconstruct ancestral gene counts, branch lengths in terms of absolute time are required. We used a simple non-parametric method of tree smoothing implemented in the software r8s</w:t>
      </w:r>
      <w:r w:rsidR="00072CD5" w:rsidRPr="00072CD5">
        <w:rPr>
          <w:rFonts w:ascii="Times New Roman" w:eastAsia="Times New Roman" w:hAnsi="Times New Roman" w:cs="Times New Roman"/>
          <w:sz w:val="24"/>
          <w:szCs w:val="24"/>
        </w:rPr>
        <w:fldChar w:fldCharType="begin"/>
      </w:r>
      <w:r w:rsidR="00105FC0">
        <w:rPr>
          <w:rFonts w:ascii="Times New Roman" w:eastAsia="Times New Roman" w:hAnsi="Times New Roman" w:cs="Times New Roman"/>
          <w:sz w:val="24"/>
          <w:szCs w:val="24"/>
        </w:rPr>
        <w:instrText xml:space="preserve"> ADDIN EN.CITE &lt;EndNote&gt;&lt;Cite&gt;&lt;Author&gt;Sanderson&lt;/Author&gt;&lt;Year&gt;2003&lt;/Year&gt;&lt;RecNum&gt;1272&lt;/RecNum&gt;&lt;DisplayText&gt;&lt;style face="superscript"&gt;27&lt;/style&gt;&lt;/DisplayText&gt;&lt;record&gt;&lt;rec-number&gt;1272&lt;/rec-number&gt;&lt;foreign-keys&gt;&lt;key app="EN" db-id="pzzxezpwdrte22e2fe5vrww72fdtdf2wp5ep" timestamp="1525025920"&gt;1272&lt;/key&gt;&lt;/foreign-keys&gt;&lt;ref-type name="Journal Article"&gt;17&lt;/ref-type&gt;&lt;contributors&gt;&lt;authors&gt;&lt;author&gt;Sanderson, M. J.&lt;/author&gt;&lt;/authors&gt;&lt;/contributors&gt;&lt;auth-address&gt;Section of Evolution and Ecology, One Shields Avenue, University of California, Davis, CA 95616, USA. mjsanderson@ucdavis.edu&lt;/auth-address&gt;&lt;titles&gt;&lt;title&gt;r8s: inferring absolute rates of molecular evolution and divergence times in the absence of a molecular clock&lt;/title&gt;&lt;secondary-title&gt;Bioinformatics&lt;/secondary-title&gt;&lt;/titles&gt;&lt;periodical&gt;&lt;full-title&gt;Bioinformatics&lt;/full-title&gt;&lt;abbr-1&gt;Bioinformatics&lt;/abbr-1&gt;&lt;/periodical&gt;&lt;pages&gt;301-2&lt;/pages&gt;&lt;volume&gt;19&lt;/volume&gt;&lt;number&gt;2&lt;/number&gt;&lt;keywords&gt;&lt;keyword&gt;*Algorithms&lt;/keyword&gt;&lt;keyword&gt;*Database Management Systems&lt;/keyword&gt;&lt;keyword&gt;Databases, Genetic&lt;/keyword&gt;&lt;keyword&gt;*Evolution, Molecular&lt;/keyword&gt;&lt;keyword&gt;Genetic Drift&lt;/keyword&gt;&lt;keyword&gt;Genetic Variation/*genetics&lt;/keyword&gt;&lt;keyword&gt;*Phylogeny&lt;/keyword&gt;&lt;keyword&gt;*Sequence Analysis, DNA&lt;/keyword&gt;&lt;keyword&gt;Software&lt;/keyword&gt;&lt;keyword&gt;Time Factors&lt;/keyword&gt;&lt;/keywords&gt;&lt;dates&gt;&lt;year&gt;2003&lt;/year&gt;&lt;pub-dates&gt;&lt;date&gt;Jan 22&lt;/date&gt;&lt;/pub-dates&gt;&lt;/dates&gt;&lt;isbn&gt;1367-4803 (Print)&amp;#xD;1367-4803 (Linking)&lt;/isbn&gt;&lt;accession-num&gt;12538260&lt;/accession-num&gt;&lt;urls&gt;&lt;related-urls&gt;&lt;url&gt;https://www.ncbi.nlm.nih.gov/pubmed/12538260&lt;/url&gt;&lt;/related-urls&gt;&lt;/urls&gt;&lt;/record&gt;&lt;/Cite&gt;&lt;/EndNote&gt;</w:instrText>
      </w:r>
      <w:r w:rsidR="00072CD5" w:rsidRPr="00072CD5">
        <w:rPr>
          <w:rFonts w:ascii="Times New Roman" w:eastAsia="Times New Roman" w:hAnsi="Times New Roman" w:cs="Times New Roman"/>
          <w:sz w:val="24"/>
          <w:szCs w:val="24"/>
        </w:rPr>
        <w:fldChar w:fldCharType="separate"/>
      </w:r>
      <w:r w:rsidR="00105FC0" w:rsidRPr="00105FC0">
        <w:rPr>
          <w:rFonts w:ascii="Times New Roman" w:eastAsia="Times New Roman" w:hAnsi="Times New Roman" w:cs="Times New Roman"/>
          <w:noProof/>
          <w:sz w:val="24"/>
          <w:szCs w:val="24"/>
          <w:vertAlign w:val="superscript"/>
        </w:rPr>
        <w:t>27</w:t>
      </w:r>
      <w:r w:rsidR="00072CD5" w:rsidRPr="00072CD5">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xml:space="preserve"> to estimate these divergence times. </w:t>
      </w:r>
      <w:r w:rsidR="0073714F">
        <w:rPr>
          <w:rFonts w:ascii="Times New Roman" w:hAnsi="Times New Roman" w:cs="Times New Roman"/>
          <w:sz w:val="24"/>
          <w:szCs w:val="24"/>
        </w:rPr>
        <w:t>r8s was chosen for its speed on large datasets and because we were able to utilize all data for branch length calculations across the whole tree while Bayesian methods would require us to re-estimate branch lengths from only the 150 backbone genes. We also observe consistency between r8s and more complex Bayesian models. To examine this, we compared divergence times estimated by r8s to those estimated by MCMCtree</w:t>
      </w:r>
      <w:r w:rsidR="00302C3F">
        <w:rPr>
          <w:rFonts w:ascii="Times New Roman" w:hAnsi="Times New Roman" w:cs="Times New Roman"/>
          <w:sz w:val="24"/>
          <w:szCs w:val="24"/>
        </w:rPr>
        <w:fldChar w:fldCharType="begin">
          <w:fldData xml:space="preserve">PEVuZE5vdGU+PENpdGU+PEF1dGhvcj5ZYW5nPC9BdXRob3I+PFllYXI+MjAwNzwvWWVhcj48UmVj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</w:fldData>
        </w:fldChar>
      </w:r>
      <w:r w:rsidR="00105FC0">
        <w:rPr>
          <w:rFonts w:ascii="Times New Roman" w:hAnsi="Times New Roman" w:cs="Times New Roman"/>
          <w:sz w:val="24"/>
          <w:szCs w:val="24"/>
        </w:rPr>
        <w:instrText xml:space="preserve"> ADDIN EN.CITE </w:instrText>
      </w:r>
      <w:r w:rsidR="00105FC0">
        <w:rPr>
          <w:rFonts w:ascii="Times New Roman" w:hAnsi="Times New Roman" w:cs="Times New Roman"/>
          <w:sz w:val="24"/>
          <w:szCs w:val="24"/>
        </w:rPr>
        <w:fldChar w:fldCharType="begin">
          <w:fldData xml:space="preserve">PEVuZE5vdGU+PENpdGU+PEF1dGhvcj5ZYW5nPC9BdXRob3I+PFllYXI+MjAwNzwvWWVhcj48UmVj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</w:fldData>
        </w:fldChar>
      </w:r>
      <w:r w:rsidR="00105FC0">
        <w:rPr>
          <w:rFonts w:ascii="Times New Roman" w:hAnsi="Times New Roman" w:cs="Times New Roman"/>
          <w:sz w:val="24"/>
          <w:szCs w:val="24"/>
        </w:rPr>
        <w:instrText xml:space="preserve"> ADDIN EN.CITE.DATA </w:instrText>
      </w:r>
      <w:r w:rsidR="00105FC0">
        <w:rPr>
          <w:rFonts w:ascii="Times New Roman" w:hAnsi="Times New Roman" w:cs="Times New Roman"/>
          <w:sz w:val="24"/>
          <w:szCs w:val="24"/>
        </w:rPr>
      </w:r>
      <w:r w:rsidR="00105FC0">
        <w:rPr>
          <w:rFonts w:ascii="Times New Roman" w:hAnsi="Times New Roman" w:cs="Times New Roman"/>
          <w:sz w:val="24"/>
          <w:szCs w:val="24"/>
        </w:rPr>
        <w:fldChar w:fldCharType="end"/>
      </w:r>
      <w:r w:rsidR="00302C3F">
        <w:rPr>
          <w:rFonts w:ascii="Times New Roman" w:hAnsi="Times New Roman" w:cs="Times New Roman"/>
          <w:sz w:val="24"/>
          <w:szCs w:val="24"/>
        </w:rPr>
      </w:r>
      <w:r w:rsidR="00302C3F">
        <w:rPr>
          <w:rFonts w:ascii="Times New Roman" w:hAnsi="Times New Roman" w:cs="Times New Roman"/>
          <w:sz w:val="24"/>
          <w:szCs w:val="24"/>
        </w:rPr>
        <w:fldChar w:fldCharType="separate"/>
      </w:r>
      <w:r w:rsidR="00105FC0" w:rsidRPr="00105FC0">
        <w:rPr>
          <w:rFonts w:ascii="Times New Roman" w:hAnsi="Times New Roman" w:cs="Times New Roman"/>
          <w:noProof/>
          <w:sz w:val="24"/>
          <w:szCs w:val="24"/>
          <w:vertAlign w:val="superscript"/>
        </w:rPr>
        <w:t>28</w:t>
      </w:r>
      <w:r w:rsidR="00302C3F">
        <w:rPr>
          <w:rFonts w:ascii="Times New Roman" w:hAnsi="Times New Roman" w:cs="Times New Roman"/>
          <w:sz w:val="24"/>
          <w:szCs w:val="24"/>
        </w:rPr>
        <w:fldChar w:fldCharType="end"/>
      </w:r>
      <w:r w:rsidR="0073714F">
        <w:rPr>
          <w:rFonts w:ascii="Times New Roman" w:hAnsi="Times New Roman" w:cs="Times New Roman"/>
          <w:sz w:val="24"/>
          <w:szCs w:val="24"/>
        </w:rPr>
        <w:t xml:space="preserve"> and found a strong correlation (r</w:t>
      </w:r>
      <w:r w:rsidR="0073714F">
        <w:rPr>
          <w:rFonts w:ascii="Times New Roman" w:hAnsi="Times New Roman" w:cs="Times New Roman"/>
          <w:sz w:val="24"/>
          <w:szCs w:val="24"/>
          <w:vertAlign w:val="superscript"/>
        </w:rPr>
        <w:t>2</w:t>
      </w:r>
      <w:r w:rsidR="0073714F">
        <w:rPr>
          <w:rFonts w:ascii="Times New Roman" w:hAnsi="Times New Roman" w:cs="Times New Roman"/>
          <w:sz w:val="24"/>
          <w:szCs w:val="24"/>
        </w:rPr>
        <w:t xml:space="preserve"> = 0.91). </w:t>
      </w:r>
      <w:r w:rsidR="0073714F" w:rsidRPr="009632EC">
        <w:rPr>
          <w:rFonts w:ascii="Times New Roman" w:hAnsi="Times New Roman" w:cs="Times New Roman"/>
          <w:sz w:val="24"/>
          <w:szCs w:val="24"/>
        </w:rPr>
        <w:t xml:space="preserve"> </w:t>
      </w:r>
      <w:r w:rsidRPr="00072CD5">
        <w:rPr>
          <w:rFonts w:ascii="Times New Roman" w:eastAsia="Times New Roman" w:hAnsi="Times New Roman" w:cs="Times New Roman"/>
          <w:sz w:val="24"/>
          <w:szCs w:val="24"/>
        </w:rPr>
        <w:t xml:space="preserve">Fossil calibrations are also required to scale the smoothed tree by absolute time. We relied on the aggregation of deep arthropod fossils done </w:t>
      </w:r>
      <w:r w:rsidRPr="00700CCC">
        <w:rPr>
          <w:rFonts w:ascii="Times New Roman" w:eastAsia="Times New Roman" w:hAnsi="Times New Roman" w:cs="Times New Roman"/>
          <w:sz w:val="24"/>
          <w:szCs w:val="24"/>
        </w:rPr>
        <w:t>by Wolfe et al.</w:t>
      </w:r>
      <w:r w:rsidR="00700CCC">
        <w:rPr>
          <w:rFonts w:ascii="Times New Roman" w:eastAsia="Times New Roman" w:hAnsi="Times New Roman" w:cs="Times New Roman"/>
          <w:sz w:val="24"/>
          <w:szCs w:val="24"/>
        </w:rPr>
        <w:fldChar w:fldCharType="begin"/>
      </w:r>
      <w:r w:rsidR="00105FC0">
        <w:rPr>
          <w:rFonts w:ascii="Times New Roman" w:eastAsia="Times New Roman" w:hAnsi="Times New Roman" w:cs="Times New Roman"/>
          <w:sz w:val="24"/>
          <w:szCs w:val="24"/>
        </w:rPr>
        <w:instrText xml:space="preserve"> ADDIN EN.CITE &lt;EndNote&gt;&lt;Cite&gt;&lt;Author&gt;Wolfe&lt;/Author&gt;&lt;Year&gt;2016&lt;/Year&gt;&lt;RecNum&gt;1289&lt;/RecNum&gt;&lt;DisplayText&gt;&lt;style face="superscript"&gt;29&lt;/style&gt;&lt;/DisplayText&gt;&lt;record&gt;&lt;rec-number&gt;1289&lt;/rec-number&gt;&lt;foreign-keys&gt;&lt;key app="EN" db-id="pzzxezpwdrte22e2fe5vrww72fdtdf2wp5ep" timestamp="1526341913"&gt;1289&lt;/key&gt;&lt;/foreign-keys&gt;&lt;ref-type name="Journal Article"&gt;17&lt;/ref-type&gt;&lt;contributors&gt;&lt;authors&gt;&lt;author&gt;Wolfe, Joanna M.&lt;/author&gt;&lt;author&gt;Daley, Allison C.&lt;/author&gt;&lt;author&gt;Legg, David A.&lt;/author&gt;&lt;author&gt;Edgecombe, Gregory D.&lt;/author&gt;&lt;/authors&gt;&lt;/contributors&gt;&lt;titles&gt;&lt;title&gt;Fossil calibrations for the arthropod Tree of Life&lt;/title&gt;&lt;secondary-title&gt;Earth-Science Reviews&lt;/secondary-title&gt;&lt;/titles&gt;&lt;periodical&gt;&lt;full-title&gt;Earth-Science Reviews&lt;/full-title&gt;&lt;/periodical&gt;&lt;pages&gt;43-110&lt;/pages&gt;&lt;volume&gt;160&lt;/volume&gt;&lt;keywords&gt;&lt;keyword&gt;Arthropods&lt;/keyword&gt;&lt;keyword&gt;Fossils&lt;/keyword&gt;&lt;keyword&gt;Phylogeny&lt;/keyword&gt;&lt;keyword&gt;Divergence times&lt;/keyword&gt;&lt;/keywords&gt;&lt;dates&gt;&lt;year&gt;2016&lt;/year&gt;&lt;pub-dates&gt;&lt;date&gt;2016/09/01/&lt;/date&gt;&lt;/pub-dates&gt;&lt;/dates&gt;&lt;isbn&gt;0012-8252&lt;/isbn&gt;&lt;urls&gt;&lt;related-urls&gt;&lt;url&gt;http://www.sciencedirect.com/science/article/pii/S0012825216301271&lt;/url&gt;&lt;/related-urls&gt;&lt;/urls&gt;&lt;electronic-resource-num&gt;https://doi.org/10.1016/j.earscirev.2016.06.008&lt;/electronic-resource-num&gt;&lt;/record&gt;&lt;/Cite&gt;&lt;/EndNote&gt;</w:instrText>
      </w:r>
      <w:r w:rsidR="00700CCC">
        <w:rPr>
          <w:rFonts w:ascii="Times New Roman" w:eastAsia="Times New Roman" w:hAnsi="Times New Roman" w:cs="Times New Roman"/>
          <w:sz w:val="24"/>
          <w:szCs w:val="24"/>
        </w:rPr>
        <w:fldChar w:fldCharType="separate"/>
      </w:r>
      <w:r w:rsidR="00105FC0" w:rsidRPr="00105FC0">
        <w:rPr>
          <w:rFonts w:ascii="Times New Roman" w:eastAsia="Times New Roman" w:hAnsi="Times New Roman" w:cs="Times New Roman"/>
          <w:noProof/>
          <w:sz w:val="24"/>
          <w:szCs w:val="24"/>
          <w:vertAlign w:val="superscript"/>
        </w:rPr>
        <w:t>29</w:t>
      </w:r>
      <w:r w:rsidR="00700CCC">
        <w:rPr>
          <w:rFonts w:ascii="Times New Roman" w:eastAsia="Times New Roman" w:hAnsi="Times New Roman" w:cs="Times New Roman"/>
          <w:sz w:val="24"/>
          <w:szCs w:val="24"/>
        </w:rPr>
        <w:fldChar w:fldCharType="end"/>
      </w:r>
      <w:r w:rsidR="00700CCC">
        <w:rPr>
          <w:rFonts w:ascii="Times New Roman" w:eastAsia="Times New Roman" w:hAnsi="Times New Roman" w:cs="Times New Roman"/>
          <w:sz w:val="24"/>
          <w:szCs w:val="24"/>
        </w:rPr>
        <w:t xml:space="preserve"> </w:t>
      </w:r>
      <w:r w:rsidRPr="00072CD5">
        <w:rPr>
          <w:rFonts w:ascii="Times New Roman" w:eastAsia="Times New Roman" w:hAnsi="Times New Roman" w:cs="Times New Roman"/>
          <w:sz w:val="24"/>
          <w:szCs w:val="24"/>
        </w:rPr>
        <w:t xml:space="preserve">along with a few more recent fossils used by </w:t>
      </w:r>
      <w:proofErr w:type="spellStart"/>
      <w:r w:rsidRPr="00072CD5">
        <w:rPr>
          <w:rFonts w:ascii="Times New Roman" w:eastAsia="Times New Roman" w:hAnsi="Times New Roman" w:cs="Times New Roman"/>
          <w:sz w:val="24"/>
          <w:szCs w:val="24"/>
        </w:rPr>
        <w:t>Misof</w:t>
      </w:r>
      <w:proofErr w:type="spellEnd"/>
      <w:r w:rsidRPr="00072CD5">
        <w:rPr>
          <w:rFonts w:ascii="Times New Roman" w:eastAsia="Times New Roman" w:hAnsi="Times New Roman" w:cs="Times New Roman"/>
          <w:sz w:val="24"/>
          <w:szCs w:val="24"/>
        </w:rPr>
        <w:t xml:space="preserve"> </w:t>
      </w:r>
      <w:r w:rsidRPr="006B1111">
        <w:rPr>
          <w:rFonts w:ascii="Times New Roman" w:eastAsia="Times New Roman" w:hAnsi="Times New Roman" w:cs="Times New Roman"/>
          <w:sz w:val="24"/>
          <w:szCs w:val="24"/>
        </w:rPr>
        <w:t xml:space="preserve">et </w:t>
      </w:r>
      <w:r w:rsidRPr="00336179">
        <w:rPr>
          <w:rFonts w:ascii="Times New Roman" w:eastAsia="Times New Roman" w:hAnsi="Times New Roman" w:cs="Times New Roman"/>
          <w:sz w:val="24"/>
          <w:szCs w:val="24"/>
        </w:rPr>
        <w:t>al.</w:t>
      </w:r>
      <w:r w:rsidR="00072CD5" w:rsidRPr="00336179">
        <w:rPr>
          <w:rFonts w:ascii="Times New Roman" w:eastAsia="Times New Roman" w:hAnsi="Times New Roman" w:cs="Times New Roman"/>
          <w:sz w:val="24"/>
          <w:szCs w:val="24"/>
        </w:rPr>
        <w:fldChar w:fldCharType="begin">
          <w:fldData xml:space="preserve">PEVuZE5vdGU+PENpdGU+PEF1dGhvcj5NaXNvZjwvQXV0aG9yPjxZZWFyPjIwMTQ8L1llYXI+PFJl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</w:fldData>
        </w:fldChar>
      </w:r>
      <w:r w:rsidR="00072CD5" w:rsidRPr="00336179">
        <w:rPr>
          <w:rFonts w:ascii="Times New Roman" w:eastAsia="Times New Roman" w:hAnsi="Times New Roman" w:cs="Times New Roman"/>
          <w:sz w:val="24"/>
          <w:szCs w:val="24"/>
        </w:rPr>
        <w:instrText xml:space="preserve"> ADDIN EN.CITE </w:instrText>
      </w:r>
      <w:r w:rsidR="00072CD5" w:rsidRPr="00336179">
        <w:rPr>
          <w:rFonts w:ascii="Times New Roman" w:eastAsia="Times New Roman" w:hAnsi="Times New Roman" w:cs="Times New Roman"/>
          <w:sz w:val="24"/>
          <w:szCs w:val="24"/>
        </w:rPr>
        <w:fldChar w:fldCharType="begin">
          <w:fldData xml:space="preserve">PEVuZE5vdGU+PENpdGU+PEF1dGhvcj5NaXNvZjwvQXV0aG9yPjxZZWFyPjIwMTQ8L1llYXI+PFJl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</w:fldData>
        </w:fldChar>
      </w:r>
      <w:r w:rsidR="00072CD5" w:rsidRPr="00336179">
        <w:rPr>
          <w:rFonts w:ascii="Times New Roman" w:eastAsia="Times New Roman" w:hAnsi="Times New Roman" w:cs="Times New Roman"/>
          <w:sz w:val="24"/>
          <w:szCs w:val="24"/>
        </w:rPr>
        <w:instrText xml:space="preserve"> ADDIN EN.CITE.DATA </w:instrText>
      </w:r>
      <w:r w:rsidR="00072CD5" w:rsidRPr="00336179">
        <w:rPr>
          <w:rFonts w:ascii="Times New Roman" w:eastAsia="Times New Roman" w:hAnsi="Times New Roman" w:cs="Times New Roman"/>
          <w:sz w:val="24"/>
          <w:szCs w:val="24"/>
        </w:rPr>
      </w:r>
      <w:r w:rsidR="00072CD5" w:rsidRPr="00336179">
        <w:rPr>
          <w:rFonts w:ascii="Times New Roman" w:eastAsia="Times New Roman" w:hAnsi="Times New Roman" w:cs="Times New Roman"/>
          <w:sz w:val="24"/>
          <w:szCs w:val="24"/>
        </w:rPr>
        <w:fldChar w:fldCharType="end"/>
      </w:r>
      <w:r w:rsidR="00072CD5" w:rsidRPr="00336179">
        <w:rPr>
          <w:rFonts w:ascii="Times New Roman" w:eastAsia="Times New Roman" w:hAnsi="Times New Roman" w:cs="Times New Roman"/>
          <w:sz w:val="24"/>
          <w:szCs w:val="24"/>
        </w:rPr>
      </w:r>
      <w:r w:rsidR="00072CD5" w:rsidRPr="00336179">
        <w:rPr>
          <w:rFonts w:ascii="Times New Roman" w:eastAsia="Times New Roman" w:hAnsi="Times New Roman" w:cs="Times New Roman"/>
          <w:sz w:val="24"/>
          <w:szCs w:val="24"/>
        </w:rPr>
        <w:fldChar w:fldCharType="separate"/>
      </w:r>
      <w:r w:rsidR="00072CD5" w:rsidRPr="00336179">
        <w:rPr>
          <w:rFonts w:ascii="Times New Roman" w:eastAsia="Times New Roman" w:hAnsi="Times New Roman" w:cs="Times New Roman"/>
          <w:noProof/>
          <w:sz w:val="24"/>
          <w:szCs w:val="24"/>
          <w:vertAlign w:val="superscript"/>
        </w:rPr>
        <w:t>3</w:t>
      </w:r>
      <w:r w:rsidR="00072CD5" w:rsidRPr="00336179">
        <w:rPr>
          <w:rFonts w:ascii="Times New Roman" w:eastAsia="Times New Roman" w:hAnsi="Times New Roman" w:cs="Times New Roman"/>
          <w:sz w:val="24"/>
          <w:szCs w:val="24"/>
        </w:rPr>
        <w:fldChar w:fldCharType="end"/>
      </w:r>
      <w:r w:rsidRPr="00336179">
        <w:rPr>
          <w:rFonts w:ascii="Times New Roman" w:eastAsia="Times New Roman" w:hAnsi="Times New Roman" w:cs="Times New Roman"/>
          <w:sz w:val="24"/>
          <w:szCs w:val="24"/>
        </w:rPr>
        <w:t xml:space="preserve"> (</w:t>
      </w:r>
      <w:r w:rsidR="0061036D">
        <w:rPr>
          <w:rFonts w:ascii="Times New Roman" w:eastAsia="Times New Roman" w:hAnsi="Times New Roman" w:cs="Times New Roman"/>
          <w:sz w:val="24"/>
          <w:szCs w:val="24"/>
        </w:rPr>
        <w:t xml:space="preserve">Additional File 1: </w:t>
      </w:r>
      <w:r w:rsidRPr="00336179">
        <w:rPr>
          <w:rFonts w:ascii="Times New Roman" w:eastAsia="Times New Roman" w:hAnsi="Times New Roman" w:cs="Times New Roman"/>
          <w:sz w:val="24"/>
          <w:szCs w:val="24"/>
        </w:rPr>
        <w:t>Table S</w:t>
      </w:r>
      <w:r w:rsidR="006C0EBF" w:rsidRPr="00336179">
        <w:rPr>
          <w:rFonts w:ascii="Times New Roman" w:eastAsia="Times New Roman" w:hAnsi="Times New Roman" w:cs="Times New Roman"/>
          <w:sz w:val="24"/>
          <w:szCs w:val="24"/>
        </w:rPr>
        <w:t>1</w:t>
      </w:r>
      <w:r w:rsidR="006E2BE7" w:rsidRPr="00336179">
        <w:rPr>
          <w:rFonts w:ascii="Times New Roman" w:eastAsia="Times New Roman" w:hAnsi="Times New Roman" w:cs="Times New Roman"/>
          <w:sz w:val="24"/>
          <w:szCs w:val="24"/>
        </w:rPr>
        <w:t>4</w:t>
      </w:r>
      <w:r w:rsidRPr="00336179">
        <w:rPr>
          <w:rFonts w:ascii="Times New Roman" w:eastAsia="Times New Roman" w:hAnsi="Times New Roman" w:cs="Times New Roman"/>
          <w:sz w:val="24"/>
          <w:szCs w:val="24"/>
        </w:rPr>
        <w:t>).</w:t>
      </w:r>
    </w:p>
    <w:p w14:paraId="3F15BA5E" w14:textId="7FDD4351" w:rsidR="0073714F" w:rsidRPr="0073714F" w:rsidRDefault="0073714F" w:rsidP="0073714F">
      <w:pPr>
        <w:ind w:firstLine="720"/>
        <w:rPr>
          <w:rFonts w:ascii="Times New Roman" w:hAnsi="Times New Roman" w:cs="Times New Roman"/>
          <w:sz w:val="24"/>
          <w:szCs w:val="24"/>
        </w:rPr>
      </w:pPr>
      <w:r>
        <w:rPr>
          <w:rFonts w:ascii="Times New Roman" w:hAnsi="Times New Roman" w:cs="Times New Roman"/>
          <w:sz w:val="24"/>
          <w:szCs w:val="24"/>
        </w:rPr>
        <w:t xml:space="preserve">Because r8s does not provide a confidence interval on divergence times, we employed a jackknife approach on fossil calibration points to generate a distribution of ages around each node. We randomly removed 5 fossil calibration points and re-estimated divergence times and repeated this process 100 times. We find that the original divergence time estimate for each node always falls within 1 standard deviation of the mean of the distribution generated by the replicate </w:t>
      </w:r>
      <w:r w:rsidR="00367B50" w:rsidRPr="00367B50">
        <w:rPr>
          <w:rFonts w:ascii="Times New Roman" w:hAnsi="Times New Roman" w:cs="Times New Roman"/>
          <w:sz w:val="24"/>
          <w:szCs w:val="24"/>
        </w:rPr>
        <w:t>process (</w:t>
      </w:r>
      <w:r w:rsidR="00D92C52">
        <w:rPr>
          <w:rFonts w:ascii="Times New Roman" w:eastAsia="Times New Roman" w:hAnsi="Times New Roman" w:cs="Times New Roman"/>
          <w:sz w:val="24"/>
          <w:szCs w:val="24"/>
        </w:rPr>
        <w:t xml:space="preserve">Additional file 2: </w:t>
      </w:r>
      <w:r w:rsidR="00367B50" w:rsidRPr="00367B50">
        <w:rPr>
          <w:rFonts w:ascii="Times New Roman" w:hAnsi="Times New Roman" w:cs="Times New Roman"/>
          <w:sz w:val="24"/>
          <w:szCs w:val="24"/>
        </w:rPr>
        <w:t>Fig S3</w:t>
      </w:r>
      <w:r w:rsidRPr="00367B50">
        <w:rPr>
          <w:rFonts w:ascii="Times New Roman" w:hAnsi="Times New Roman" w:cs="Times New Roman"/>
          <w:sz w:val="24"/>
          <w:szCs w:val="24"/>
        </w:rPr>
        <w:t>3). In other</w:t>
      </w:r>
      <w:r>
        <w:rPr>
          <w:rFonts w:ascii="Times New Roman" w:hAnsi="Times New Roman" w:cs="Times New Roman"/>
          <w:sz w:val="24"/>
          <w:szCs w:val="24"/>
        </w:rPr>
        <w:t xml:space="preserve"> words, the removal of any fossil calibration point has very little effect on inferred node ages and that node ages are very stable with regards to the choice of fossils used to calibrate the tree.</w:t>
      </w:r>
    </w:p>
    <w:p w14:paraId="5AD92811" w14:textId="4D778598" w:rsidR="00535AB1" w:rsidRPr="00072CD5" w:rsidRDefault="001E6037">
      <w:pPr>
        <w:pStyle w:val="Heading2"/>
        <w:keepNext w:val="0"/>
        <w:keepLines w:val="0"/>
        <w:spacing w:after="80"/>
        <w:rPr>
          <w:rFonts w:ascii="Times New Roman" w:eastAsia="Times New Roman" w:hAnsi="Times New Roman" w:cs="Times New Roman"/>
          <w:b/>
          <w:i/>
          <w:sz w:val="24"/>
          <w:szCs w:val="24"/>
        </w:rPr>
      </w:pPr>
      <w:bookmarkStart w:id="25" w:name="_4d34og8" w:colFirst="0" w:colLast="0"/>
      <w:bookmarkStart w:id="26" w:name="_Toc26815971"/>
      <w:bookmarkEnd w:id="25"/>
      <w:r>
        <w:rPr>
          <w:rFonts w:ascii="Times New Roman" w:eastAsia="Times New Roman" w:hAnsi="Times New Roman" w:cs="Times New Roman"/>
          <w:b/>
          <w:i/>
          <w:sz w:val="24"/>
          <w:szCs w:val="24"/>
        </w:rPr>
        <w:t>1.1</w:t>
      </w:r>
      <w:r w:rsidR="00002B9C">
        <w:rPr>
          <w:rFonts w:ascii="Times New Roman" w:eastAsia="Times New Roman" w:hAnsi="Times New Roman" w:cs="Times New Roman"/>
          <w:b/>
          <w:i/>
          <w:sz w:val="24"/>
          <w:szCs w:val="24"/>
        </w:rPr>
        <w:t>8</w:t>
      </w:r>
      <w:r w:rsidR="00B52962" w:rsidRPr="00072CD5">
        <w:rPr>
          <w:rFonts w:ascii="Times New Roman" w:eastAsia="Times New Roman" w:hAnsi="Times New Roman" w:cs="Times New Roman"/>
          <w:b/>
          <w:i/>
          <w:sz w:val="24"/>
          <w:szCs w:val="24"/>
        </w:rPr>
        <w:t xml:space="preserve"> Substitution rate estimation</w:t>
      </w:r>
      <w:bookmarkEnd w:id="26"/>
    </w:p>
    <w:p w14:paraId="57E2EA58" w14:textId="735516A2" w:rsidR="00535AB1" w:rsidRPr="00072CD5" w:rsidRDefault="00B52962">
      <w:pPr>
        <w:spacing w:after="200"/>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 xml:space="preserve">To estimate substitution rates per year on each lineage of the arthropod phylogeny we simply divided the expected number of substitutions (the branch lengths in the unsmoothed tree) by the estimated divergence times (the branch lengths in the </w:t>
      </w:r>
      <w:r w:rsidRPr="00367B50">
        <w:rPr>
          <w:rFonts w:ascii="Times New Roman" w:eastAsia="Times New Roman" w:hAnsi="Times New Roman" w:cs="Times New Roman"/>
          <w:sz w:val="24"/>
          <w:szCs w:val="24"/>
        </w:rPr>
        <w:t>smoothed tree) (</w:t>
      </w:r>
      <w:r w:rsidR="007604CB" w:rsidRPr="00367B50">
        <w:rPr>
          <w:rFonts w:ascii="Times New Roman" w:eastAsia="Times New Roman" w:hAnsi="Times New Roman" w:cs="Times New Roman"/>
          <w:sz w:val="24"/>
          <w:szCs w:val="24"/>
        </w:rPr>
        <w:t>Fig.</w:t>
      </w:r>
      <w:r w:rsidRPr="00367B50">
        <w:rPr>
          <w:rFonts w:ascii="Times New Roman" w:eastAsia="Times New Roman" w:hAnsi="Times New Roman" w:cs="Times New Roman"/>
          <w:sz w:val="24"/>
          <w:szCs w:val="24"/>
        </w:rPr>
        <w:t xml:space="preserve"> </w:t>
      </w:r>
      <w:r w:rsidR="00CB5130" w:rsidRPr="00367B50">
        <w:rPr>
          <w:rFonts w:ascii="Times New Roman" w:eastAsia="Times New Roman" w:hAnsi="Times New Roman" w:cs="Times New Roman"/>
          <w:sz w:val="24"/>
          <w:szCs w:val="24"/>
        </w:rPr>
        <w:t>4</w:t>
      </w:r>
      <w:r w:rsidRPr="00367B50">
        <w:rPr>
          <w:rFonts w:ascii="Times New Roman" w:eastAsia="Times New Roman" w:hAnsi="Times New Roman" w:cs="Times New Roman"/>
          <w:sz w:val="24"/>
          <w:szCs w:val="24"/>
        </w:rPr>
        <w:t>).</w:t>
      </w:r>
    </w:p>
    <w:p w14:paraId="37450776" w14:textId="0E19C22A" w:rsidR="00535AB1" w:rsidRPr="00072CD5" w:rsidRDefault="001E6037">
      <w:pPr>
        <w:pStyle w:val="Heading2"/>
        <w:keepNext w:val="0"/>
        <w:keepLines w:val="0"/>
        <w:spacing w:after="80"/>
        <w:rPr>
          <w:rFonts w:ascii="Times New Roman" w:eastAsia="Times New Roman" w:hAnsi="Times New Roman" w:cs="Times New Roman"/>
          <w:b/>
          <w:i/>
          <w:sz w:val="24"/>
          <w:szCs w:val="24"/>
        </w:rPr>
      </w:pPr>
      <w:bookmarkStart w:id="27" w:name="_2s8eyo1" w:colFirst="0" w:colLast="0"/>
      <w:bookmarkStart w:id="28" w:name="_Toc26815972"/>
      <w:bookmarkEnd w:id="27"/>
      <w:r>
        <w:rPr>
          <w:rFonts w:ascii="Times New Roman" w:eastAsia="Times New Roman" w:hAnsi="Times New Roman" w:cs="Times New Roman"/>
          <w:b/>
          <w:i/>
          <w:sz w:val="24"/>
          <w:szCs w:val="24"/>
        </w:rPr>
        <w:t>1.1</w:t>
      </w:r>
      <w:r w:rsidR="00002B9C">
        <w:rPr>
          <w:rFonts w:ascii="Times New Roman" w:eastAsia="Times New Roman" w:hAnsi="Times New Roman" w:cs="Times New Roman"/>
          <w:b/>
          <w:i/>
          <w:sz w:val="24"/>
          <w:szCs w:val="24"/>
        </w:rPr>
        <w:t>9</w:t>
      </w:r>
      <w:r w:rsidR="00D245B3">
        <w:rPr>
          <w:rFonts w:ascii="Times New Roman" w:eastAsia="Times New Roman" w:hAnsi="Times New Roman" w:cs="Times New Roman"/>
          <w:b/>
          <w:i/>
          <w:sz w:val="24"/>
          <w:szCs w:val="24"/>
        </w:rPr>
        <w:t xml:space="preserve"> Gene family a</w:t>
      </w:r>
      <w:r w:rsidR="00B52962" w:rsidRPr="00072CD5">
        <w:rPr>
          <w:rFonts w:ascii="Times New Roman" w:eastAsia="Times New Roman" w:hAnsi="Times New Roman" w:cs="Times New Roman"/>
          <w:b/>
          <w:i/>
          <w:sz w:val="24"/>
          <w:szCs w:val="24"/>
        </w:rPr>
        <w:t>nalysis</w:t>
      </w:r>
      <w:bookmarkEnd w:id="28"/>
    </w:p>
    <w:p w14:paraId="423FB049" w14:textId="699FB9FE" w:rsidR="00EC0264" w:rsidRDefault="00B52962" w:rsidP="00C76019">
      <w:pPr>
        <w:spacing w:after="200"/>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 xml:space="preserve">With the 38,195 orthogroups and </w:t>
      </w:r>
      <w:proofErr w:type="spellStart"/>
      <w:r w:rsidRPr="00072CD5">
        <w:rPr>
          <w:rFonts w:ascii="Times New Roman" w:eastAsia="Times New Roman" w:hAnsi="Times New Roman" w:cs="Times New Roman"/>
          <w:sz w:val="24"/>
          <w:szCs w:val="24"/>
        </w:rPr>
        <w:t>ultrametric</w:t>
      </w:r>
      <w:proofErr w:type="spellEnd"/>
      <w:r w:rsidRPr="00072CD5">
        <w:rPr>
          <w:rFonts w:ascii="Times New Roman" w:eastAsia="Times New Roman" w:hAnsi="Times New Roman" w:cs="Times New Roman"/>
          <w:sz w:val="24"/>
          <w:szCs w:val="24"/>
        </w:rPr>
        <w:t xml:space="preserve"> phylogeny we were able to perform the largest gene family analysis of any group of taxa to date. In this analysis we were able to estimate gene turnover rates (</w:t>
      </w:r>
      <w:r w:rsidRPr="00072CD5">
        <w:rPr>
          <w:rFonts w:ascii="Times New Roman" w:eastAsia="Times New Roman" w:hAnsi="Times New Roman" w:cs="Times New Roman"/>
          <w:i/>
          <w:sz w:val="24"/>
          <w:szCs w:val="24"/>
        </w:rPr>
        <w:t>λ</w:t>
      </w:r>
      <w:r w:rsidRPr="00072CD5">
        <w:rPr>
          <w:rFonts w:ascii="Times New Roman" w:eastAsia="Times New Roman" w:hAnsi="Times New Roman" w:cs="Times New Roman"/>
          <w:sz w:val="24"/>
          <w:szCs w:val="24"/>
        </w:rPr>
        <w:t>) for the six multi-species orders, infer ancestral gene counts for each family on each node of the tree, and estimate gene gain and loss rates for each lineage of the arthropod phylogeny. The size of the dataset and the depth of the tree required several methods to be utilized.</w:t>
      </w:r>
    </w:p>
    <w:p w14:paraId="0A903DF0" w14:textId="7E324F23" w:rsidR="00EC0264" w:rsidRPr="00EC0264" w:rsidRDefault="00EC0264" w:rsidP="00EC0264">
      <w:pPr>
        <w:spacing w:after="200"/>
        <w:ind w:firstLine="720"/>
        <w:rPr>
          <w:rFonts w:ascii="Times New Roman" w:eastAsia="Times New Roman" w:hAnsi="Times New Roman" w:cs="Times New Roman"/>
          <w:sz w:val="24"/>
          <w:szCs w:val="24"/>
          <w:lang w:val="en-US"/>
        </w:rPr>
      </w:pPr>
      <w:r w:rsidRPr="00EC0264">
        <w:rPr>
          <w:rFonts w:ascii="Times New Roman" w:eastAsia="Times New Roman" w:hAnsi="Times New Roman" w:cs="Times New Roman"/>
          <w:sz w:val="24"/>
          <w:szCs w:val="24"/>
          <w:lang w:val="en-US"/>
        </w:rPr>
        <w:lastRenderedPageBreak/>
        <w:t>Gene turnover rates (λ) for the six multi-species orders were estimated with CAFE 3.0, a likelihood method for gene-</w:t>
      </w:r>
      <w:r w:rsidRPr="00443B93">
        <w:rPr>
          <w:rFonts w:ascii="Times New Roman" w:eastAsia="Times New Roman" w:hAnsi="Times New Roman" w:cs="Times New Roman"/>
          <w:sz w:val="24"/>
          <w:szCs w:val="24"/>
          <w:lang w:val="en-US"/>
        </w:rPr>
        <w:t>family analysis</w:t>
      </w:r>
      <w:r w:rsidR="00302C3F" w:rsidRPr="00443B93">
        <w:rPr>
          <w:rFonts w:ascii="Times New Roman" w:eastAsia="Times New Roman" w:hAnsi="Times New Roman" w:cs="Times New Roman"/>
          <w:sz w:val="24"/>
          <w:szCs w:val="24"/>
          <w:lang w:val="en-US"/>
        </w:rPr>
        <w:fldChar w:fldCharType="begin">
          <w:fldData xml:space="preserve">PEVuZE5vdGU+PENpdGU+PEF1dGhvcj5IYW48L0F1dGhvcj48WWVhcj4yMDEzPC9ZZWFyPjxSZWNO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</w:fldData>
        </w:fldChar>
      </w:r>
      <w:r w:rsidR="00105FC0" w:rsidRPr="00443B93">
        <w:rPr>
          <w:rFonts w:ascii="Times New Roman" w:eastAsia="Times New Roman" w:hAnsi="Times New Roman" w:cs="Times New Roman"/>
          <w:sz w:val="24"/>
          <w:szCs w:val="24"/>
          <w:lang w:val="en-US"/>
        </w:rPr>
        <w:instrText xml:space="preserve"> ADDIN EN.CITE </w:instrText>
      </w:r>
      <w:r w:rsidR="00105FC0" w:rsidRPr="00443B93">
        <w:rPr>
          <w:rFonts w:ascii="Times New Roman" w:eastAsia="Times New Roman" w:hAnsi="Times New Roman" w:cs="Times New Roman"/>
          <w:sz w:val="24"/>
          <w:szCs w:val="24"/>
          <w:lang w:val="en-US"/>
        </w:rPr>
        <w:fldChar w:fldCharType="begin">
          <w:fldData xml:space="preserve">PEVuZE5vdGU+PENpdGU+PEF1dGhvcj5IYW48L0F1dGhvcj48WWVhcj4yMDEzPC9ZZWFyPjxSZWNO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</w:fldData>
        </w:fldChar>
      </w:r>
      <w:r w:rsidR="00105FC0" w:rsidRPr="00443B93">
        <w:rPr>
          <w:rFonts w:ascii="Times New Roman" w:eastAsia="Times New Roman" w:hAnsi="Times New Roman" w:cs="Times New Roman"/>
          <w:sz w:val="24"/>
          <w:szCs w:val="24"/>
          <w:lang w:val="en-US"/>
        </w:rPr>
        <w:instrText xml:space="preserve"> ADDIN EN.CITE.DATA </w:instrText>
      </w:r>
      <w:r w:rsidR="00105FC0" w:rsidRPr="00443B93">
        <w:rPr>
          <w:rFonts w:ascii="Times New Roman" w:eastAsia="Times New Roman" w:hAnsi="Times New Roman" w:cs="Times New Roman"/>
          <w:sz w:val="24"/>
          <w:szCs w:val="24"/>
          <w:lang w:val="en-US"/>
        </w:rPr>
      </w:r>
      <w:r w:rsidR="00105FC0" w:rsidRPr="00443B93">
        <w:rPr>
          <w:rFonts w:ascii="Times New Roman" w:eastAsia="Times New Roman" w:hAnsi="Times New Roman" w:cs="Times New Roman"/>
          <w:sz w:val="24"/>
          <w:szCs w:val="24"/>
          <w:lang w:val="en-US"/>
        </w:rPr>
        <w:fldChar w:fldCharType="end"/>
      </w:r>
      <w:r w:rsidR="00302C3F" w:rsidRPr="00443B93">
        <w:rPr>
          <w:rFonts w:ascii="Times New Roman" w:eastAsia="Times New Roman" w:hAnsi="Times New Roman" w:cs="Times New Roman"/>
          <w:sz w:val="24"/>
          <w:szCs w:val="24"/>
          <w:lang w:val="en-US"/>
        </w:rPr>
      </w:r>
      <w:r w:rsidR="00302C3F" w:rsidRPr="00443B93">
        <w:rPr>
          <w:rFonts w:ascii="Times New Roman" w:eastAsia="Times New Roman" w:hAnsi="Times New Roman" w:cs="Times New Roman"/>
          <w:sz w:val="24"/>
          <w:szCs w:val="24"/>
          <w:lang w:val="en-US"/>
        </w:rPr>
        <w:fldChar w:fldCharType="separate"/>
      </w:r>
      <w:r w:rsidR="00105FC0" w:rsidRPr="00443B93">
        <w:rPr>
          <w:rFonts w:ascii="Times New Roman" w:eastAsia="Times New Roman" w:hAnsi="Times New Roman" w:cs="Times New Roman"/>
          <w:noProof/>
          <w:sz w:val="24"/>
          <w:szCs w:val="24"/>
          <w:vertAlign w:val="superscript"/>
          <w:lang w:val="en-US"/>
        </w:rPr>
        <w:t>30</w:t>
      </w:r>
      <w:r w:rsidR="00302C3F" w:rsidRPr="00443B93">
        <w:rPr>
          <w:rFonts w:ascii="Times New Roman" w:eastAsia="Times New Roman" w:hAnsi="Times New Roman" w:cs="Times New Roman"/>
          <w:sz w:val="24"/>
          <w:szCs w:val="24"/>
          <w:lang w:val="en-US"/>
        </w:rPr>
        <w:fldChar w:fldCharType="end"/>
      </w:r>
      <w:r w:rsidR="00443B93">
        <w:rPr>
          <w:rFonts w:ascii="Times New Roman" w:eastAsia="Times New Roman" w:hAnsi="Times New Roman" w:cs="Times New Roman"/>
          <w:sz w:val="24"/>
          <w:szCs w:val="24"/>
          <w:lang w:val="en-US"/>
        </w:rPr>
        <w:t>. CAFÉ 3.0</w:t>
      </w:r>
      <w:r w:rsidRPr="00EC0264">
        <w:rPr>
          <w:rFonts w:ascii="Times New Roman" w:eastAsia="Times New Roman" w:hAnsi="Times New Roman" w:cs="Times New Roman"/>
          <w:sz w:val="24"/>
          <w:szCs w:val="24"/>
          <w:lang w:val="en-US"/>
        </w:rPr>
        <w:t xml:space="preserve"> is able to estimate the amount of assembly and annotation error (ε) present in the input </w:t>
      </w:r>
      <w:r w:rsidR="00A30CF2">
        <w:rPr>
          <w:rFonts w:ascii="Times New Roman" w:eastAsia="Times New Roman" w:hAnsi="Times New Roman" w:cs="Times New Roman"/>
          <w:sz w:val="24"/>
          <w:szCs w:val="24"/>
          <w:lang w:val="en-US"/>
        </w:rPr>
        <w:t xml:space="preserve">gene count </w:t>
      </w:r>
      <w:r w:rsidRPr="00EC0264">
        <w:rPr>
          <w:rFonts w:ascii="Times New Roman" w:eastAsia="Times New Roman" w:hAnsi="Times New Roman" w:cs="Times New Roman"/>
          <w:sz w:val="24"/>
          <w:szCs w:val="24"/>
          <w:lang w:val="en-US"/>
        </w:rPr>
        <w:t xml:space="preserve">data. This is done by treating the observed gene family counts as distributions rather than certain observations. CAFE can then be run repeatedly on the input data while varying these error distributions to calculate a pseudo-likelihood score for each one. The error model that is obtained as the minimum score after such a search is then used by CAFE to obtain a more accurate estimate of λ and reconstruct ancestral gene counts throughout </w:t>
      </w:r>
      <w:r w:rsidRPr="00336179">
        <w:rPr>
          <w:rFonts w:ascii="Times New Roman" w:eastAsia="Times New Roman" w:hAnsi="Times New Roman" w:cs="Times New Roman"/>
          <w:sz w:val="24"/>
          <w:szCs w:val="24"/>
          <w:lang w:val="en-US"/>
        </w:rPr>
        <w:t>the tree (</w:t>
      </w:r>
      <w:r w:rsidR="0061036D">
        <w:rPr>
          <w:rFonts w:ascii="Times New Roman" w:eastAsia="Times New Roman" w:hAnsi="Times New Roman" w:cs="Times New Roman"/>
          <w:sz w:val="24"/>
          <w:szCs w:val="24"/>
        </w:rPr>
        <w:t xml:space="preserve">Additional File 1: </w:t>
      </w:r>
      <w:r w:rsidRPr="00336179">
        <w:rPr>
          <w:rFonts w:ascii="Times New Roman" w:eastAsia="Times New Roman" w:hAnsi="Times New Roman" w:cs="Times New Roman"/>
          <w:sz w:val="24"/>
          <w:szCs w:val="24"/>
          <w:lang w:val="en-US"/>
        </w:rPr>
        <w:t>Table S12). However</w:t>
      </w:r>
      <w:r w:rsidRPr="00EC0264">
        <w:rPr>
          <w:rFonts w:ascii="Times New Roman" w:eastAsia="Times New Roman" w:hAnsi="Times New Roman" w:cs="Times New Roman"/>
          <w:sz w:val="24"/>
          <w:szCs w:val="24"/>
          <w:lang w:val="en-US"/>
        </w:rPr>
        <w:t xml:space="preserve">, with such deep divergence times of some orders, estimates of ε may not be accurate. CAFE has a built-in method to assess significance of changes along a lineage given an estimated λ and this was used to identify rapidly evolving families within each order. We partitioned the full dataset of 38,195 orthogroups for each order such that taxa not in the order were excluded for each family and only families that had genes in a given order were included in the analysis. This led to the counts of gene families seen in </w:t>
      </w:r>
      <w:r w:rsidR="0061036D">
        <w:rPr>
          <w:rFonts w:ascii="Times New Roman" w:eastAsia="Times New Roman" w:hAnsi="Times New Roman" w:cs="Times New Roman"/>
          <w:sz w:val="24"/>
          <w:szCs w:val="24"/>
        </w:rPr>
        <w:t xml:space="preserve">Additional File 1: </w:t>
      </w:r>
      <w:r w:rsidRPr="00336179">
        <w:rPr>
          <w:rFonts w:ascii="Times New Roman" w:eastAsia="Times New Roman" w:hAnsi="Times New Roman" w:cs="Times New Roman"/>
          <w:sz w:val="24"/>
          <w:szCs w:val="24"/>
          <w:lang w:val="en-US"/>
        </w:rPr>
        <w:t>Table S12.</w:t>
      </w:r>
    </w:p>
    <w:p w14:paraId="0C1302F6" w14:textId="590E663C" w:rsidR="00535AB1" w:rsidRPr="00072CD5" w:rsidRDefault="00B52962">
      <w:pPr>
        <w:spacing w:after="200"/>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For nodes with deeper divergence times across Arthropoda, likelihood methods to reconstruct ancestral gene counts such as CAFE become inaccurate.</w:t>
      </w:r>
      <w:r w:rsidR="004E0A54" w:rsidRPr="00072CD5">
        <w:rPr>
          <w:rFonts w:ascii="Times New Roman" w:eastAsia="Times New Roman" w:hAnsi="Times New Roman" w:cs="Times New Roman"/>
          <w:sz w:val="24"/>
          <w:szCs w:val="24"/>
        </w:rPr>
        <w:t xml:space="preserve"> </w:t>
      </w:r>
      <w:r w:rsidRPr="00072CD5">
        <w:rPr>
          <w:rFonts w:ascii="Times New Roman" w:eastAsia="Times New Roman" w:hAnsi="Times New Roman" w:cs="Times New Roman"/>
          <w:sz w:val="24"/>
          <w:szCs w:val="24"/>
        </w:rPr>
        <w:t>Instead, a parsimony method was used to infer these gene counts across all 38,195 orthogroups</w:t>
      </w:r>
      <w:r w:rsidR="001036F9">
        <w:rPr>
          <w:rFonts w:ascii="Times New Roman" w:eastAsia="Times New Roman" w:hAnsi="Times New Roman" w:cs="Times New Roman"/>
          <w:sz w:val="24"/>
          <w:szCs w:val="24"/>
        </w:rPr>
        <w:fldChar w:fldCharType="begin">
          <w:fldData xml:space="preserve">PEVuZE5vdGU+PENpdGU+PEF1dGhvcj5BbWVzPC9BdXRob3I+PFllYXI+MjAxMjwvWWVhcj48UmVj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</w:fldData>
        </w:fldChar>
      </w:r>
      <w:r w:rsidR="00105FC0">
        <w:rPr>
          <w:rFonts w:ascii="Times New Roman" w:eastAsia="Times New Roman" w:hAnsi="Times New Roman" w:cs="Times New Roman"/>
          <w:sz w:val="24"/>
          <w:szCs w:val="24"/>
        </w:rPr>
        <w:instrText xml:space="preserve"> ADDIN EN.CITE </w:instrText>
      </w:r>
      <w:r w:rsidR="00105FC0">
        <w:rPr>
          <w:rFonts w:ascii="Times New Roman" w:eastAsia="Times New Roman" w:hAnsi="Times New Roman" w:cs="Times New Roman"/>
          <w:sz w:val="24"/>
          <w:szCs w:val="24"/>
        </w:rPr>
        <w:fldChar w:fldCharType="begin">
          <w:fldData xml:space="preserve">PEVuZE5vdGU+PENpdGU+PEF1dGhvcj5BbWVzPC9BdXRob3I+PFllYXI+MjAxMjwvWWVhcj48UmVj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</w:fldData>
        </w:fldChar>
      </w:r>
      <w:r w:rsidR="00105FC0">
        <w:rPr>
          <w:rFonts w:ascii="Times New Roman" w:eastAsia="Times New Roman" w:hAnsi="Times New Roman" w:cs="Times New Roman"/>
          <w:sz w:val="24"/>
          <w:szCs w:val="24"/>
        </w:rPr>
        <w:instrText xml:space="preserve"> ADDIN EN.CITE.DATA </w:instrText>
      </w:r>
      <w:r w:rsidR="00105FC0">
        <w:rPr>
          <w:rFonts w:ascii="Times New Roman" w:eastAsia="Times New Roman" w:hAnsi="Times New Roman" w:cs="Times New Roman"/>
          <w:sz w:val="24"/>
          <w:szCs w:val="24"/>
        </w:rPr>
      </w:r>
      <w:r w:rsidR="00105FC0">
        <w:rPr>
          <w:rFonts w:ascii="Times New Roman" w:eastAsia="Times New Roman" w:hAnsi="Times New Roman" w:cs="Times New Roman"/>
          <w:sz w:val="24"/>
          <w:szCs w:val="24"/>
        </w:rPr>
        <w:fldChar w:fldCharType="end"/>
      </w:r>
      <w:r w:rsidR="001036F9">
        <w:rPr>
          <w:rFonts w:ascii="Times New Roman" w:eastAsia="Times New Roman" w:hAnsi="Times New Roman" w:cs="Times New Roman"/>
          <w:sz w:val="24"/>
          <w:szCs w:val="24"/>
        </w:rPr>
      </w:r>
      <w:r w:rsidR="001036F9">
        <w:rPr>
          <w:rFonts w:ascii="Times New Roman" w:eastAsia="Times New Roman" w:hAnsi="Times New Roman" w:cs="Times New Roman"/>
          <w:sz w:val="24"/>
          <w:szCs w:val="24"/>
        </w:rPr>
        <w:fldChar w:fldCharType="separate"/>
      </w:r>
      <w:r w:rsidR="00105FC0" w:rsidRPr="00105FC0">
        <w:rPr>
          <w:rFonts w:ascii="Times New Roman" w:eastAsia="Times New Roman" w:hAnsi="Times New Roman" w:cs="Times New Roman"/>
          <w:noProof/>
          <w:sz w:val="24"/>
          <w:szCs w:val="24"/>
          <w:vertAlign w:val="superscript"/>
        </w:rPr>
        <w:t>31</w:t>
      </w:r>
      <w:r w:rsidR="001036F9">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xml:space="preserve">. Parsimony methods for gene family analysis do not include ways to assess significant changes in gene family size along a lineage, so we performed a simple statistical test for each branch to assess significance. Under a stochastic birth-death process of gene family evolution, within a given family the expected relationship between any node and its direct ancestor is that no change will have occurred. Therefore, we took all differences between nodes and their direct </w:t>
      </w:r>
      <w:r w:rsidR="004C1780" w:rsidRPr="004C1780">
        <w:rPr>
          <w:rFonts w:ascii="Times New Roman" w:eastAsia="Times New Roman" w:hAnsi="Times New Roman" w:cs="Times New Roman"/>
          <w:sz w:val="24"/>
          <w:szCs w:val="24"/>
        </w:rPr>
        <w:t>descendants</w:t>
      </w:r>
      <w:r w:rsidRPr="00072CD5">
        <w:rPr>
          <w:rFonts w:ascii="Times New Roman" w:eastAsia="Times New Roman" w:hAnsi="Times New Roman" w:cs="Times New Roman"/>
          <w:sz w:val="24"/>
          <w:szCs w:val="24"/>
        </w:rPr>
        <w:t xml:space="preserve"> in a family and compared them to a one-to-one linear regression. If any of the points differ from this one-to-one line by more than two standard deviations of the variance within the </w:t>
      </w:r>
      <w:proofErr w:type="gramStart"/>
      <w:r w:rsidRPr="00072CD5">
        <w:rPr>
          <w:rFonts w:ascii="Times New Roman" w:eastAsia="Times New Roman" w:hAnsi="Times New Roman" w:cs="Times New Roman"/>
          <w:sz w:val="24"/>
          <w:szCs w:val="24"/>
        </w:rPr>
        <w:t>family</w:t>
      </w:r>
      <w:proofErr w:type="gramEnd"/>
      <w:r w:rsidRPr="00072CD5">
        <w:rPr>
          <w:rFonts w:ascii="Times New Roman" w:eastAsia="Times New Roman" w:hAnsi="Times New Roman" w:cs="Times New Roman"/>
          <w:sz w:val="24"/>
          <w:szCs w:val="24"/>
        </w:rPr>
        <w:t xml:space="preserve"> it is considered a significant change and that family is rapidly evolving along that lineage. Rates of gene gain and loss per year were estimated in a similar fashion to substitution rates per year. We simply counted the number of gene families that are inferred to be changing along each lineage and divided that by the estimated divergence time of </w:t>
      </w:r>
      <w:r w:rsidRPr="00443B93">
        <w:rPr>
          <w:rFonts w:ascii="Times New Roman" w:eastAsia="Times New Roman" w:hAnsi="Times New Roman" w:cs="Times New Roman"/>
          <w:sz w:val="24"/>
          <w:szCs w:val="24"/>
        </w:rPr>
        <w:t>that lineage (</w:t>
      </w:r>
      <w:r w:rsidR="00494136" w:rsidRPr="00443B93">
        <w:rPr>
          <w:rFonts w:ascii="Times New Roman" w:eastAsia="Times New Roman" w:hAnsi="Times New Roman" w:cs="Times New Roman"/>
          <w:sz w:val="24"/>
          <w:szCs w:val="24"/>
        </w:rPr>
        <w:t>Fig.</w:t>
      </w:r>
      <w:r w:rsidR="00CB5130" w:rsidRPr="00443B93">
        <w:rPr>
          <w:rFonts w:ascii="Times New Roman" w:eastAsia="Times New Roman" w:hAnsi="Times New Roman" w:cs="Times New Roman"/>
          <w:sz w:val="24"/>
          <w:szCs w:val="24"/>
        </w:rPr>
        <w:t xml:space="preserve"> 4</w:t>
      </w:r>
      <w:r w:rsidRPr="00443B93">
        <w:rPr>
          <w:rFonts w:ascii="Times New Roman" w:eastAsia="Times New Roman" w:hAnsi="Times New Roman" w:cs="Times New Roman"/>
          <w:sz w:val="24"/>
          <w:szCs w:val="24"/>
        </w:rPr>
        <w:t>).</w:t>
      </w:r>
    </w:p>
    <w:p w14:paraId="0817FA34" w14:textId="6D5B55B5" w:rsidR="00B8144D" w:rsidRPr="00072CD5" w:rsidRDefault="00B52962" w:rsidP="00002B9C">
      <w:pPr>
        <w:spacing w:after="200"/>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Finally, to estimate ancestral gene content (</w:t>
      </w:r>
      <w:r w:rsidRPr="00DA186A">
        <w:rPr>
          <w:rFonts w:ascii="Times New Roman" w:eastAsia="Times New Roman" w:hAnsi="Times New Roman" w:cs="Times New Roman"/>
          <w:i/>
          <w:sz w:val="24"/>
          <w:szCs w:val="24"/>
        </w:rPr>
        <w:t>i.e.</w:t>
      </w:r>
      <w:r w:rsidR="00DA186A">
        <w:rPr>
          <w:rFonts w:ascii="Times New Roman" w:eastAsia="Times New Roman" w:hAnsi="Times New Roman" w:cs="Times New Roman"/>
          <w:sz w:val="24"/>
          <w:szCs w:val="24"/>
        </w:rPr>
        <w:t>,</w:t>
      </w:r>
      <w:r w:rsidRPr="00072CD5">
        <w:rPr>
          <w:rFonts w:ascii="Times New Roman" w:eastAsia="Times New Roman" w:hAnsi="Times New Roman" w:cs="Times New Roman"/>
          <w:sz w:val="24"/>
          <w:szCs w:val="24"/>
        </w:rPr>
        <w:t xml:space="preserve"> the number of genes at any given node in the tree), we had to correct for gene losses that are impossible to infer given the present data. To do this, we first regressed the number of genes at each internal node with the split time of that node and noticed the expected negative correlation of gene count </w:t>
      </w:r>
      <w:r w:rsidRPr="00443B93">
        <w:rPr>
          <w:rFonts w:ascii="Times New Roman" w:eastAsia="Times New Roman" w:hAnsi="Times New Roman" w:cs="Times New Roman"/>
          <w:sz w:val="24"/>
          <w:szCs w:val="24"/>
        </w:rPr>
        <w:t xml:space="preserve">and time </w:t>
      </w:r>
      <w:r w:rsidR="00E11B89" w:rsidRPr="00443B93">
        <w:rPr>
          <w:rFonts w:ascii="Times New Roman" w:eastAsia="Times New Roman" w:hAnsi="Times New Roman" w:cs="Times New Roman"/>
          <w:sz w:val="24"/>
          <w:szCs w:val="24"/>
        </w:rPr>
        <w:t>(</w:t>
      </w:r>
      <w:r w:rsidR="00D92C52">
        <w:rPr>
          <w:rFonts w:ascii="Times New Roman" w:eastAsia="Times New Roman" w:hAnsi="Times New Roman" w:cs="Times New Roman"/>
          <w:sz w:val="24"/>
          <w:szCs w:val="24"/>
        </w:rPr>
        <w:t xml:space="preserve">Additional file 2: </w:t>
      </w:r>
      <w:r w:rsidR="00E11B89" w:rsidRPr="00443B93">
        <w:rPr>
          <w:rFonts w:ascii="Times New Roman" w:eastAsia="Times New Roman" w:hAnsi="Times New Roman" w:cs="Times New Roman"/>
          <w:sz w:val="24"/>
          <w:szCs w:val="24"/>
        </w:rPr>
        <w:t>Fig. S</w:t>
      </w:r>
      <w:r w:rsidR="00D92C52">
        <w:rPr>
          <w:rFonts w:ascii="Times New Roman" w:eastAsia="Times New Roman" w:hAnsi="Times New Roman" w:cs="Times New Roman"/>
          <w:sz w:val="24"/>
          <w:szCs w:val="24"/>
        </w:rPr>
        <w:t>1</w:t>
      </w:r>
      <w:r w:rsidRPr="00443B93">
        <w:rPr>
          <w:rFonts w:ascii="Times New Roman" w:eastAsia="Times New Roman" w:hAnsi="Times New Roman" w:cs="Times New Roman"/>
          <w:sz w:val="24"/>
          <w:szCs w:val="24"/>
        </w:rPr>
        <w:t>) (</w:t>
      </w:r>
      <w:r w:rsidRPr="00072CD5">
        <w:rPr>
          <w:rFonts w:ascii="Times New Roman" w:eastAsia="Times New Roman" w:hAnsi="Times New Roman" w:cs="Times New Roman"/>
          <w:i/>
          <w:sz w:val="24"/>
          <w:szCs w:val="24"/>
        </w:rPr>
        <w:t>r</w:t>
      </w:r>
      <w:r w:rsidRPr="00072CD5">
        <w:rPr>
          <w:rFonts w:ascii="Times New Roman" w:eastAsia="Times New Roman" w:hAnsi="Times New Roman" w:cs="Times New Roman"/>
          <w:i/>
          <w:sz w:val="24"/>
          <w:szCs w:val="24"/>
          <w:vertAlign w:val="superscript"/>
        </w:rPr>
        <w:t>2</w:t>
      </w:r>
      <w:r w:rsidRPr="00072CD5">
        <w:rPr>
          <w:rFonts w:ascii="Times New Roman" w:eastAsia="Times New Roman" w:hAnsi="Times New Roman" w:cs="Times New Roman"/>
          <w:sz w:val="24"/>
          <w:szCs w:val="24"/>
        </w:rPr>
        <w:t xml:space="preserve">=0.37; </w:t>
      </w:r>
      <w:r w:rsidRPr="00072CD5">
        <w:rPr>
          <w:rFonts w:ascii="Times New Roman" w:eastAsia="Times New Roman" w:hAnsi="Times New Roman" w:cs="Times New Roman"/>
          <w:i/>
          <w:sz w:val="24"/>
          <w:szCs w:val="24"/>
        </w:rPr>
        <w:t>P</w:t>
      </w:r>
      <w:r w:rsidRPr="00072CD5">
        <w:rPr>
          <w:rFonts w:ascii="Times New Roman" w:eastAsia="Times New Roman" w:hAnsi="Times New Roman" w:cs="Times New Roman"/>
          <w:sz w:val="24"/>
          <w:szCs w:val="24"/>
        </w:rPr>
        <w:t>=4.1 x 10</w:t>
      </w:r>
      <w:r w:rsidRPr="00072CD5">
        <w:rPr>
          <w:rFonts w:ascii="Times New Roman" w:eastAsia="Times New Roman" w:hAnsi="Times New Roman" w:cs="Times New Roman"/>
          <w:sz w:val="24"/>
          <w:szCs w:val="24"/>
          <w:vertAlign w:val="superscript"/>
        </w:rPr>
        <w:t>-9</w:t>
      </w:r>
      <w:r w:rsidRPr="00072CD5">
        <w:rPr>
          <w:rFonts w:ascii="Times New Roman" w:eastAsia="Times New Roman" w:hAnsi="Times New Roman" w:cs="Times New Roman"/>
          <w:sz w:val="24"/>
          <w:szCs w:val="24"/>
        </w:rPr>
        <w:t>). We then took the predicted value at time 0 (present day) as the number of expected genes if no unobserved gene loss occurs along any lineage and shifted the gene count of each node so that the residuals from the regression matched the residuals of the 0 value.</w:t>
      </w:r>
      <w:r w:rsidRPr="00072CD5">
        <w:rPr>
          <w:rFonts w:ascii="Times New Roman" w:eastAsia="Times New Roman" w:hAnsi="Times New Roman" w:cs="Times New Roman"/>
          <w:sz w:val="24"/>
          <w:szCs w:val="24"/>
        </w:rPr>
        <w:tab/>
      </w:r>
    </w:p>
    <w:p w14:paraId="43D911C0" w14:textId="741390E3" w:rsidR="00B8144D" w:rsidRDefault="00B8144D" w:rsidP="004D7DF7">
      <w:pPr>
        <w:pStyle w:val="Heading2"/>
        <w:spacing w:after="200" w:line="240" w:lineRule="auto"/>
        <w:rPr>
          <w:rFonts w:ascii="Times New Roman" w:eastAsia="Times New Roman" w:hAnsi="Times New Roman" w:cs="Times New Roman"/>
          <w:b/>
          <w:i/>
          <w:sz w:val="24"/>
          <w:szCs w:val="24"/>
        </w:rPr>
      </w:pPr>
      <w:bookmarkStart w:id="29" w:name="_Toc26815973"/>
      <w:r>
        <w:rPr>
          <w:rFonts w:ascii="Times New Roman" w:hAnsi="Times New Roman" w:cs="Times New Roman"/>
          <w:b/>
          <w:i/>
          <w:sz w:val="24"/>
          <w:szCs w:val="24"/>
        </w:rPr>
        <w:lastRenderedPageBreak/>
        <w:t>1.</w:t>
      </w:r>
      <w:r w:rsidR="00002B9C">
        <w:rPr>
          <w:rFonts w:ascii="Times New Roman" w:hAnsi="Times New Roman" w:cs="Times New Roman"/>
          <w:b/>
          <w:i/>
          <w:sz w:val="24"/>
          <w:szCs w:val="24"/>
        </w:rPr>
        <w:t>20</w:t>
      </w:r>
      <w:r>
        <w:rPr>
          <w:rFonts w:ascii="Times New Roman" w:hAnsi="Times New Roman" w:cs="Times New Roman"/>
          <w:b/>
          <w:i/>
          <w:sz w:val="24"/>
          <w:szCs w:val="24"/>
        </w:rPr>
        <w:t xml:space="preserve"> Jackknifing tests on parsimony reconstructions of gene families</w:t>
      </w:r>
      <w:bookmarkEnd w:id="29"/>
      <w:r>
        <w:rPr>
          <w:rFonts w:ascii="Times New Roman" w:eastAsia="Times New Roman" w:hAnsi="Times New Roman" w:cs="Times New Roman"/>
          <w:b/>
          <w:i/>
          <w:sz w:val="24"/>
          <w:szCs w:val="24"/>
        </w:rPr>
        <w:t xml:space="preserve"> </w:t>
      </w:r>
    </w:p>
    <w:p w14:paraId="4C633A46" w14:textId="72F8D37C" w:rsidR="00B8144D" w:rsidRPr="00B8144D" w:rsidRDefault="00B8144D" w:rsidP="00B8144D">
      <w:pPr>
        <w:rPr>
          <w:rFonts w:ascii="Times New Roman" w:eastAsia="Times New Roman" w:hAnsi="Times New Roman" w:cs="Times New Roman"/>
          <w:sz w:val="24"/>
          <w:szCs w:val="24"/>
          <w:lang w:val="en-US"/>
        </w:rPr>
      </w:pPr>
      <w:r w:rsidRPr="00B8144D">
        <w:rPr>
          <w:rFonts w:ascii="Times New Roman" w:eastAsia="Times New Roman" w:hAnsi="Times New Roman" w:cs="Times New Roman"/>
          <w:sz w:val="24"/>
          <w:szCs w:val="24"/>
          <w:lang w:val="en-US"/>
        </w:rPr>
        <w:tab/>
        <w:t xml:space="preserve">In order to assess the impact of any single lineage on the parsimony reconstructions of ancestral states of gene families and protein domains we performed a series of jackknifing tests. We randomly removed 5 of the 76 species from our dataset and re-ran the parsimony reconstructions to get new estimates for the number of genes gained and lost and the number of protein domain rearrangements. This process was repeated 100 times to generate a distribution of events </w:t>
      </w:r>
      <w:r w:rsidRPr="00443B93">
        <w:rPr>
          <w:rFonts w:ascii="Times New Roman" w:eastAsia="Times New Roman" w:hAnsi="Times New Roman" w:cs="Times New Roman"/>
          <w:sz w:val="24"/>
          <w:szCs w:val="24"/>
          <w:lang w:val="en-US"/>
        </w:rPr>
        <w:t>(</w:t>
      </w:r>
      <w:r w:rsidR="00D92C52">
        <w:rPr>
          <w:rFonts w:ascii="Times New Roman" w:eastAsia="Times New Roman" w:hAnsi="Times New Roman" w:cs="Times New Roman"/>
          <w:sz w:val="24"/>
          <w:szCs w:val="24"/>
        </w:rPr>
        <w:t xml:space="preserve">Additional file 2: </w:t>
      </w:r>
      <w:r w:rsidR="00443B93" w:rsidRPr="00443B93">
        <w:rPr>
          <w:rFonts w:ascii="Times New Roman" w:eastAsia="Times New Roman" w:hAnsi="Times New Roman" w:cs="Times New Roman"/>
          <w:sz w:val="24"/>
          <w:szCs w:val="24"/>
          <w:lang w:val="en-US"/>
        </w:rPr>
        <w:t>Figs. S</w:t>
      </w:r>
      <w:r w:rsidR="00D92C52">
        <w:rPr>
          <w:rFonts w:ascii="Times New Roman" w:eastAsia="Times New Roman" w:hAnsi="Times New Roman" w:cs="Times New Roman"/>
          <w:sz w:val="24"/>
          <w:szCs w:val="24"/>
          <w:lang w:val="en-US"/>
        </w:rPr>
        <w:t>14</w:t>
      </w:r>
      <w:r w:rsidRPr="00443B93">
        <w:rPr>
          <w:rFonts w:ascii="Times New Roman" w:eastAsia="Times New Roman" w:hAnsi="Times New Roman" w:cs="Times New Roman"/>
          <w:sz w:val="24"/>
          <w:szCs w:val="24"/>
          <w:lang w:val="en-US"/>
        </w:rPr>
        <w:t xml:space="preserve"> and S</w:t>
      </w:r>
      <w:r w:rsidR="00443B93" w:rsidRPr="00443B93">
        <w:rPr>
          <w:rFonts w:ascii="Times New Roman" w:eastAsia="Times New Roman" w:hAnsi="Times New Roman" w:cs="Times New Roman"/>
          <w:sz w:val="24"/>
          <w:szCs w:val="24"/>
          <w:lang w:val="en-US"/>
        </w:rPr>
        <w:t>34</w:t>
      </w:r>
      <w:r w:rsidRPr="00443B93">
        <w:rPr>
          <w:rFonts w:ascii="Times New Roman" w:eastAsia="Times New Roman" w:hAnsi="Times New Roman" w:cs="Times New Roman"/>
          <w:sz w:val="24"/>
          <w:szCs w:val="24"/>
          <w:lang w:val="en-US"/>
        </w:rPr>
        <w:t xml:space="preserve"> for gene</w:t>
      </w:r>
      <w:r w:rsidRPr="00387E5B">
        <w:rPr>
          <w:rFonts w:ascii="Times New Roman" w:eastAsia="Times New Roman" w:hAnsi="Times New Roman" w:cs="Times New Roman"/>
          <w:sz w:val="24"/>
          <w:szCs w:val="24"/>
          <w:lang w:val="en-US"/>
        </w:rPr>
        <w:t xml:space="preserve"> family and protein domain events, respectively). In</w:t>
      </w:r>
      <w:r w:rsidRPr="00B8144D">
        <w:rPr>
          <w:rFonts w:ascii="Times New Roman" w:eastAsia="Times New Roman" w:hAnsi="Times New Roman" w:cs="Times New Roman"/>
          <w:sz w:val="24"/>
          <w:szCs w:val="24"/>
          <w:lang w:val="en-US"/>
        </w:rPr>
        <w:t xml:space="preserve"> this manner, we can ensure that our conclusions from the full dataset are not overly influenced by any error-prone assemblies. We find that, regardless of the species removed, the total number of gene family changes we observe with the full data always falls within one standard deviation of the mean observed from 100 replicates with randomly removed species. Paying special attention to known low quality genomes, </w:t>
      </w:r>
      <w:proofErr w:type="spellStart"/>
      <w:r w:rsidR="00C55173">
        <w:rPr>
          <w:rFonts w:ascii="Times New Roman" w:eastAsia="Times New Roman" w:hAnsi="Times New Roman" w:cs="Times New Roman"/>
          <w:i/>
          <w:sz w:val="24"/>
          <w:szCs w:val="24"/>
          <w:lang w:val="en-US"/>
        </w:rPr>
        <w:t>Latrodectus</w:t>
      </w:r>
      <w:proofErr w:type="spellEnd"/>
      <w:r w:rsidR="00C55173">
        <w:rPr>
          <w:rFonts w:ascii="Times New Roman" w:eastAsia="Times New Roman" w:hAnsi="Times New Roman" w:cs="Times New Roman"/>
          <w:i/>
          <w:sz w:val="24"/>
          <w:szCs w:val="24"/>
          <w:lang w:val="en-US"/>
        </w:rPr>
        <w:t xml:space="preserve"> </w:t>
      </w:r>
      <w:proofErr w:type="spellStart"/>
      <w:r w:rsidR="00C55173">
        <w:rPr>
          <w:rFonts w:ascii="Times New Roman" w:eastAsia="Times New Roman" w:hAnsi="Times New Roman" w:cs="Times New Roman"/>
          <w:i/>
          <w:sz w:val="24"/>
          <w:szCs w:val="24"/>
          <w:lang w:val="en-US"/>
        </w:rPr>
        <w:t>hesperus</w:t>
      </w:r>
      <w:proofErr w:type="spellEnd"/>
      <w:r w:rsidR="00C55173">
        <w:rPr>
          <w:rFonts w:ascii="Times New Roman" w:eastAsia="Times New Roman" w:hAnsi="Times New Roman" w:cs="Times New Roman"/>
          <w:i/>
          <w:sz w:val="24"/>
          <w:szCs w:val="24"/>
          <w:lang w:val="en-US"/>
        </w:rPr>
        <w:t xml:space="preserve"> </w:t>
      </w:r>
      <w:r w:rsidR="00C55173">
        <w:rPr>
          <w:rFonts w:ascii="Times New Roman" w:eastAsia="Times New Roman" w:hAnsi="Times New Roman" w:cs="Times New Roman"/>
          <w:sz w:val="24"/>
          <w:szCs w:val="24"/>
          <w:lang w:val="en-US"/>
        </w:rPr>
        <w:t>(</w:t>
      </w:r>
      <w:r w:rsidRPr="00B8144D">
        <w:rPr>
          <w:rFonts w:ascii="Times New Roman" w:eastAsia="Times New Roman" w:hAnsi="Times New Roman" w:cs="Times New Roman"/>
          <w:sz w:val="24"/>
          <w:szCs w:val="24"/>
          <w:lang w:val="en-US"/>
        </w:rPr>
        <w:t>LHESP</w:t>
      </w:r>
      <w:r w:rsidR="00C55173">
        <w:rPr>
          <w:rFonts w:ascii="Times New Roman" w:eastAsia="Times New Roman" w:hAnsi="Times New Roman" w:cs="Times New Roman"/>
          <w:sz w:val="24"/>
          <w:szCs w:val="24"/>
          <w:lang w:val="en-US"/>
        </w:rPr>
        <w:t>)</w:t>
      </w:r>
      <w:r w:rsidRPr="00B8144D">
        <w:rPr>
          <w:rFonts w:ascii="Times New Roman" w:eastAsia="Times New Roman" w:hAnsi="Times New Roman" w:cs="Times New Roman"/>
          <w:sz w:val="24"/>
          <w:szCs w:val="24"/>
          <w:lang w:val="en-US"/>
        </w:rPr>
        <w:t>,</w:t>
      </w:r>
      <w:r w:rsidR="00C55173">
        <w:rPr>
          <w:rFonts w:ascii="Times New Roman" w:eastAsia="Times New Roman" w:hAnsi="Times New Roman" w:cs="Times New Roman"/>
          <w:sz w:val="24"/>
          <w:szCs w:val="24"/>
          <w:lang w:val="en-US"/>
        </w:rPr>
        <w:t xml:space="preserve"> </w:t>
      </w:r>
      <w:proofErr w:type="spellStart"/>
      <w:r w:rsidR="00C55173">
        <w:rPr>
          <w:rFonts w:ascii="Times New Roman" w:eastAsia="Times New Roman" w:hAnsi="Times New Roman" w:cs="Times New Roman"/>
          <w:i/>
          <w:sz w:val="24"/>
          <w:szCs w:val="24"/>
          <w:lang w:val="en-US"/>
        </w:rPr>
        <w:t>Loxosveles</w:t>
      </w:r>
      <w:proofErr w:type="spellEnd"/>
      <w:r w:rsidR="00C55173">
        <w:rPr>
          <w:rFonts w:ascii="Times New Roman" w:eastAsia="Times New Roman" w:hAnsi="Times New Roman" w:cs="Times New Roman"/>
          <w:i/>
          <w:sz w:val="24"/>
          <w:szCs w:val="24"/>
          <w:lang w:val="en-US"/>
        </w:rPr>
        <w:t xml:space="preserve"> </w:t>
      </w:r>
      <w:proofErr w:type="spellStart"/>
      <w:r w:rsidR="00C55173">
        <w:rPr>
          <w:rFonts w:ascii="Times New Roman" w:eastAsia="Times New Roman" w:hAnsi="Times New Roman" w:cs="Times New Roman"/>
          <w:i/>
          <w:sz w:val="24"/>
          <w:szCs w:val="24"/>
          <w:lang w:val="en-US"/>
        </w:rPr>
        <w:t>recules</w:t>
      </w:r>
      <w:proofErr w:type="spellEnd"/>
      <w:r w:rsidRPr="00B8144D">
        <w:rPr>
          <w:rFonts w:ascii="Times New Roman" w:eastAsia="Times New Roman" w:hAnsi="Times New Roman" w:cs="Times New Roman"/>
          <w:sz w:val="24"/>
          <w:szCs w:val="24"/>
          <w:lang w:val="en-US"/>
        </w:rPr>
        <w:t xml:space="preserve"> </w:t>
      </w:r>
      <w:r w:rsidR="00C55173">
        <w:rPr>
          <w:rFonts w:ascii="Times New Roman" w:eastAsia="Times New Roman" w:hAnsi="Times New Roman" w:cs="Times New Roman"/>
          <w:sz w:val="24"/>
          <w:szCs w:val="24"/>
          <w:lang w:val="en-US"/>
        </w:rPr>
        <w:t>(</w:t>
      </w:r>
      <w:r w:rsidRPr="00B8144D">
        <w:rPr>
          <w:rFonts w:ascii="Times New Roman" w:eastAsia="Times New Roman" w:hAnsi="Times New Roman" w:cs="Times New Roman"/>
          <w:sz w:val="24"/>
          <w:szCs w:val="24"/>
          <w:lang w:val="en-US"/>
        </w:rPr>
        <w:t>LRECL</w:t>
      </w:r>
      <w:r w:rsidR="00C55173">
        <w:rPr>
          <w:rFonts w:ascii="Times New Roman" w:eastAsia="Times New Roman" w:hAnsi="Times New Roman" w:cs="Times New Roman"/>
          <w:sz w:val="24"/>
          <w:szCs w:val="24"/>
          <w:lang w:val="en-US"/>
        </w:rPr>
        <w:t>)</w:t>
      </w:r>
      <w:r w:rsidRPr="00B8144D">
        <w:rPr>
          <w:rFonts w:ascii="Times New Roman" w:eastAsia="Times New Roman" w:hAnsi="Times New Roman" w:cs="Times New Roman"/>
          <w:sz w:val="24"/>
          <w:szCs w:val="24"/>
          <w:lang w:val="en-US"/>
        </w:rPr>
        <w:t>, and</w:t>
      </w:r>
      <w:r w:rsidR="00C55173">
        <w:rPr>
          <w:rFonts w:ascii="Times New Roman" w:eastAsia="Times New Roman" w:hAnsi="Times New Roman" w:cs="Times New Roman"/>
          <w:sz w:val="24"/>
          <w:szCs w:val="24"/>
          <w:lang w:val="en-US"/>
        </w:rPr>
        <w:t xml:space="preserve"> </w:t>
      </w:r>
      <w:proofErr w:type="spellStart"/>
      <w:r w:rsidR="00C55173">
        <w:rPr>
          <w:rFonts w:ascii="Times New Roman" w:eastAsia="Times New Roman" w:hAnsi="Times New Roman" w:cs="Times New Roman"/>
          <w:i/>
          <w:sz w:val="24"/>
          <w:szCs w:val="24"/>
          <w:lang w:val="en-US"/>
        </w:rPr>
        <w:t>Limnephilus</w:t>
      </w:r>
      <w:proofErr w:type="spellEnd"/>
      <w:r w:rsidR="00C55173">
        <w:rPr>
          <w:rFonts w:ascii="Times New Roman" w:eastAsia="Times New Roman" w:hAnsi="Times New Roman" w:cs="Times New Roman"/>
          <w:i/>
          <w:sz w:val="24"/>
          <w:szCs w:val="24"/>
          <w:lang w:val="en-US"/>
        </w:rPr>
        <w:t xml:space="preserve"> </w:t>
      </w:r>
      <w:proofErr w:type="spellStart"/>
      <w:r w:rsidR="00C55173">
        <w:rPr>
          <w:rFonts w:ascii="Times New Roman" w:eastAsia="Times New Roman" w:hAnsi="Times New Roman" w:cs="Times New Roman"/>
          <w:i/>
          <w:sz w:val="24"/>
          <w:szCs w:val="24"/>
          <w:lang w:val="en-US"/>
        </w:rPr>
        <w:t>lunatus</w:t>
      </w:r>
      <w:proofErr w:type="spellEnd"/>
      <w:r w:rsidRPr="00B8144D">
        <w:rPr>
          <w:rFonts w:ascii="Times New Roman" w:eastAsia="Times New Roman" w:hAnsi="Times New Roman" w:cs="Times New Roman"/>
          <w:sz w:val="24"/>
          <w:szCs w:val="24"/>
          <w:lang w:val="en-US"/>
        </w:rPr>
        <w:t xml:space="preserve"> </w:t>
      </w:r>
      <w:r w:rsidR="00C55173">
        <w:rPr>
          <w:rFonts w:ascii="Times New Roman" w:eastAsia="Times New Roman" w:hAnsi="Times New Roman" w:cs="Times New Roman"/>
          <w:sz w:val="24"/>
          <w:szCs w:val="24"/>
          <w:lang w:val="en-US"/>
        </w:rPr>
        <w:t>(</w:t>
      </w:r>
      <w:r w:rsidRPr="00B8144D">
        <w:rPr>
          <w:rFonts w:ascii="Times New Roman" w:eastAsia="Times New Roman" w:hAnsi="Times New Roman" w:cs="Times New Roman"/>
          <w:sz w:val="24"/>
          <w:szCs w:val="24"/>
          <w:lang w:val="en-US"/>
        </w:rPr>
        <w:t>LLUNA</w:t>
      </w:r>
      <w:r w:rsidR="00C55173">
        <w:rPr>
          <w:rFonts w:ascii="Times New Roman" w:eastAsia="Times New Roman" w:hAnsi="Times New Roman" w:cs="Times New Roman"/>
          <w:sz w:val="24"/>
          <w:szCs w:val="24"/>
          <w:lang w:val="en-US"/>
        </w:rPr>
        <w:t>)</w:t>
      </w:r>
      <w:r w:rsidRPr="00B8144D">
        <w:rPr>
          <w:rFonts w:ascii="Times New Roman" w:eastAsia="Times New Roman" w:hAnsi="Times New Roman" w:cs="Times New Roman"/>
          <w:sz w:val="24"/>
          <w:szCs w:val="24"/>
          <w:lang w:val="en-US"/>
        </w:rPr>
        <w:t>, we find that their removal only impacts reconstructions on very closely related lineages. For example, the removal of the two spiders means we infer many more gene family changes in</w:t>
      </w:r>
      <w:r w:rsidR="007327DC">
        <w:rPr>
          <w:rFonts w:ascii="Times New Roman" w:eastAsia="Times New Roman" w:hAnsi="Times New Roman" w:cs="Times New Roman"/>
          <w:sz w:val="24"/>
          <w:szCs w:val="24"/>
          <w:lang w:val="en-US"/>
        </w:rPr>
        <w:t xml:space="preserve"> </w:t>
      </w:r>
      <w:proofErr w:type="spellStart"/>
      <w:r w:rsidR="007327DC">
        <w:rPr>
          <w:rFonts w:ascii="Times New Roman" w:eastAsia="Times New Roman" w:hAnsi="Times New Roman" w:cs="Times New Roman"/>
          <w:i/>
          <w:sz w:val="24"/>
          <w:szCs w:val="24"/>
          <w:lang w:val="en-US"/>
        </w:rPr>
        <w:t>Stegodyphus</w:t>
      </w:r>
      <w:proofErr w:type="spellEnd"/>
      <w:r w:rsidR="007327DC">
        <w:rPr>
          <w:rFonts w:ascii="Times New Roman" w:eastAsia="Times New Roman" w:hAnsi="Times New Roman" w:cs="Times New Roman"/>
          <w:i/>
          <w:sz w:val="24"/>
          <w:szCs w:val="24"/>
          <w:lang w:val="en-US"/>
        </w:rPr>
        <w:t xml:space="preserve"> </w:t>
      </w:r>
      <w:proofErr w:type="spellStart"/>
      <w:r w:rsidR="007327DC">
        <w:rPr>
          <w:rFonts w:ascii="Times New Roman" w:eastAsia="Times New Roman" w:hAnsi="Times New Roman" w:cs="Times New Roman"/>
          <w:i/>
          <w:sz w:val="24"/>
          <w:szCs w:val="24"/>
          <w:lang w:val="en-US"/>
        </w:rPr>
        <w:t>mimosarum</w:t>
      </w:r>
      <w:proofErr w:type="spellEnd"/>
      <w:r w:rsidRPr="00B8144D">
        <w:rPr>
          <w:rFonts w:ascii="Times New Roman" w:eastAsia="Times New Roman" w:hAnsi="Times New Roman" w:cs="Times New Roman"/>
          <w:sz w:val="24"/>
          <w:szCs w:val="24"/>
          <w:lang w:val="en-US"/>
        </w:rPr>
        <w:t xml:space="preserve"> </w:t>
      </w:r>
      <w:r w:rsidR="007327DC">
        <w:rPr>
          <w:rFonts w:ascii="Times New Roman" w:eastAsia="Times New Roman" w:hAnsi="Times New Roman" w:cs="Times New Roman"/>
          <w:sz w:val="24"/>
          <w:szCs w:val="24"/>
          <w:lang w:val="en-US"/>
        </w:rPr>
        <w:t>(</w:t>
      </w:r>
      <w:r w:rsidRPr="00B8144D">
        <w:rPr>
          <w:rFonts w:ascii="Times New Roman" w:eastAsia="Times New Roman" w:hAnsi="Times New Roman" w:cs="Times New Roman"/>
          <w:sz w:val="24"/>
          <w:szCs w:val="24"/>
          <w:lang w:val="en-US"/>
        </w:rPr>
        <w:t>SMIMO</w:t>
      </w:r>
      <w:r w:rsidR="007327DC">
        <w:rPr>
          <w:rFonts w:ascii="Times New Roman" w:eastAsia="Times New Roman" w:hAnsi="Times New Roman" w:cs="Times New Roman"/>
          <w:sz w:val="24"/>
          <w:szCs w:val="24"/>
          <w:lang w:val="en-US"/>
        </w:rPr>
        <w:t>)</w:t>
      </w:r>
      <w:r w:rsidRPr="00B8144D">
        <w:rPr>
          <w:rFonts w:ascii="Times New Roman" w:eastAsia="Times New Roman" w:hAnsi="Times New Roman" w:cs="Times New Roman"/>
          <w:sz w:val="24"/>
          <w:szCs w:val="24"/>
          <w:lang w:val="en-US"/>
        </w:rPr>
        <w:t xml:space="preserve">, and many fewer in </w:t>
      </w:r>
      <w:proofErr w:type="spellStart"/>
      <w:r w:rsidR="007327DC">
        <w:rPr>
          <w:rFonts w:ascii="Times New Roman" w:eastAsia="Times New Roman" w:hAnsi="Times New Roman" w:cs="Times New Roman"/>
          <w:i/>
          <w:sz w:val="24"/>
          <w:szCs w:val="24"/>
          <w:lang w:val="en-US"/>
        </w:rPr>
        <w:t>Centruroides</w:t>
      </w:r>
      <w:proofErr w:type="spellEnd"/>
      <w:r w:rsidR="007327DC">
        <w:rPr>
          <w:rFonts w:ascii="Times New Roman" w:eastAsia="Times New Roman" w:hAnsi="Times New Roman" w:cs="Times New Roman"/>
          <w:i/>
          <w:sz w:val="24"/>
          <w:szCs w:val="24"/>
          <w:lang w:val="en-US"/>
        </w:rPr>
        <w:t xml:space="preserve"> </w:t>
      </w:r>
      <w:proofErr w:type="spellStart"/>
      <w:r w:rsidR="007327DC">
        <w:rPr>
          <w:rFonts w:ascii="Times New Roman" w:eastAsia="Times New Roman" w:hAnsi="Times New Roman" w:cs="Times New Roman"/>
          <w:i/>
          <w:sz w:val="24"/>
          <w:szCs w:val="24"/>
          <w:lang w:val="en-US"/>
        </w:rPr>
        <w:t>sculpturatus</w:t>
      </w:r>
      <w:proofErr w:type="spellEnd"/>
      <w:r w:rsidR="007327DC">
        <w:rPr>
          <w:rFonts w:ascii="Times New Roman" w:eastAsia="Times New Roman" w:hAnsi="Times New Roman" w:cs="Times New Roman"/>
          <w:sz w:val="24"/>
          <w:szCs w:val="24"/>
          <w:lang w:val="en-US"/>
        </w:rPr>
        <w:t xml:space="preserve"> (</w:t>
      </w:r>
      <w:r w:rsidRPr="00443B93">
        <w:rPr>
          <w:rFonts w:ascii="Times New Roman" w:eastAsia="Times New Roman" w:hAnsi="Times New Roman" w:cs="Times New Roman"/>
          <w:sz w:val="24"/>
          <w:szCs w:val="24"/>
          <w:lang w:val="en-US"/>
        </w:rPr>
        <w:t>CSCUL</w:t>
      </w:r>
      <w:r w:rsidR="007327DC" w:rsidRPr="00443B93">
        <w:rPr>
          <w:rFonts w:ascii="Times New Roman" w:eastAsia="Times New Roman" w:hAnsi="Times New Roman" w:cs="Times New Roman"/>
          <w:sz w:val="24"/>
          <w:szCs w:val="24"/>
          <w:lang w:val="en-US"/>
        </w:rPr>
        <w:t xml:space="preserve">; </w:t>
      </w:r>
      <w:r w:rsidR="00D92C52">
        <w:rPr>
          <w:rFonts w:ascii="Times New Roman" w:eastAsia="Times New Roman" w:hAnsi="Times New Roman" w:cs="Times New Roman"/>
          <w:sz w:val="24"/>
          <w:szCs w:val="24"/>
        </w:rPr>
        <w:t xml:space="preserve">Additional file 2: </w:t>
      </w:r>
      <w:r w:rsidR="00443B93" w:rsidRPr="00443B93">
        <w:rPr>
          <w:rFonts w:ascii="Times New Roman" w:eastAsia="Times New Roman" w:hAnsi="Times New Roman" w:cs="Times New Roman"/>
          <w:sz w:val="24"/>
          <w:szCs w:val="24"/>
          <w:lang w:val="en-US"/>
        </w:rPr>
        <w:t>Fig S3</w:t>
      </w:r>
      <w:r w:rsidR="00D92C52">
        <w:rPr>
          <w:rFonts w:ascii="Times New Roman" w:eastAsia="Times New Roman" w:hAnsi="Times New Roman" w:cs="Times New Roman"/>
          <w:sz w:val="24"/>
          <w:szCs w:val="24"/>
          <w:lang w:val="en-US"/>
        </w:rPr>
        <w:t>2</w:t>
      </w:r>
      <w:r w:rsidR="007327DC" w:rsidRPr="00443B93">
        <w:rPr>
          <w:rFonts w:ascii="Times New Roman" w:eastAsia="Times New Roman" w:hAnsi="Times New Roman" w:cs="Times New Roman"/>
          <w:sz w:val="24"/>
          <w:szCs w:val="24"/>
          <w:lang w:val="en-US"/>
        </w:rPr>
        <w:t>)</w:t>
      </w:r>
      <w:r w:rsidRPr="00443B93">
        <w:rPr>
          <w:rFonts w:ascii="Times New Roman" w:eastAsia="Times New Roman" w:hAnsi="Times New Roman" w:cs="Times New Roman"/>
          <w:sz w:val="24"/>
          <w:szCs w:val="24"/>
          <w:lang w:val="en-US"/>
        </w:rPr>
        <w:t xml:space="preserve">. </w:t>
      </w:r>
      <w:r w:rsidR="007327DC" w:rsidRPr="00443B93">
        <w:rPr>
          <w:rFonts w:ascii="Times New Roman" w:eastAsia="Times New Roman" w:hAnsi="Times New Roman" w:cs="Times New Roman"/>
          <w:sz w:val="24"/>
          <w:szCs w:val="24"/>
          <w:lang w:val="en-US"/>
        </w:rPr>
        <w:t>Among</w:t>
      </w:r>
      <w:r w:rsidR="007327DC">
        <w:rPr>
          <w:rFonts w:ascii="Times New Roman" w:eastAsia="Times New Roman" w:hAnsi="Times New Roman" w:cs="Times New Roman"/>
          <w:sz w:val="24"/>
          <w:szCs w:val="24"/>
          <w:lang w:val="en-US"/>
        </w:rPr>
        <w:t xml:space="preserve"> protein domains,</w:t>
      </w:r>
      <w:r w:rsidRPr="00B8144D">
        <w:rPr>
          <w:rFonts w:ascii="Times New Roman" w:eastAsia="Times New Roman" w:hAnsi="Times New Roman" w:cs="Times New Roman"/>
          <w:sz w:val="24"/>
          <w:szCs w:val="24"/>
          <w:lang w:val="en-US"/>
        </w:rPr>
        <w:t xml:space="preserve"> the removal of LHESP, LRECL and LLUNA affects only the estimated Single Domain Losses, which drop around 2% (leading to a slight percental increase of all other </w:t>
      </w:r>
      <w:r w:rsidRPr="00443B93">
        <w:rPr>
          <w:rFonts w:ascii="Times New Roman" w:eastAsia="Times New Roman" w:hAnsi="Times New Roman" w:cs="Times New Roman"/>
          <w:sz w:val="24"/>
          <w:szCs w:val="24"/>
          <w:lang w:val="en-US"/>
        </w:rPr>
        <w:t>events</w:t>
      </w:r>
      <w:r w:rsidR="00443B93" w:rsidRPr="00443B93">
        <w:rPr>
          <w:rFonts w:ascii="Times New Roman" w:eastAsia="Times New Roman" w:hAnsi="Times New Roman" w:cs="Times New Roman"/>
          <w:sz w:val="24"/>
          <w:szCs w:val="24"/>
          <w:lang w:val="en-US"/>
        </w:rPr>
        <w:t xml:space="preserve">; </w:t>
      </w:r>
      <w:r w:rsidR="00D92C52">
        <w:rPr>
          <w:rFonts w:ascii="Times New Roman" w:eastAsia="Times New Roman" w:hAnsi="Times New Roman" w:cs="Times New Roman"/>
          <w:sz w:val="24"/>
          <w:szCs w:val="24"/>
        </w:rPr>
        <w:t xml:space="preserve">Additional file 2: </w:t>
      </w:r>
      <w:r w:rsidR="00443B93" w:rsidRPr="00443B93">
        <w:rPr>
          <w:rFonts w:ascii="Times New Roman" w:eastAsia="Times New Roman" w:hAnsi="Times New Roman" w:cs="Times New Roman"/>
          <w:sz w:val="24"/>
          <w:szCs w:val="24"/>
          <w:lang w:val="en-US"/>
        </w:rPr>
        <w:t>Fig S34</w:t>
      </w:r>
      <w:r w:rsidRPr="00443B93">
        <w:rPr>
          <w:rFonts w:ascii="Times New Roman" w:eastAsia="Times New Roman" w:hAnsi="Times New Roman" w:cs="Times New Roman"/>
          <w:sz w:val="24"/>
          <w:szCs w:val="24"/>
          <w:lang w:val="en-US"/>
        </w:rPr>
        <w:t>). This</w:t>
      </w:r>
      <w:r w:rsidRPr="00B8144D">
        <w:rPr>
          <w:rFonts w:ascii="Times New Roman" w:eastAsia="Times New Roman" w:hAnsi="Times New Roman" w:cs="Times New Roman"/>
          <w:sz w:val="24"/>
          <w:szCs w:val="24"/>
          <w:lang w:val="en-US"/>
        </w:rPr>
        <w:t xml:space="preserve"> suggests that missing domains due to low quality of assemblies leads to an overestimation of losses in these species, while all other event types are very robust to quality differences or sampling effects. Since this overestimation does not affect other nodes in the tree and is limited to the event type of Single Domain Loss, including these species in the analysis still adds a lot of information, while introducing just a minor bias. This bias can be taken into account by not over-interpreting Single Domain Losses in low-quality species (</w:t>
      </w:r>
      <w:r w:rsidR="00815A3E">
        <w:rPr>
          <w:rFonts w:ascii="Times New Roman" w:eastAsia="Times New Roman" w:hAnsi="Times New Roman" w:cs="Times New Roman"/>
          <w:sz w:val="24"/>
          <w:szCs w:val="24"/>
          <w:lang w:val="en-US"/>
        </w:rPr>
        <w:t xml:space="preserve">for quality </w:t>
      </w:r>
      <w:r w:rsidR="00815A3E" w:rsidRPr="00ED733D">
        <w:rPr>
          <w:rFonts w:ascii="Times New Roman" w:eastAsia="Times New Roman" w:hAnsi="Times New Roman" w:cs="Times New Roman"/>
          <w:sz w:val="24"/>
          <w:szCs w:val="24"/>
          <w:lang w:val="en-US"/>
        </w:rPr>
        <w:t>scores see</w:t>
      </w:r>
      <w:r w:rsidR="00D05DB7" w:rsidRPr="00ED733D">
        <w:rPr>
          <w:rFonts w:ascii="Times New Roman" w:eastAsia="Times New Roman" w:hAnsi="Times New Roman" w:cs="Times New Roman"/>
          <w:sz w:val="24"/>
          <w:szCs w:val="24"/>
          <w:lang w:val="en-US"/>
        </w:rPr>
        <w:t xml:space="preserve"> </w:t>
      </w:r>
      <w:r w:rsidR="0061036D">
        <w:rPr>
          <w:rFonts w:ascii="Times New Roman" w:eastAsia="Times New Roman" w:hAnsi="Times New Roman" w:cs="Times New Roman"/>
          <w:sz w:val="24"/>
          <w:szCs w:val="24"/>
        </w:rPr>
        <w:t xml:space="preserve">Additional File 1: </w:t>
      </w:r>
      <w:r w:rsidR="00D05DB7" w:rsidRPr="00ED733D">
        <w:rPr>
          <w:rFonts w:ascii="Times New Roman" w:eastAsia="Times New Roman" w:hAnsi="Times New Roman" w:cs="Times New Roman"/>
          <w:sz w:val="24"/>
          <w:szCs w:val="24"/>
          <w:lang w:val="en-US"/>
        </w:rPr>
        <w:t>Table S7</w:t>
      </w:r>
      <w:r w:rsidRPr="00ED733D">
        <w:rPr>
          <w:rFonts w:ascii="Times New Roman" w:eastAsia="Times New Roman" w:hAnsi="Times New Roman" w:cs="Times New Roman"/>
          <w:sz w:val="24"/>
          <w:szCs w:val="24"/>
          <w:lang w:val="en-US"/>
        </w:rPr>
        <w:t>).</w:t>
      </w:r>
    </w:p>
    <w:p w14:paraId="372ADB87" w14:textId="7AB87347" w:rsidR="004D7DF7" w:rsidRPr="00072CD5" w:rsidRDefault="00E11B89" w:rsidP="004D7DF7">
      <w:pPr>
        <w:pStyle w:val="Heading2"/>
        <w:spacing w:after="200" w:line="240" w:lineRule="auto"/>
        <w:rPr>
          <w:rFonts w:ascii="Times New Roman" w:eastAsia="Times New Roman" w:hAnsi="Times New Roman" w:cs="Times New Roman"/>
          <w:b/>
          <w:i/>
          <w:sz w:val="24"/>
          <w:szCs w:val="24"/>
        </w:rPr>
      </w:pPr>
      <w:bookmarkStart w:id="30" w:name="_Toc26815974"/>
      <w:r>
        <w:rPr>
          <w:rFonts w:ascii="Times New Roman" w:eastAsia="Times New Roman" w:hAnsi="Times New Roman" w:cs="Times New Roman"/>
          <w:b/>
          <w:i/>
          <w:sz w:val="24"/>
          <w:szCs w:val="24"/>
        </w:rPr>
        <w:t>1.</w:t>
      </w:r>
      <w:r w:rsidR="00796995">
        <w:rPr>
          <w:rFonts w:ascii="Times New Roman" w:eastAsia="Times New Roman" w:hAnsi="Times New Roman" w:cs="Times New Roman"/>
          <w:b/>
          <w:i/>
          <w:sz w:val="24"/>
          <w:szCs w:val="24"/>
        </w:rPr>
        <w:t>2</w:t>
      </w:r>
      <w:r w:rsidR="00002B9C">
        <w:rPr>
          <w:rFonts w:ascii="Times New Roman" w:eastAsia="Times New Roman" w:hAnsi="Times New Roman" w:cs="Times New Roman"/>
          <w:b/>
          <w:i/>
          <w:sz w:val="24"/>
          <w:szCs w:val="24"/>
        </w:rPr>
        <w:t>1</w:t>
      </w:r>
      <w:r w:rsidR="004D7DF7" w:rsidRPr="00072CD5">
        <w:rPr>
          <w:rFonts w:ascii="Times New Roman" w:eastAsia="Times New Roman" w:hAnsi="Times New Roman" w:cs="Times New Roman"/>
          <w:b/>
          <w:i/>
          <w:sz w:val="24"/>
          <w:szCs w:val="24"/>
        </w:rPr>
        <w:t xml:space="preserve"> GO enrichment tests</w:t>
      </w:r>
      <w:bookmarkEnd w:id="30"/>
    </w:p>
    <w:p w14:paraId="019A371B" w14:textId="3DC83F32" w:rsidR="004D7DF7" w:rsidRPr="00072CD5" w:rsidRDefault="00B52962" w:rsidP="0030368C">
      <w:pPr>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GO enrichment tests were done wit</w:t>
      </w:r>
      <w:r w:rsidR="0076175C" w:rsidRPr="00072CD5">
        <w:rPr>
          <w:rFonts w:ascii="Times New Roman" w:eastAsia="Times New Roman" w:hAnsi="Times New Roman" w:cs="Times New Roman"/>
          <w:sz w:val="24"/>
          <w:szCs w:val="24"/>
        </w:rPr>
        <w:t>h the R v3.4.2</w:t>
      </w:r>
      <w:r w:rsidR="00072CD5" w:rsidRPr="00072CD5">
        <w:rPr>
          <w:rFonts w:ascii="Times New Roman" w:eastAsia="Times New Roman" w:hAnsi="Times New Roman" w:cs="Times New Roman"/>
          <w:sz w:val="24"/>
          <w:szCs w:val="24"/>
        </w:rPr>
        <w:fldChar w:fldCharType="begin"/>
      </w:r>
      <w:r w:rsidR="00105FC0">
        <w:rPr>
          <w:rFonts w:ascii="Times New Roman" w:eastAsia="Times New Roman" w:hAnsi="Times New Roman" w:cs="Times New Roman"/>
          <w:sz w:val="24"/>
          <w:szCs w:val="24"/>
        </w:rPr>
        <w:instrText xml:space="preserve"> ADDIN EN.CITE &lt;EndNote&gt;&lt;Cite&gt;&lt;Author&gt;R Core Team&lt;/Author&gt;&lt;Year&gt;2013&lt;/Year&gt;&lt;RecNum&gt;1275&lt;/RecNum&gt;&lt;DisplayText&gt;&lt;style face="superscript"&gt;32&lt;/style&gt;&lt;/DisplayText&gt;&lt;record&gt;&lt;rec-number&gt;1275&lt;/rec-number&gt;&lt;foreign-keys&gt;&lt;key app="EN" db-id="pzzxezpwdrte22e2fe5vrww72fdtdf2wp5ep" timestamp="1525027330"&gt;1275&lt;/key&gt;&lt;/foreign-keys&gt;&lt;ref-type name="Computer Program"&gt;9&lt;/ref-type&gt;&lt;contributors&gt;&lt;authors&gt;&lt;author&gt;R Core Team,&lt;/author&gt;&lt;/authors&gt;&lt;/contributors&gt;&lt;titles&gt;&lt;title&gt;R: A language and environment for statistical computing.&lt;/title&gt;&lt;/titles&gt;&lt;dates&gt;&lt;year&gt;2013&lt;/year&gt;&lt;/dates&gt;&lt;pub-location&gt;Vienna, Austria.&lt;/pub-location&gt;&lt;publisher&gt;R Foundation for Statistical Computing&lt;/publisher&gt;&lt;urls&gt;&lt;related-urls&gt;&lt;url&gt;http://www.R-project.org/.&lt;/url&gt;&lt;/related-urls&gt;&lt;/urls&gt;&lt;/record&gt;&lt;/Cite&gt;&lt;/EndNote&gt;</w:instrText>
      </w:r>
      <w:r w:rsidR="00072CD5" w:rsidRPr="00072CD5">
        <w:rPr>
          <w:rFonts w:ascii="Times New Roman" w:eastAsia="Times New Roman" w:hAnsi="Times New Roman" w:cs="Times New Roman"/>
          <w:sz w:val="24"/>
          <w:szCs w:val="24"/>
        </w:rPr>
        <w:fldChar w:fldCharType="separate"/>
      </w:r>
      <w:r w:rsidR="00105FC0" w:rsidRPr="00105FC0">
        <w:rPr>
          <w:rFonts w:ascii="Times New Roman" w:eastAsia="Times New Roman" w:hAnsi="Times New Roman" w:cs="Times New Roman"/>
          <w:noProof/>
          <w:sz w:val="24"/>
          <w:szCs w:val="24"/>
          <w:vertAlign w:val="superscript"/>
        </w:rPr>
        <w:t>32</w:t>
      </w:r>
      <w:r w:rsidR="00072CD5" w:rsidRPr="00072CD5">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xml:space="preserve"> package “GOstats”</w:t>
      </w:r>
      <w:r w:rsidR="00072CD5" w:rsidRPr="00072CD5">
        <w:rPr>
          <w:rFonts w:ascii="Times New Roman" w:eastAsia="Times New Roman" w:hAnsi="Times New Roman" w:cs="Times New Roman"/>
          <w:sz w:val="24"/>
          <w:szCs w:val="24"/>
        </w:rPr>
        <w:fldChar w:fldCharType="begin">
          <w:fldData xml:space="preserve">PEVuZE5vdGU+PENpdGU+PEF1dGhvcj5GYWxjb248L0F1dGhvcj48WWVhcj4yMDA3PC9ZZWFyPjxS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</w:fldData>
        </w:fldChar>
      </w:r>
      <w:r w:rsidR="00105FC0">
        <w:rPr>
          <w:rFonts w:ascii="Times New Roman" w:eastAsia="Times New Roman" w:hAnsi="Times New Roman" w:cs="Times New Roman"/>
          <w:sz w:val="24"/>
          <w:szCs w:val="24"/>
        </w:rPr>
        <w:instrText xml:space="preserve"> ADDIN EN.CITE </w:instrText>
      </w:r>
      <w:r w:rsidR="00105FC0">
        <w:rPr>
          <w:rFonts w:ascii="Times New Roman" w:eastAsia="Times New Roman" w:hAnsi="Times New Roman" w:cs="Times New Roman"/>
          <w:sz w:val="24"/>
          <w:szCs w:val="24"/>
        </w:rPr>
        <w:fldChar w:fldCharType="begin">
          <w:fldData xml:space="preserve">PEVuZE5vdGU+PENpdGU+PEF1dGhvcj5GYWxjb248L0F1dGhvcj48WWVhcj4yMDA3PC9ZZWFyPjxS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</w:fldData>
        </w:fldChar>
      </w:r>
      <w:r w:rsidR="00105FC0">
        <w:rPr>
          <w:rFonts w:ascii="Times New Roman" w:eastAsia="Times New Roman" w:hAnsi="Times New Roman" w:cs="Times New Roman"/>
          <w:sz w:val="24"/>
          <w:szCs w:val="24"/>
        </w:rPr>
        <w:instrText xml:space="preserve"> ADDIN EN.CITE.DATA </w:instrText>
      </w:r>
      <w:r w:rsidR="00105FC0">
        <w:rPr>
          <w:rFonts w:ascii="Times New Roman" w:eastAsia="Times New Roman" w:hAnsi="Times New Roman" w:cs="Times New Roman"/>
          <w:sz w:val="24"/>
          <w:szCs w:val="24"/>
        </w:rPr>
      </w:r>
      <w:r w:rsidR="00105FC0">
        <w:rPr>
          <w:rFonts w:ascii="Times New Roman" w:eastAsia="Times New Roman" w:hAnsi="Times New Roman" w:cs="Times New Roman"/>
          <w:sz w:val="24"/>
          <w:szCs w:val="24"/>
        </w:rPr>
        <w:fldChar w:fldCharType="end"/>
      </w:r>
      <w:r w:rsidR="00072CD5" w:rsidRPr="00072CD5">
        <w:rPr>
          <w:rFonts w:ascii="Times New Roman" w:eastAsia="Times New Roman" w:hAnsi="Times New Roman" w:cs="Times New Roman"/>
          <w:sz w:val="24"/>
          <w:szCs w:val="24"/>
        </w:rPr>
      </w:r>
      <w:r w:rsidR="00072CD5" w:rsidRPr="00072CD5">
        <w:rPr>
          <w:rFonts w:ascii="Times New Roman" w:eastAsia="Times New Roman" w:hAnsi="Times New Roman" w:cs="Times New Roman"/>
          <w:sz w:val="24"/>
          <w:szCs w:val="24"/>
        </w:rPr>
        <w:fldChar w:fldCharType="separate"/>
      </w:r>
      <w:r w:rsidR="00105FC0" w:rsidRPr="00105FC0">
        <w:rPr>
          <w:rFonts w:ascii="Times New Roman" w:eastAsia="Times New Roman" w:hAnsi="Times New Roman" w:cs="Times New Roman"/>
          <w:noProof/>
          <w:sz w:val="24"/>
          <w:szCs w:val="24"/>
          <w:vertAlign w:val="superscript"/>
        </w:rPr>
        <w:t>33</w:t>
      </w:r>
      <w:r w:rsidR="00072CD5" w:rsidRPr="00072CD5">
        <w:rPr>
          <w:rFonts w:ascii="Times New Roman" w:eastAsia="Times New Roman" w:hAnsi="Times New Roman" w:cs="Times New Roman"/>
          <w:sz w:val="24"/>
          <w:szCs w:val="24"/>
        </w:rPr>
        <w:fldChar w:fldCharType="end"/>
      </w:r>
      <w:r w:rsidR="00EB73B1" w:rsidRPr="00072CD5">
        <w:rPr>
          <w:rFonts w:ascii="Times New Roman" w:eastAsia="Times New Roman" w:hAnsi="Times New Roman" w:cs="Times New Roman"/>
          <w:sz w:val="24"/>
          <w:szCs w:val="24"/>
        </w:rPr>
        <w:t xml:space="preserve"> </w:t>
      </w:r>
      <w:r w:rsidRPr="00072CD5">
        <w:rPr>
          <w:rFonts w:ascii="Times New Roman" w:eastAsia="Times New Roman" w:hAnsi="Times New Roman" w:cs="Times New Roman"/>
          <w:sz w:val="24"/>
          <w:szCs w:val="24"/>
        </w:rPr>
        <w:t xml:space="preserve">using a hyper-geometric test. For each node, background gene sets were composed of every gene present at that node and every gene that was inferred to have gone extinct along the lineage leading to that node. Test sets consisted of each category of gene family change: gain, loss, emergence, and extinction. Any gene without a known GO term was removed from the GO analysis. </w:t>
      </w:r>
    </w:p>
    <w:p w14:paraId="624D26B4" w14:textId="49D42909" w:rsidR="00535AB1" w:rsidRDefault="00E11B89" w:rsidP="008276DA">
      <w:pPr>
        <w:pStyle w:val="Heading2"/>
        <w:spacing w:after="200"/>
        <w:rPr>
          <w:rFonts w:ascii="Times New Roman" w:eastAsia="Times New Roman" w:hAnsi="Times New Roman" w:cs="Times New Roman"/>
          <w:b/>
          <w:i/>
          <w:sz w:val="24"/>
          <w:szCs w:val="24"/>
        </w:rPr>
      </w:pPr>
      <w:bookmarkStart w:id="31" w:name="_17dp8vu" w:colFirst="0" w:colLast="0"/>
      <w:bookmarkStart w:id="32" w:name="_Toc26815975"/>
      <w:bookmarkEnd w:id="31"/>
      <w:r>
        <w:rPr>
          <w:rFonts w:ascii="Times New Roman" w:eastAsia="Times New Roman" w:hAnsi="Times New Roman" w:cs="Times New Roman"/>
          <w:b/>
          <w:i/>
          <w:sz w:val="24"/>
          <w:szCs w:val="24"/>
        </w:rPr>
        <w:t>1.</w:t>
      </w:r>
      <w:r w:rsidR="00B8144D">
        <w:rPr>
          <w:rFonts w:ascii="Times New Roman" w:eastAsia="Times New Roman" w:hAnsi="Times New Roman" w:cs="Times New Roman"/>
          <w:b/>
          <w:i/>
          <w:sz w:val="24"/>
          <w:szCs w:val="24"/>
        </w:rPr>
        <w:t>2</w:t>
      </w:r>
      <w:r w:rsidR="00002B9C">
        <w:rPr>
          <w:rFonts w:ascii="Times New Roman" w:eastAsia="Times New Roman" w:hAnsi="Times New Roman" w:cs="Times New Roman"/>
          <w:b/>
          <w:i/>
          <w:sz w:val="24"/>
          <w:szCs w:val="24"/>
        </w:rPr>
        <w:t>2</w:t>
      </w:r>
      <w:r w:rsidR="00B52962" w:rsidRPr="00072CD5">
        <w:rPr>
          <w:rFonts w:ascii="Times New Roman" w:eastAsia="Times New Roman" w:hAnsi="Times New Roman" w:cs="Times New Roman"/>
          <w:b/>
          <w:i/>
          <w:sz w:val="24"/>
          <w:szCs w:val="24"/>
        </w:rPr>
        <w:t xml:space="preserve"> </w:t>
      </w:r>
      <w:r w:rsidR="00436640">
        <w:rPr>
          <w:rFonts w:ascii="Times New Roman" w:eastAsia="Times New Roman" w:hAnsi="Times New Roman" w:cs="Times New Roman"/>
          <w:b/>
          <w:i/>
          <w:sz w:val="24"/>
          <w:szCs w:val="24"/>
        </w:rPr>
        <w:t>Protein Domain evolution</w:t>
      </w:r>
      <w:r w:rsidR="00B52962" w:rsidRPr="00072CD5">
        <w:rPr>
          <w:rFonts w:ascii="Times New Roman" w:eastAsia="Times New Roman" w:hAnsi="Times New Roman" w:cs="Times New Roman"/>
          <w:b/>
          <w:i/>
          <w:sz w:val="24"/>
          <w:szCs w:val="24"/>
        </w:rPr>
        <w:t xml:space="preserve"> analysis</w:t>
      </w:r>
      <w:bookmarkEnd w:id="32"/>
    </w:p>
    <w:p w14:paraId="54FB9ED5" w14:textId="260A0709" w:rsidR="008276DA" w:rsidRPr="001D6B53" w:rsidRDefault="001D6B53" w:rsidP="008276DA">
      <w:pPr>
        <w:spacing w:after="200"/>
        <w:ind w:firstLine="720"/>
        <w:rPr>
          <w:rFonts w:ascii="Times New Roman" w:hAnsi="Times New Roman" w:cs="Times New Roman"/>
          <w:sz w:val="24"/>
          <w:szCs w:val="24"/>
        </w:rPr>
      </w:pPr>
      <w:r w:rsidRPr="001D6B53">
        <w:rPr>
          <w:rFonts w:ascii="Times New Roman" w:hAnsi="Times New Roman" w:cs="Times New Roman"/>
          <w:sz w:val="24"/>
          <w:szCs w:val="24"/>
        </w:rPr>
        <w:t xml:space="preserve">Proteins are the workhorse of the cell and, at the same time, the most basic devices which can be phenotypically related to selection and adaptation. Since biologists in general, and geneticists in particular, have traditionally related genes to observable traits, and genome sequences are available in large quantities, many evolutionary studies approximated growth and </w:t>
      </w:r>
      <w:r w:rsidRPr="001D6B53">
        <w:rPr>
          <w:rFonts w:ascii="Times New Roman" w:hAnsi="Times New Roman" w:cs="Times New Roman"/>
          <w:sz w:val="24"/>
          <w:szCs w:val="24"/>
        </w:rPr>
        <w:lastRenderedPageBreak/>
        <w:t>birth-death processes of proteins and protein families by analyzing the analogous processes of their underlying genes.</w:t>
      </w:r>
    </w:p>
    <w:p w14:paraId="26088E8B" w14:textId="339C7DBA" w:rsidR="001D6B53" w:rsidRPr="001D6B53" w:rsidRDefault="001D6B53" w:rsidP="008276DA">
      <w:pPr>
        <w:spacing w:after="200"/>
        <w:ind w:firstLine="720"/>
        <w:rPr>
          <w:rFonts w:ascii="Times New Roman" w:hAnsi="Times New Roman" w:cs="Times New Roman"/>
          <w:sz w:val="24"/>
          <w:szCs w:val="24"/>
        </w:rPr>
      </w:pPr>
      <w:r w:rsidRPr="001D6B53">
        <w:rPr>
          <w:rFonts w:ascii="Times New Roman" w:hAnsi="Times New Roman" w:cs="Times New Roman"/>
          <w:sz w:val="24"/>
          <w:szCs w:val="24"/>
        </w:rPr>
        <w:t>However, the further towards the root of a tree we try to reconstruct the evolutionary history of proteins, the more we need to consider that a major mode of protein evolution results from protein domains changing their combination and order within a protein. Protein domains can be seen as the functional and structural building blocks of proteins</w:t>
      </w:r>
      <w:r w:rsidR="00812CC7">
        <w:rPr>
          <w:rFonts w:ascii="Times New Roman" w:hAnsi="Times New Roman" w:cs="Times New Roman"/>
          <w:sz w:val="24"/>
          <w:szCs w:val="24"/>
        </w:rPr>
        <w:fldChar w:fldCharType="begin">
          <w:fldData xml:space="preserve">PEVuZE5vdGU+PENpdGU+PEF1dGhvcj5NYXJzaDwvQXV0aG9yPjxZZWFyPjIwMTA8L1llYXI+PFJl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</w:fldData>
        </w:fldChar>
      </w:r>
      <w:r w:rsidR="00105FC0">
        <w:rPr>
          <w:rFonts w:ascii="Times New Roman" w:hAnsi="Times New Roman" w:cs="Times New Roman"/>
          <w:sz w:val="24"/>
          <w:szCs w:val="24"/>
        </w:rPr>
        <w:instrText xml:space="preserve"> ADDIN EN.CITE </w:instrText>
      </w:r>
      <w:r w:rsidR="00105FC0">
        <w:rPr>
          <w:rFonts w:ascii="Times New Roman" w:hAnsi="Times New Roman" w:cs="Times New Roman"/>
          <w:sz w:val="24"/>
          <w:szCs w:val="24"/>
        </w:rPr>
        <w:fldChar w:fldCharType="begin">
          <w:fldData xml:space="preserve">PEVuZE5vdGU+PENpdGU+PEF1dGhvcj5NYXJzaDwvQXV0aG9yPjxZZWFyPjIwMTA8L1llYXI+PFJl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</w:fldData>
        </w:fldChar>
      </w:r>
      <w:r w:rsidR="00105FC0">
        <w:rPr>
          <w:rFonts w:ascii="Times New Roman" w:hAnsi="Times New Roman" w:cs="Times New Roman"/>
          <w:sz w:val="24"/>
          <w:szCs w:val="24"/>
        </w:rPr>
        <w:instrText xml:space="preserve"> ADDIN EN.CITE.DATA </w:instrText>
      </w:r>
      <w:r w:rsidR="00105FC0">
        <w:rPr>
          <w:rFonts w:ascii="Times New Roman" w:hAnsi="Times New Roman" w:cs="Times New Roman"/>
          <w:sz w:val="24"/>
          <w:szCs w:val="24"/>
        </w:rPr>
      </w:r>
      <w:r w:rsidR="00105FC0">
        <w:rPr>
          <w:rFonts w:ascii="Times New Roman" w:hAnsi="Times New Roman" w:cs="Times New Roman"/>
          <w:sz w:val="24"/>
          <w:szCs w:val="24"/>
        </w:rPr>
        <w:fldChar w:fldCharType="end"/>
      </w:r>
      <w:r w:rsidR="00812CC7">
        <w:rPr>
          <w:rFonts w:ascii="Times New Roman" w:hAnsi="Times New Roman" w:cs="Times New Roman"/>
          <w:sz w:val="24"/>
          <w:szCs w:val="24"/>
        </w:rPr>
      </w:r>
      <w:r w:rsidR="00812CC7">
        <w:rPr>
          <w:rFonts w:ascii="Times New Roman" w:hAnsi="Times New Roman" w:cs="Times New Roman"/>
          <w:sz w:val="24"/>
          <w:szCs w:val="24"/>
        </w:rPr>
        <w:fldChar w:fldCharType="separate"/>
      </w:r>
      <w:r w:rsidR="00105FC0" w:rsidRPr="00105FC0">
        <w:rPr>
          <w:rFonts w:ascii="Times New Roman" w:hAnsi="Times New Roman" w:cs="Times New Roman"/>
          <w:noProof/>
          <w:sz w:val="24"/>
          <w:szCs w:val="24"/>
          <w:vertAlign w:val="superscript"/>
        </w:rPr>
        <w:t>34,35</w:t>
      </w:r>
      <w:r w:rsidR="00812CC7">
        <w:rPr>
          <w:rFonts w:ascii="Times New Roman" w:hAnsi="Times New Roman" w:cs="Times New Roman"/>
          <w:sz w:val="24"/>
          <w:szCs w:val="24"/>
        </w:rPr>
        <w:fldChar w:fldCharType="end"/>
      </w:r>
      <w:r w:rsidRPr="001D6B53">
        <w:rPr>
          <w:rFonts w:ascii="Times New Roman" w:hAnsi="Times New Roman" w:cs="Times New Roman"/>
          <w:sz w:val="24"/>
          <w:szCs w:val="24"/>
        </w:rPr>
        <w:t xml:space="preserve">. Some proteins contain just one single domain, while others consist of multiple domains and sometimes contain </w:t>
      </w:r>
      <w:r w:rsidR="00031883">
        <w:rPr>
          <w:rFonts w:ascii="Times New Roman" w:hAnsi="Times New Roman" w:cs="Times New Roman"/>
          <w:sz w:val="24"/>
          <w:szCs w:val="24"/>
        </w:rPr>
        <w:t>consecutive</w:t>
      </w:r>
      <w:r w:rsidRPr="001D6B53">
        <w:rPr>
          <w:rFonts w:ascii="Times New Roman" w:hAnsi="Times New Roman" w:cs="Times New Roman"/>
          <w:sz w:val="24"/>
          <w:szCs w:val="24"/>
        </w:rPr>
        <w:t xml:space="preserve"> copies of domains, so called tandem repeats. The N- to C-terminal order of domains in the amino acid sequence defines a domain arrangement</w:t>
      </w:r>
      <w:r w:rsidR="00812CC7">
        <w:rPr>
          <w:rFonts w:ascii="Times New Roman" w:hAnsi="Times New Roman" w:cs="Times New Roman"/>
          <w:sz w:val="24"/>
          <w:szCs w:val="24"/>
        </w:rPr>
        <w:fldChar w:fldCharType="begin"/>
      </w:r>
      <w:r w:rsidR="00105FC0">
        <w:rPr>
          <w:rFonts w:ascii="Times New Roman" w:hAnsi="Times New Roman" w:cs="Times New Roman"/>
          <w:sz w:val="24"/>
          <w:szCs w:val="24"/>
        </w:rPr>
        <w:instrText xml:space="preserve"> ADDIN EN.CITE &lt;EndNote&gt;&lt;Cite&gt;&lt;Author&gt;Forslund&lt;/Author&gt;&lt;Year&gt;2012&lt;/Year&gt;&lt;RecNum&gt;1296&lt;/RecNum&gt;&lt;DisplayText&gt;&lt;style face="superscript"&gt;36&lt;/style&gt;&lt;/DisplayText&gt;&lt;record&gt;&lt;rec-number&gt;1296&lt;/rec-number&gt;&lt;foreign-keys&gt;&lt;key app="EN" db-id="pzzxezpwdrte22e2fe5vrww72fdtdf2wp5ep" timestamp="1526362110"&gt;1296&lt;/key&gt;&lt;/foreign-keys&gt;&lt;ref-type name="Journal Article"&gt;17&lt;/ref-type&gt;&lt;contributors&gt;&lt;authors&gt;&lt;author&gt;Forslund, K.&lt;/author&gt;&lt;author&gt;Sonnhammer, E. L.&lt;/author&gt;&lt;/authors&gt;&lt;/contributors&gt;&lt;auth-address&gt;Stockholm Bioinformatics Centre, Stockholm University, Stockholm, Sweden.&lt;/auth-address&gt;&lt;titles&gt;&lt;title&gt;Evolution of protein domain architectures&lt;/title&gt;&lt;secondary-title&gt;Methods Mol Biol&lt;/secondary-title&gt;&lt;/titles&gt;&lt;periodical&gt;&lt;full-title&gt;Methods Mol Biol&lt;/full-title&gt;&lt;/periodical&gt;&lt;pages&gt;187-216&lt;/pages&gt;&lt;volume&gt;856&lt;/volume&gt;&lt;keywords&gt;&lt;keyword&gt;Animals&lt;/keyword&gt;&lt;keyword&gt;Conserved Sequence&lt;/keyword&gt;&lt;keyword&gt;*Evolution, Molecular&lt;/keyword&gt;&lt;keyword&gt;Humans&lt;/keyword&gt;&lt;keyword&gt;Movement&lt;/keyword&gt;&lt;keyword&gt;Protein Structure, Tertiary&lt;/keyword&gt;&lt;keyword&gt;Proteins/*chemistry/*genetics/metabolism&lt;/keyword&gt;&lt;keyword&gt;Substrate Specificity&lt;/keyword&gt;&lt;/keywords&gt;&lt;dates&gt;&lt;year&gt;2012&lt;/year&gt;&lt;/dates&gt;&lt;isbn&gt;1940-6029 (Electronic)&amp;#xD;1064-3745 (Linking)&lt;/isbn&gt;&lt;accession-num&gt;22399460&lt;/accession-num&gt;&lt;urls&gt;&lt;related-urls&gt;&lt;url&gt;https://www.ncbi.nlm.nih.gov/pubmed/22399460&lt;/url&gt;&lt;url&gt;https://link.springer.com/protocol/10.1007%2F978-1-61779-585-5_8&lt;/url&gt;&lt;/related-urls&gt;&lt;/urls&gt;&lt;electronic-resource-num&gt;10.1007/978-1-61779-585-5_8&lt;/electronic-resource-num&gt;&lt;/record&gt;&lt;/Cite&gt;&lt;/EndNote&gt;</w:instrText>
      </w:r>
      <w:r w:rsidR="00812CC7">
        <w:rPr>
          <w:rFonts w:ascii="Times New Roman" w:hAnsi="Times New Roman" w:cs="Times New Roman"/>
          <w:sz w:val="24"/>
          <w:szCs w:val="24"/>
        </w:rPr>
        <w:fldChar w:fldCharType="separate"/>
      </w:r>
      <w:r w:rsidR="00105FC0" w:rsidRPr="00105FC0">
        <w:rPr>
          <w:rFonts w:ascii="Times New Roman" w:hAnsi="Times New Roman" w:cs="Times New Roman"/>
          <w:noProof/>
          <w:sz w:val="24"/>
          <w:szCs w:val="24"/>
          <w:vertAlign w:val="superscript"/>
        </w:rPr>
        <w:t>36</w:t>
      </w:r>
      <w:r w:rsidR="00812CC7">
        <w:rPr>
          <w:rFonts w:ascii="Times New Roman" w:hAnsi="Times New Roman" w:cs="Times New Roman"/>
          <w:sz w:val="24"/>
          <w:szCs w:val="24"/>
        </w:rPr>
        <w:fldChar w:fldCharType="end"/>
      </w:r>
      <w:r w:rsidRPr="001D6B53">
        <w:rPr>
          <w:rFonts w:ascii="Times New Roman" w:hAnsi="Times New Roman" w:cs="Times New Roman"/>
          <w:sz w:val="24"/>
          <w:szCs w:val="24"/>
        </w:rPr>
        <w:t>.</w:t>
      </w:r>
    </w:p>
    <w:p w14:paraId="31512A09" w14:textId="2903516E" w:rsidR="001D6B53" w:rsidRPr="001D6B53" w:rsidRDefault="001D6B53" w:rsidP="008276DA">
      <w:pPr>
        <w:spacing w:after="200"/>
        <w:ind w:firstLine="720"/>
        <w:rPr>
          <w:rFonts w:ascii="Times New Roman" w:hAnsi="Times New Roman" w:cs="Times New Roman"/>
          <w:sz w:val="24"/>
          <w:szCs w:val="24"/>
        </w:rPr>
      </w:pPr>
      <w:r w:rsidRPr="001D6B53">
        <w:rPr>
          <w:rFonts w:ascii="Times New Roman" w:hAnsi="Times New Roman" w:cs="Times New Roman"/>
          <w:sz w:val="24"/>
          <w:szCs w:val="24"/>
        </w:rPr>
        <w:t>While the majority of proteins in large clades of organisms are composed of a relatively small set of domains, the number of unique arrangements is tremendous and long domain arrangements are often species-specific</w:t>
      </w:r>
      <w:r w:rsidR="00812CC7">
        <w:rPr>
          <w:rFonts w:ascii="Times New Roman" w:hAnsi="Times New Roman" w:cs="Times New Roman"/>
          <w:sz w:val="24"/>
          <w:szCs w:val="24"/>
        </w:rPr>
        <w:fldChar w:fldCharType="begin"/>
      </w:r>
      <w:r w:rsidR="00105FC0">
        <w:rPr>
          <w:rFonts w:ascii="Times New Roman" w:hAnsi="Times New Roman" w:cs="Times New Roman"/>
          <w:sz w:val="24"/>
          <w:szCs w:val="24"/>
        </w:rPr>
        <w:instrText xml:space="preserve"> ADDIN EN.CITE &lt;EndNote&gt;&lt;Cite&gt;&lt;Author&gt;Kersting&lt;/Author&gt;&lt;Year&gt;2012&lt;/Year&gt;&lt;RecNum&gt;1298&lt;/RecNum&gt;&lt;DisplayText&gt;&lt;style face="superscript"&gt;37&lt;/style&gt;&lt;/DisplayText&gt;&lt;record&gt;&lt;rec-number&gt;1298&lt;/rec-number&gt;&lt;foreign-keys&gt;&lt;key app="EN" db-id="pzzxezpwdrte22e2fe5vrww72fdtdf2wp5ep" timestamp="1526362173"&gt;1298&lt;/key&gt;&lt;/foreign-keys&gt;&lt;ref-type name="Journal Article"&gt;17&lt;/ref-type&gt;&lt;contributors&gt;&lt;authors&gt;&lt;author&gt;Kersting, A. R.&lt;/author&gt;&lt;author&gt;Bornberg-Bauer, E.&lt;/author&gt;&lt;author&gt;Moore, A. D.&lt;/author&gt;&lt;author&gt;Grath, S.&lt;/author&gt;&lt;/authors&gt;&lt;/contributors&gt;&lt;auth-address&gt;Evolutionary Bioinformatics Group, Institute for Evolution and Biodiversity, University of Muenster (WWU), Germany.&lt;/auth-address&gt;&lt;titles&gt;&lt;title&gt;Dynamics and adaptive benefits of protein domain emergence and arrangements during plant genome evolution&lt;/title&gt;&lt;secondary-title&gt;Genome Biol Evol&lt;/secondary-title&gt;&lt;/titles&gt;&lt;periodical&gt;&lt;full-title&gt;Genome Biol Evol&lt;/full-title&gt;&lt;abbr-1&gt;Genome biology and evolution&lt;/abbr-1&gt;&lt;/periodical&gt;&lt;pages&gt;316-29&lt;/pages&gt;&lt;volume&gt;4&lt;/volume&gt;&lt;number&gt;3&lt;/number&gt;&lt;keywords&gt;&lt;keyword&gt;*Evolution, Molecular&lt;/keyword&gt;&lt;keyword&gt;Gene Duplication/genetics&lt;/keyword&gt;&lt;keyword&gt;Genome, Plant/*genetics&lt;/keyword&gt;&lt;keyword&gt;Protein Structure, Tertiary/genetics&lt;/keyword&gt;&lt;/keywords&gt;&lt;dates&gt;&lt;year&gt;2012&lt;/year&gt;&lt;/dates&gt;&lt;isbn&gt;1759-6653 (Electronic)&amp;#xD;1759-6653 (Linking)&lt;/isbn&gt;&lt;accession-num&gt;22250127&lt;/accession-num&gt;&lt;urls&gt;&lt;related-urls&gt;&lt;url&gt;https://www.ncbi.nlm.nih.gov/pubmed/22250127&lt;/url&gt;&lt;/related-urls&gt;&lt;/urls&gt;&lt;custom2&gt;PMC3318442&lt;/custom2&gt;&lt;electronic-resource-num&gt;10.1093/gbe/evs004&lt;/electronic-resource-num&gt;&lt;/record&gt;&lt;/Cite&gt;&lt;/EndNote&gt;</w:instrText>
      </w:r>
      <w:r w:rsidR="00812CC7">
        <w:rPr>
          <w:rFonts w:ascii="Times New Roman" w:hAnsi="Times New Roman" w:cs="Times New Roman"/>
          <w:sz w:val="24"/>
          <w:szCs w:val="24"/>
        </w:rPr>
        <w:fldChar w:fldCharType="separate"/>
      </w:r>
      <w:r w:rsidR="00105FC0" w:rsidRPr="00105FC0">
        <w:rPr>
          <w:rFonts w:ascii="Times New Roman" w:hAnsi="Times New Roman" w:cs="Times New Roman"/>
          <w:noProof/>
          <w:sz w:val="24"/>
          <w:szCs w:val="24"/>
          <w:vertAlign w:val="superscript"/>
        </w:rPr>
        <w:t>37</w:t>
      </w:r>
      <w:r w:rsidR="00812CC7">
        <w:rPr>
          <w:rFonts w:ascii="Times New Roman" w:hAnsi="Times New Roman" w:cs="Times New Roman"/>
          <w:sz w:val="24"/>
          <w:szCs w:val="24"/>
        </w:rPr>
        <w:fldChar w:fldCharType="end"/>
      </w:r>
      <w:r w:rsidRPr="001D6B53">
        <w:rPr>
          <w:rFonts w:ascii="Times New Roman" w:hAnsi="Times New Roman" w:cs="Times New Roman"/>
          <w:sz w:val="24"/>
          <w:szCs w:val="24"/>
        </w:rPr>
        <w:t xml:space="preserve">. </w:t>
      </w:r>
      <w:r w:rsidR="00031883">
        <w:rPr>
          <w:rFonts w:ascii="Times New Roman" w:hAnsi="Times New Roman" w:cs="Times New Roman"/>
          <w:sz w:val="24"/>
          <w:szCs w:val="24"/>
        </w:rPr>
        <w:t>After t</w:t>
      </w:r>
      <w:r w:rsidRPr="001D6B53">
        <w:rPr>
          <w:rFonts w:ascii="Times New Roman" w:hAnsi="Times New Roman" w:cs="Times New Roman"/>
          <w:sz w:val="24"/>
          <w:szCs w:val="24"/>
        </w:rPr>
        <w:t xml:space="preserve">he occasional formation of </w:t>
      </w:r>
      <w:r w:rsidR="00031883">
        <w:rPr>
          <w:rFonts w:ascii="Times New Roman" w:hAnsi="Times New Roman" w:cs="Times New Roman"/>
          <w:sz w:val="24"/>
          <w:szCs w:val="24"/>
        </w:rPr>
        <w:t>a novel domain, it</w:t>
      </w:r>
      <w:r w:rsidRPr="001D6B53">
        <w:rPr>
          <w:rFonts w:ascii="Times New Roman" w:hAnsi="Times New Roman" w:cs="Times New Roman"/>
          <w:sz w:val="24"/>
          <w:szCs w:val="24"/>
        </w:rPr>
        <w:t xml:space="preserve"> can </w:t>
      </w:r>
      <w:r w:rsidR="00031883">
        <w:rPr>
          <w:rFonts w:ascii="Times New Roman" w:hAnsi="Times New Roman" w:cs="Times New Roman"/>
          <w:sz w:val="24"/>
          <w:szCs w:val="24"/>
        </w:rPr>
        <w:t xml:space="preserve">rapidly be recombined in different arrangements and functional contexts, and in this way </w:t>
      </w:r>
      <w:r w:rsidRPr="001D6B53">
        <w:rPr>
          <w:rFonts w:ascii="Times New Roman" w:hAnsi="Times New Roman" w:cs="Times New Roman"/>
          <w:sz w:val="24"/>
          <w:szCs w:val="24"/>
        </w:rPr>
        <w:t>explain the vast protein div</w:t>
      </w:r>
      <w:r w:rsidR="00812CC7">
        <w:rPr>
          <w:rFonts w:ascii="Times New Roman" w:hAnsi="Times New Roman" w:cs="Times New Roman"/>
          <w:sz w:val="24"/>
          <w:szCs w:val="24"/>
        </w:rPr>
        <w:t>ersity we can observe in nature</w:t>
      </w:r>
      <w:r w:rsidR="00812CC7">
        <w:rPr>
          <w:rFonts w:ascii="Times New Roman" w:hAnsi="Times New Roman" w:cs="Times New Roman"/>
          <w:sz w:val="24"/>
          <w:szCs w:val="24"/>
        </w:rPr>
        <w:fldChar w:fldCharType="begin">
          <w:fldData xml:space="preserve">PEVuZE5vdGU+PENpdGU+PEF1dGhvcj5BcGljPC9BdXRob3I+PFllYXI+MjAwMTwvWWVhcj48UmVj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</w:fldData>
        </w:fldChar>
      </w:r>
      <w:r w:rsidR="00105FC0">
        <w:rPr>
          <w:rFonts w:ascii="Times New Roman" w:hAnsi="Times New Roman" w:cs="Times New Roman"/>
          <w:sz w:val="24"/>
          <w:szCs w:val="24"/>
        </w:rPr>
        <w:instrText xml:space="preserve"> ADDIN EN.CITE </w:instrText>
      </w:r>
      <w:r w:rsidR="00105FC0">
        <w:rPr>
          <w:rFonts w:ascii="Times New Roman" w:hAnsi="Times New Roman" w:cs="Times New Roman"/>
          <w:sz w:val="24"/>
          <w:szCs w:val="24"/>
        </w:rPr>
        <w:fldChar w:fldCharType="begin">
          <w:fldData xml:space="preserve">PEVuZE5vdGU+PENpdGU+PEF1dGhvcj5BcGljPC9BdXRob3I+PFllYXI+MjAwMTwvWWVhcj48UmVj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</w:fldData>
        </w:fldChar>
      </w:r>
      <w:r w:rsidR="00105FC0">
        <w:rPr>
          <w:rFonts w:ascii="Times New Roman" w:hAnsi="Times New Roman" w:cs="Times New Roman"/>
          <w:sz w:val="24"/>
          <w:szCs w:val="24"/>
        </w:rPr>
        <w:instrText xml:space="preserve"> ADDIN EN.CITE.DATA </w:instrText>
      </w:r>
      <w:r w:rsidR="00105FC0">
        <w:rPr>
          <w:rFonts w:ascii="Times New Roman" w:hAnsi="Times New Roman" w:cs="Times New Roman"/>
          <w:sz w:val="24"/>
          <w:szCs w:val="24"/>
        </w:rPr>
      </w:r>
      <w:r w:rsidR="00105FC0">
        <w:rPr>
          <w:rFonts w:ascii="Times New Roman" w:hAnsi="Times New Roman" w:cs="Times New Roman"/>
          <w:sz w:val="24"/>
          <w:szCs w:val="24"/>
        </w:rPr>
        <w:fldChar w:fldCharType="end"/>
      </w:r>
      <w:r w:rsidR="00812CC7">
        <w:rPr>
          <w:rFonts w:ascii="Times New Roman" w:hAnsi="Times New Roman" w:cs="Times New Roman"/>
          <w:sz w:val="24"/>
          <w:szCs w:val="24"/>
        </w:rPr>
      </w:r>
      <w:r w:rsidR="00812CC7">
        <w:rPr>
          <w:rFonts w:ascii="Times New Roman" w:hAnsi="Times New Roman" w:cs="Times New Roman"/>
          <w:sz w:val="24"/>
          <w:szCs w:val="24"/>
        </w:rPr>
        <w:fldChar w:fldCharType="separate"/>
      </w:r>
      <w:r w:rsidR="00105FC0" w:rsidRPr="00105FC0">
        <w:rPr>
          <w:rFonts w:ascii="Times New Roman" w:hAnsi="Times New Roman" w:cs="Times New Roman"/>
          <w:noProof/>
          <w:sz w:val="24"/>
          <w:szCs w:val="24"/>
          <w:vertAlign w:val="superscript"/>
        </w:rPr>
        <w:t>38-40</w:t>
      </w:r>
      <w:r w:rsidR="00812CC7">
        <w:rPr>
          <w:rFonts w:ascii="Times New Roman" w:hAnsi="Times New Roman" w:cs="Times New Roman"/>
          <w:sz w:val="24"/>
          <w:szCs w:val="24"/>
        </w:rPr>
        <w:fldChar w:fldCharType="end"/>
      </w:r>
      <w:r w:rsidRPr="001D6B53">
        <w:rPr>
          <w:rFonts w:ascii="Times New Roman" w:hAnsi="Times New Roman" w:cs="Times New Roman"/>
          <w:sz w:val="24"/>
          <w:szCs w:val="24"/>
        </w:rPr>
        <w:t>. Much of this molecular biodiversity is often overlooked because orthology detection methods by construction need to compromise between the accurate capturing of many fragments of family members and the comprehensive representation of a few.</w:t>
      </w:r>
    </w:p>
    <w:p w14:paraId="7E27CA7A" w14:textId="3AF59B8C" w:rsidR="00812CC7" w:rsidRDefault="001D6B53" w:rsidP="008276DA">
      <w:pPr>
        <w:spacing w:after="200"/>
        <w:ind w:firstLine="720"/>
        <w:rPr>
          <w:rFonts w:ascii="Times New Roman" w:hAnsi="Times New Roman" w:cs="Times New Roman"/>
          <w:sz w:val="24"/>
          <w:szCs w:val="24"/>
        </w:rPr>
      </w:pPr>
      <w:r w:rsidRPr="001D6B53">
        <w:rPr>
          <w:rFonts w:ascii="Times New Roman" w:hAnsi="Times New Roman" w:cs="Times New Roman"/>
          <w:sz w:val="24"/>
          <w:szCs w:val="24"/>
        </w:rPr>
        <w:t>Protein domains are defined in databases such as Pfam</w:t>
      </w:r>
      <w:r w:rsidR="00812CC7">
        <w:rPr>
          <w:rFonts w:ascii="Times New Roman" w:hAnsi="Times New Roman" w:cs="Times New Roman"/>
          <w:sz w:val="24"/>
          <w:szCs w:val="24"/>
        </w:rPr>
        <w:fldChar w:fldCharType="begin">
          <w:fldData xml:space="preserve">PEVuZE5vdGU+PENpdGU+PEF1dGhvcj5GaW5uPC9BdXRob3I+PFllYXI+MjAxNjwvWWVhcj48UmVj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</w:fldData>
        </w:fldChar>
      </w:r>
      <w:r w:rsidR="00105FC0">
        <w:rPr>
          <w:rFonts w:ascii="Times New Roman" w:hAnsi="Times New Roman" w:cs="Times New Roman"/>
          <w:sz w:val="24"/>
          <w:szCs w:val="24"/>
        </w:rPr>
        <w:instrText xml:space="preserve"> ADDIN EN.CITE </w:instrText>
      </w:r>
      <w:r w:rsidR="00105FC0">
        <w:rPr>
          <w:rFonts w:ascii="Times New Roman" w:hAnsi="Times New Roman" w:cs="Times New Roman"/>
          <w:sz w:val="24"/>
          <w:szCs w:val="24"/>
        </w:rPr>
        <w:fldChar w:fldCharType="begin">
          <w:fldData xml:space="preserve">PEVuZE5vdGU+PENpdGU+PEF1dGhvcj5GaW5uPC9BdXRob3I+PFllYXI+MjAxNjwvWWVhcj48UmVj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</w:fldData>
        </w:fldChar>
      </w:r>
      <w:r w:rsidR="00105FC0">
        <w:rPr>
          <w:rFonts w:ascii="Times New Roman" w:hAnsi="Times New Roman" w:cs="Times New Roman"/>
          <w:sz w:val="24"/>
          <w:szCs w:val="24"/>
        </w:rPr>
        <w:instrText xml:space="preserve"> ADDIN EN.CITE.DATA </w:instrText>
      </w:r>
      <w:r w:rsidR="00105FC0">
        <w:rPr>
          <w:rFonts w:ascii="Times New Roman" w:hAnsi="Times New Roman" w:cs="Times New Roman"/>
          <w:sz w:val="24"/>
          <w:szCs w:val="24"/>
        </w:rPr>
      </w:r>
      <w:r w:rsidR="00105FC0">
        <w:rPr>
          <w:rFonts w:ascii="Times New Roman" w:hAnsi="Times New Roman" w:cs="Times New Roman"/>
          <w:sz w:val="24"/>
          <w:szCs w:val="24"/>
        </w:rPr>
        <w:fldChar w:fldCharType="end"/>
      </w:r>
      <w:r w:rsidR="00812CC7">
        <w:rPr>
          <w:rFonts w:ascii="Times New Roman" w:hAnsi="Times New Roman" w:cs="Times New Roman"/>
          <w:sz w:val="24"/>
          <w:szCs w:val="24"/>
        </w:rPr>
      </w:r>
      <w:r w:rsidR="00812CC7">
        <w:rPr>
          <w:rFonts w:ascii="Times New Roman" w:hAnsi="Times New Roman" w:cs="Times New Roman"/>
          <w:sz w:val="24"/>
          <w:szCs w:val="24"/>
        </w:rPr>
        <w:fldChar w:fldCharType="separate"/>
      </w:r>
      <w:r w:rsidR="00105FC0" w:rsidRPr="00105FC0">
        <w:rPr>
          <w:rFonts w:ascii="Times New Roman" w:hAnsi="Times New Roman" w:cs="Times New Roman"/>
          <w:noProof/>
          <w:sz w:val="24"/>
          <w:szCs w:val="24"/>
          <w:vertAlign w:val="superscript"/>
        </w:rPr>
        <w:t>41</w:t>
      </w:r>
      <w:r w:rsidR="00812CC7">
        <w:rPr>
          <w:rFonts w:ascii="Times New Roman" w:hAnsi="Times New Roman" w:cs="Times New Roman"/>
          <w:sz w:val="24"/>
          <w:szCs w:val="24"/>
        </w:rPr>
        <w:fldChar w:fldCharType="end"/>
      </w:r>
      <w:r w:rsidRPr="001D6B53">
        <w:rPr>
          <w:rFonts w:ascii="Times New Roman" w:hAnsi="Times New Roman" w:cs="Times New Roman"/>
          <w:sz w:val="24"/>
          <w:szCs w:val="24"/>
        </w:rPr>
        <w:t xml:space="preserve"> </w:t>
      </w:r>
      <w:r w:rsidR="00031883">
        <w:rPr>
          <w:rFonts w:ascii="Times New Roman" w:hAnsi="Times New Roman" w:cs="Times New Roman"/>
          <w:sz w:val="24"/>
          <w:szCs w:val="24"/>
        </w:rPr>
        <w:t xml:space="preserve">(based on sequence similarity) </w:t>
      </w:r>
      <w:r w:rsidRPr="001D6B53">
        <w:rPr>
          <w:rFonts w:ascii="Times New Roman" w:hAnsi="Times New Roman" w:cs="Times New Roman"/>
          <w:sz w:val="24"/>
          <w:szCs w:val="24"/>
        </w:rPr>
        <w:t>or Superfamily</w:t>
      </w:r>
      <w:r w:rsidR="00812CC7">
        <w:rPr>
          <w:rFonts w:ascii="Times New Roman" w:hAnsi="Times New Roman" w:cs="Times New Roman"/>
          <w:sz w:val="24"/>
          <w:szCs w:val="24"/>
        </w:rPr>
        <w:fldChar w:fldCharType="begin"/>
      </w:r>
      <w:r w:rsidR="00105FC0">
        <w:rPr>
          <w:rFonts w:ascii="Times New Roman" w:hAnsi="Times New Roman" w:cs="Times New Roman"/>
          <w:sz w:val="24"/>
          <w:szCs w:val="24"/>
        </w:rPr>
        <w:instrText xml:space="preserve"> ADDIN EN.CITE &lt;EndNote&gt;&lt;Cite&gt;&lt;Author&gt;Wilson&lt;/Author&gt;&lt;Year&gt;2009&lt;/Year&gt;&lt;RecNum&gt;1302&lt;/RecNum&gt;&lt;DisplayText&gt;&lt;style face="superscript"&gt;42&lt;/style&gt;&lt;/DisplayText&gt;&lt;record&gt;&lt;rec-number&gt;1302&lt;/rec-number&gt;&lt;foreign-keys&gt;&lt;key app="EN" db-id="pzzxezpwdrte22e2fe5vrww72fdtdf2wp5ep" timestamp="1526362554"&gt;1302&lt;/key&gt;&lt;/foreign-keys&gt;&lt;ref-type name="Journal Article"&gt;17&lt;/ref-type&gt;&lt;contributors&gt;&lt;authors&gt;&lt;author&gt;Wilson, D.&lt;/author&gt;&lt;author&gt;Pethica, R.&lt;/author&gt;&lt;author&gt;Zhou, Y.&lt;/author&gt;&lt;author&gt;Talbot, C.&lt;/author&gt;&lt;author&gt;Vogel, C.&lt;/author&gt;&lt;author&gt;Madera, M.&lt;/author&gt;&lt;author&gt;Chothia, C.&lt;/author&gt;&lt;author&gt;Gough, J.&lt;/author&gt;&lt;/authors&gt;&lt;/contributors&gt;&lt;auth-address&gt;MRC Laboratory of Molecular Biology, Hills Road, Cambridge CB2 2QH, Department of Computer Science, University of Bristol, The Merchant Venturers Building, Bristol BS8 1UB, UK. dw@mrc-1mb.cam.ac.uk&lt;/auth-address&gt;&lt;titles&gt;&lt;title&gt;SUPERFAMILY--sophisticated comparative genomics, data mining, visualization and phylogeny&lt;/title&gt;&lt;secondary-title&gt;Nucleic Acids Res&lt;/secondary-title&gt;&lt;/titles&gt;&lt;periodical&gt;&lt;full-title&gt;Nucleic Acids Res&lt;/full-title&gt;&lt;abbr-1&gt;Nucleic acids research&lt;/abbr-1&gt;&lt;/periodical&gt;&lt;pages&gt;D380-6&lt;/pages&gt;&lt;volume&gt;37&lt;/volume&gt;&lt;number&gt;Database issue&lt;/number&gt;&lt;keywords&gt;&lt;keyword&gt;Animals&lt;/keyword&gt;&lt;keyword&gt;Computer Graphics&lt;/keyword&gt;&lt;keyword&gt;*Databases, Protein&lt;/keyword&gt;&lt;keyword&gt;Genomics&lt;/keyword&gt;&lt;keyword&gt;Humans&lt;/keyword&gt;&lt;keyword&gt;Phylogeny&lt;/keyword&gt;&lt;keyword&gt;*Protein Structure, Tertiary/genetics&lt;/keyword&gt;&lt;keyword&gt;Proteins/classification/*genetics&lt;/keyword&gt;&lt;keyword&gt;Sequence Analysis, DNA&lt;/keyword&gt;&lt;keyword&gt;Sequence Analysis, Protein&lt;/keyword&gt;&lt;/keywords&gt;&lt;dates&gt;&lt;year&gt;2009&lt;/year&gt;&lt;pub-dates&gt;&lt;date&gt;Jan&lt;/date&gt;&lt;/pub-dates&gt;&lt;/dates&gt;&lt;isbn&gt;1362-4962 (Electronic)&amp;#xD;0305-1048 (Linking)&lt;/isbn&gt;&lt;accession-num&gt;19036790&lt;/accession-num&gt;&lt;urls&gt;&lt;related-urls&gt;&lt;url&gt;https://www.ncbi.nlm.nih.gov/pubmed/19036790&lt;/url&gt;&lt;url&gt;https://www.ncbi.nlm.nih.gov/pmc/articles/PMC2686452/pdf/gkn762.pdf&lt;/url&gt;&lt;/related-urls&gt;&lt;/urls&gt;&lt;custom2&gt;PMC2686452&lt;/custom2&gt;&lt;electronic-resource-num&gt;10.1093/nar/gkn762&lt;/electronic-resource-num&gt;&lt;/record&gt;&lt;/Cite&gt;&lt;/EndNote&gt;</w:instrText>
      </w:r>
      <w:r w:rsidR="00812CC7">
        <w:rPr>
          <w:rFonts w:ascii="Times New Roman" w:hAnsi="Times New Roman" w:cs="Times New Roman"/>
          <w:sz w:val="24"/>
          <w:szCs w:val="24"/>
        </w:rPr>
        <w:fldChar w:fldCharType="separate"/>
      </w:r>
      <w:r w:rsidR="00105FC0" w:rsidRPr="00105FC0">
        <w:rPr>
          <w:rFonts w:ascii="Times New Roman" w:hAnsi="Times New Roman" w:cs="Times New Roman"/>
          <w:noProof/>
          <w:sz w:val="24"/>
          <w:szCs w:val="24"/>
          <w:vertAlign w:val="superscript"/>
        </w:rPr>
        <w:t>42</w:t>
      </w:r>
      <w:r w:rsidR="00812CC7">
        <w:rPr>
          <w:rFonts w:ascii="Times New Roman" w:hAnsi="Times New Roman" w:cs="Times New Roman"/>
          <w:sz w:val="24"/>
          <w:szCs w:val="24"/>
        </w:rPr>
        <w:fldChar w:fldCharType="end"/>
      </w:r>
      <w:r w:rsidR="00031883">
        <w:rPr>
          <w:rFonts w:ascii="Times New Roman" w:hAnsi="Times New Roman" w:cs="Times New Roman"/>
          <w:sz w:val="24"/>
          <w:szCs w:val="24"/>
        </w:rPr>
        <w:t xml:space="preserve"> (based on structure similarity)</w:t>
      </w:r>
      <w:r w:rsidRPr="001D6B53">
        <w:rPr>
          <w:rFonts w:ascii="Times New Roman" w:hAnsi="Times New Roman" w:cs="Times New Roman"/>
          <w:sz w:val="24"/>
          <w:szCs w:val="24"/>
        </w:rPr>
        <w:t>, which provide a highly standardized way to study proteome evolution based on domains and their arrangements.</w:t>
      </w:r>
    </w:p>
    <w:p w14:paraId="45646864" w14:textId="1DC7B21C" w:rsidR="001D6B53" w:rsidRPr="001D6B53" w:rsidRDefault="001D6B53" w:rsidP="008276DA">
      <w:pPr>
        <w:spacing w:after="200"/>
        <w:ind w:firstLine="720"/>
        <w:rPr>
          <w:rFonts w:ascii="Times New Roman" w:hAnsi="Times New Roman" w:cs="Times New Roman"/>
          <w:sz w:val="24"/>
          <w:szCs w:val="24"/>
        </w:rPr>
      </w:pPr>
      <w:r w:rsidRPr="001D6B53">
        <w:rPr>
          <w:rFonts w:ascii="Times New Roman" w:hAnsi="Times New Roman" w:cs="Times New Roman"/>
          <w:sz w:val="24"/>
          <w:szCs w:val="24"/>
        </w:rPr>
        <w:t>We want to assess and evaluate the evolutionary paths and patterns of modular domain rearrangements at a high resolution and determine the rates (</w:t>
      </w:r>
      <w:r w:rsidRPr="00DA186A">
        <w:rPr>
          <w:rFonts w:ascii="Times New Roman" w:hAnsi="Times New Roman" w:cs="Times New Roman"/>
          <w:i/>
          <w:sz w:val="24"/>
          <w:szCs w:val="24"/>
        </w:rPr>
        <w:t>e.g.</w:t>
      </w:r>
      <w:r w:rsidR="00DA186A">
        <w:rPr>
          <w:rFonts w:ascii="Times New Roman" w:hAnsi="Times New Roman" w:cs="Times New Roman"/>
          <w:sz w:val="24"/>
          <w:szCs w:val="24"/>
        </w:rPr>
        <w:t>,</w:t>
      </w:r>
      <w:r w:rsidRPr="001D6B53">
        <w:rPr>
          <w:rFonts w:ascii="Times New Roman" w:hAnsi="Times New Roman" w:cs="Times New Roman"/>
          <w:sz w:val="24"/>
          <w:szCs w:val="24"/>
        </w:rPr>
        <w:t xml:space="preserve"> in terms of events along a lineage or in a genome per million year). Previous research has demonstrated that it is not necessary to postulate concepts such as recombination or </w:t>
      </w:r>
      <w:r w:rsidR="00D92C52">
        <w:rPr>
          <w:rFonts w:ascii="Times New Roman" w:hAnsi="Times New Roman" w:cs="Times New Roman"/>
          <w:sz w:val="24"/>
          <w:szCs w:val="24"/>
        </w:rPr>
        <w:t>“</w:t>
      </w:r>
      <w:r w:rsidRPr="001D6B53">
        <w:rPr>
          <w:rFonts w:ascii="Times New Roman" w:hAnsi="Times New Roman" w:cs="Times New Roman"/>
          <w:sz w:val="24"/>
          <w:szCs w:val="24"/>
        </w:rPr>
        <w:t xml:space="preserve">domain shuffling” to explain the vast majority of events. In fact, there are just four biological events that can explain the coming about of virtually all </w:t>
      </w:r>
      <w:r w:rsidR="00C2487C">
        <w:rPr>
          <w:rFonts w:ascii="Times New Roman" w:hAnsi="Times New Roman" w:cs="Times New Roman"/>
          <w:sz w:val="24"/>
          <w:szCs w:val="24"/>
        </w:rPr>
        <w:t>domain arrangements</w:t>
      </w:r>
      <w:r w:rsidRPr="001D6B53">
        <w:rPr>
          <w:rFonts w:ascii="Times New Roman" w:hAnsi="Times New Roman" w:cs="Times New Roman"/>
          <w:sz w:val="24"/>
          <w:szCs w:val="24"/>
        </w:rPr>
        <w:t>: fusion of existing arrangements (also of single domain proteins; this amounts to gene fusion), fission of existing domain arrangements, terminal loss of one or more domains (</w:t>
      </w:r>
      <w:r w:rsidRPr="00DA186A">
        <w:rPr>
          <w:rFonts w:ascii="Times New Roman" w:hAnsi="Times New Roman" w:cs="Times New Roman"/>
          <w:i/>
          <w:sz w:val="24"/>
          <w:szCs w:val="24"/>
        </w:rPr>
        <w:t>i.e.</w:t>
      </w:r>
      <w:r w:rsidR="00DA186A">
        <w:rPr>
          <w:rFonts w:ascii="Times New Roman" w:hAnsi="Times New Roman" w:cs="Times New Roman"/>
          <w:sz w:val="24"/>
          <w:szCs w:val="24"/>
        </w:rPr>
        <w:t>,</w:t>
      </w:r>
      <w:r w:rsidRPr="001D6B53">
        <w:rPr>
          <w:rFonts w:ascii="Times New Roman" w:hAnsi="Times New Roman" w:cs="Times New Roman"/>
          <w:sz w:val="24"/>
          <w:szCs w:val="24"/>
        </w:rPr>
        <w:t xml:space="preserve"> there are no traces left as the underlying DNA sequence </w:t>
      </w:r>
      <w:r w:rsidRPr="00DA186A">
        <w:rPr>
          <w:rFonts w:ascii="Times New Roman" w:hAnsi="Times New Roman" w:cs="Times New Roman"/>
          <w:i/>
          <w:sz w:val="24"/>
          <w:szCs w:val="24"/>
        </w:rPr>
        <w:t>e.g.</w:t>
      </w:r>
      <w:r w:rsidR="00DA186A">
        <w:rPr>
          <w:rFonts w:ascii="Times New Roman" w:hAnsi="Times New Roman" w:cs="Times New Roman"/>
          <w:sz w:val="24"/>
          <w:szCs w:val="24"/>
        </w:rPr>
        <w:t>,</w:t>
      </w:r>
      <w:r w:rsidRPr="001D6B53">
        <w:rPr>
          <w:rFonts w:ascii="Times New Roman" w:hAnsi="Times New Roman" w:cs="Times New Roman"/>
          <w:sz w:val="24"/>
          <w:szCs w:val="24"/>
        </w:rPr>
        <w:t xml:space="preserve"> is no longer transcribed) and terminal gain of one domain.</w:t>
      </w:r>
      <w:r w:rsidR="00D80B26">
        <w:rPr>
          <w:rFonts w:ascii="Times New Roman" w:hAnsi="Times New Roman" w:cs="Times New Roman"/>
          <w:sz w:val="24"/>
          <w:szCs w:val="24"/>
        </w:rPr>
        <w:t xml:space="preserve"> </w:t>
      </w:r>
      <w:r w:rsidRPr="001D6B53">
        <w:rPr>
          <w:rFonts w:ascii="Times New Roman" w:hAnsi="Times New Roman" w:cs="Times New Roman"/>
          <w:sz w:val="24"/>
          <w:szCs w:val="24"/>
        </w:rPr>
        <w:t xml:space="preserve">This was found to be the case for a set of 29 plants dating back as far as 800 </w:t>
      </w:r>
      <w:proofErr w:type="spellStart"/>
      <w:r w:rsidRPr="001D6B53">
        <w:rPr>
          <w:rFonts w:ascii="Times New Roman" w:hAnsi="Times New Roman" w:cs="Times New Roman"/>
          <w:sz w:val="24"/>
          <w:szCs w:val="24"/>
        </w:rPr>
        <w:t>mya</w:t>
      </w:r>
      <w:proofErr w:type="spellEnd"/>
      <w:r w:rsidRPr="001D6B53">
        <w:rPr>
          <w:rFonts w:ascii="Times New Roman" w:hAnsi="Times New Roman" w:cs="Times New Roman"/>
          <w:sz w:val="24"/>
          <w:szCs w:val="24"/>
        </w:rPr>
        <w:t xml:space="preserve"> and 20 </w:t>
      </w:r>
      <w:proofErr w:type="spellStart"/>
      <w:r w:rsidRPr="001D6B53">
        <w:rPr>
          <w:rFonts w:ascii="Times New Roman" w:hAnsi="Times New Roman" w:cs="Times New Roman"/>
          <w:sz w:val="24"/>
          <w:szCs w:val="24"/>
        </w:rPr>
        <w:t>pancrustaceans</w:t>
      </w:r>
      <w:proofErr w:type="spellEnd"/>
      <w:r w:rsidRPr="001D6B53">
        <w:rPr>
          <w:rFonts w:ascii="Times New Roman" w:hAnsi="Times New Roman" w:cs="Times New Roman"/>
          <w:sz w:val="24"/>
          <w:szCs w:val="24"/>
        </w:rPr>
        <w:t xml:space="preserve"> available and dating back ca. 430 mya</w:t>
      </w:r>
      <w:r w:rsidR="00812CC7">
        <w:rPr>
          <w:rFonts w:ascii="Times New Roman" w:hAnsi="Times New Roman" w:cs="Times New Roman"/>
          <w:sz w:val="24"/>
          <w:szCs w:val="24"/>
        </w:rPr>
        <w:fldChar w:fldCharType="begin">
          <w:fldData xml:space="preserve">PEVuZE5vdGU+PENpdGU+PEF1dGhvcj5LZXJzdGluZzwvQXV0aG9yPjxZZWFyPjIwMTI8L1llYXI+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</w:fldData>
        </w:fldChar>
      </w:r>
      <w:r w:rsidR="00105FC0">
        <w:rPr>
          <w:rFonts w:ascii="Times New Roman" w:hAnsi="Times New Roman" w:cs="Times New Roman"/>
          <w:sz w:val="24"/>
          <w:szCs w:val="24"/>
        </w:rPr>
        <w:instrText xml:space="preserve"> ADDIN EN.CITE </w:instrText>
      </w:r>
      <w:r w:rsidR="00105FC0">
        <w:rPr>
          <w:rFonts w:ascii="Times New Roman" w:hAnsi="Times New Roman" w:cs="Times New Roman"/>
          <w:sz w:val="24"/>
          <w:szCs w:val="24"/>
        </w:rPr>
        <w:fldChar w:fldCharType="begin">
          <w:fldData xml:space="preserve">PEVuZE5vdGU+PENpdGU+PEF1dGhvcj5LZXJzdGluZzwvQXV0aG9yPjxZZWFyPjIwMTI8L1llYXI+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</w:fldData>
        </w:fldChar>
      </w:r>
      <w:r w:rsidR="00105FC0">
        <w:rPr>
          <w:rFonts w:ascii="Times New Roman" w:hAnsi="Times New Roman" w:cs="Times New Roman"/>
          <w:sz w:val="24"/>
          <w:szCs w:val="24"/>
        </w:rPr>
        <w:instrText xml:space="preserve"> ADDIN EN.CITE.DATA </w:instrText>
      </w:r>
      <w:r w:rsidR="00105FC0">
        <w:rPr>
          <w:rFonts w:ascii="Times New Roman" w:hAnsi="Times New Roman" w:cs="Times New Roman"/>
          <w:sz w:val="24"/>
          <w:szCs w:val="24"/>
        </w:rPr>
      </w:r>
      <w:r w:rsidR="00105FC0">
        <w:rPr>
          <w:rFonts w:ascii="Times New Roman" w:hAnsi="Times New Roman" w:cs="Times New Roman"/>
          <w:sz w:val="24"/>
          <w:szCs w:val="24"/>
        </w:rPr>
        <w:fldChar w:fldCharType="end"/>
      </w:r>
      <w:r w:rsidR="00812CC7">
        <w:rPr>
          <w:rFonts w:ascii="Times New Roman" w:hAnsi="Times New Roman" w:cs="Times New Roman"/>
          <w:sz w:val="24"/>
          <w:szCs w:val="24"/>
        </w:rPr>
      </w:r>
      <w:r w:rsidR="00812CC7">
        <w:rPr>
          <w:rFonts w:ascii="Times New Roman" w:hAnsi="Times New Roman" w:cs="Times New Roman"/>
          <w:sz w:val="24"/>
          <w:szCs w:val="24"/>
        </w:rPr>
        <w:fldChar w:fldCharType="separate"/>
      </w:r>
      <w:r w:rsidR="00105FC0" w:rsidRPr="00105FC0">
        <w:rPr>
          <w:rFonts w:ascii="Times New Roman" w:hAnsi="Times New Roman" w:cs="Times New Roman"/>
          <w:noProof/>
          <w:sz w:val="24"/>
          <w:szCs w:val="24"/>
          <w:vertAlign w:val="superscript"/>
        </w:rPr>
        <w:t>37,43</w:t>
      </w:r>
      <w:r w:rsidR="00812CC7">
        <w:rPr>
          <w:rFonts w:ascii="Times New Roman" w:hAnsi="Times New Roman" w:cs="Times New Roman"/>
          <w:sz w:val="24"/>
          <w:szCs w:val="24"/>
        </w:rPr>
        <w:fldChar w:fldCharType="end"/>
      </w:r>
      <w:r w:rsidRPr="001D6B53">
        <w:rPr>
          <w:rFonts w:ascii="Times New Roman" w:hAnsi="Times New Roman" w:cs="Times New Roman"/>
          <w:sz w:val="24"/>
          <w:szCs w:val="24"/>
        </w:rPr>
        <w:t>.</w:t>
      </w:r>
    </w:p>
    <w:p w14:paraId="302BCFB2" w14:textId="2EEB9BE4" w:rsidR="001D6B53" w:rsidRPr="001D6B53" w:rsidRDefault="00C2487C" w:rsidP="008276DA">
      <w:pPr>
        <w:spacing w:after="200"/>
        <w:ind w:firstLine="720"/>
        <w:rPr>
          <w:rFonts w:ascii="Times New Roman" w:hAnsi="Times New Roman" w:cs="Times New Roman"/>
          <w:sz w:val="24"/>
          <w:szCs w:val="24"/>
        </w:rPr>
      </w:pPr>
      <w:r>
        <w:rPr>
          <w:rFonts w:ascii="Times New Roman" w:hAnsi="Times New Roman" w:cs="Times New Roman"/>
          <w:sz w:val="24"/>
          <w:szCs w:val="24"/>
        </w:rPr>
        <w:t>Since ca 40</w:t>
      </w:r>
      <w:r w:rsidR="001D6B53" w:rsidRPr="001D6B53">
        <w:rPr>
          <w:rFonts w:ascii="Times New Roman" w:hAnsi="Times New Roman" w:cs="Times New Roman"/>
          <w:sz w:val="24"/>
          <w:szCs w:val="24"/>
        </w:rPr>
        <w:t>% of all domain rearrangement events could so far not be accurately classified and the classified ones were in total number jus</w:t>
      </w:r>
      <w:r>
        <w:rPr>
          <w:rFonts w:ascii="Times New Roman" w:hAnsi="Times New Roman" w:cs="Times New Roman"/>
          <w:sz w:val="24"/>
          <w:szCs w:val="24"/>
        </w:rPr>
        <w:t>t a few thousand, we created</w:t>
      </w:r>
      <w:r w:rsidR="001D6B53" w:rsidRPr="001D6B53">
        <w:rPr>
          <w:rFonts w:ascii="Times New Roman" w:hAnsi="Times New Roman" w:cs="Times New Roman"/>
          <w:sz w:val="24"/>
          <w:szCs w:val="24"/>
        </w:rPr>
        <w:t xml:space="preserve"> an improve</w:t>
      </w:r>
      <w:r>
        <w:rPr>
          <w:rFonts w:ascii="Times New Roman" w:hAnsi="Times New Roman" w:cs="Times New Roman"/>
          <w:sz w:val="24"/>
          <w:szCs w:val="24"/>
        </w:rPr>
        <w:t>d method</w:t>
      </w:r>
      <w:r w:rsidR="001D6B53" w:rsidRPr="001D6B53">
        <w:rPr>
          <w:rFonts w:ascii="Times New Roman" w:hAnsi="Times New Roman" w:cs="Times New Roman"/>
          <w:sz w:val="24"/>
          <w:szCs w:val="24"/>
        </w:rPr>
        <w:t xml:space="preserve"> to classify a significantly larger number of events. We do so by adding two additional event types in our analysis: single domain loss and single domain </w:t>
      </w:r>
      <w:r w:rsidRPr="00443B93">
        <w:rPr>
          <w:rFonts w:ascii="Times New Roman" w:hAnsi="Times New Roman" w:cs="Times New Roman"/>
          <w:sz w:val="24"/>
          <w:szCs w:val="24"/>
        </w:rPr>
        <w:t>emergence (</w:t>
      </w:r>
      <w:r w:rsidR="00D92C52">
        <w:rPr>
          <w:rFonts w:ascii="Times New Roman" w:eastAsia="Times New Roman" w:hAnsi="Times New Roman" w:cs="Times New Roman"/>
          <w:sz w:val="24"/>
          <w:szCs w:val="24"/>
        </w:rPr>
        <w:t xml:space="preserve">Additional file 2: </w:t>
      </w:r>
      <w:r w:rsidRPr="00443B93">
        <w:rPr>
          <w:rFonts w:ascii="Times New Roman" w:hAnsi="Times New Roman" w:cs="Times New Roman"/>
          <w:sz w:val="24"/>
          <w:szCs w:val="24"/>
        </w:rPr>
        <w:t>Fig</w:t>
      </w:r>
      <w:r w:rsidR="00F03F01">
        <w:rPr>
          <w:rFonts w:ascii="Times New Roman" w:hAnsi="Times New Roman" w:cs="Times New Roman"/>
          <w:sz w:val="24"/>
          <w:szCs w:val="24"/>
        </w:rPr>
        <w:t>.</w:t>
      </w:r>
      <w:r w:rsidRPr="00443B93">
        <w:rPr>
          <w:rFonts w:ascii="Times New Roman" w:hAnsi="Times New Roman" w:cs="Times New Roman"/>
          <w:sz w:val="24"/>
          <w:szCs w:val="24"/>
        </w:rPr>
        <w:t xml:space="preserve"> S</w:t>
      </w:r>
      <w:r w:rsidR="00D92C52">
        <w:rPr>
          <w:rFonts w:ascii="Times New Roman" w:hAnsi="Times New Roman" w:cs="Times New Roman"/>
          <w:sz w:val="24"/>
          <w:szCs w:val="24"/>
        </w:rPr>
        <w:t>15</w:t>
      </w:r>
      <w:r w:rsidRPr="00443B93">
        <w:rPr>
          <w:rFonts w:ascii="Times New Roman" w:hAnsi="Times New Roman" w:cs="Times New Roman"/>
          <w:sz w:val="24"/>
          <w:szCs w:val="24"/>
        </w:rPr>
        <w:t>)</w:t>
      </w:r>
      <w:r w:rsidR="001D6B53" w:rsidRPr="00443B93">
        <w:rPr>
          <w:rFonts w:ascii="Times New Roman" w:hAnsi="Times New Roman" w:cs="Times New Roman"/>
          <w:sz w:val="24"/>
          <w:szCs w:val="24"/>
        </w:rPr>
        <w:t>. These</w:t>
      </w:r>
      <w:r w:rsidR="001D6B53" w:rsidRPr="001D6B53">
        <w:rPr>
          <w:rFonts w:ascii="Times New Roman" w:hAnsi="Times New Roman" w:cs="Times New Roman"/>
          <w:sz w:val="24"/>
          <w:szCs w:val="24"/>
        </w:rPr>
        <w:t xml:space="preserve"> can be seen as conceptual event types, since they can be explained by the underlying mechanisms for terminal losses and </w:t>
      </w:r>
      <w:proofErr w:type="gramStart"/>
      <w:r w:rsidR="001D6B53" w:rsidRPr="001D6B53">
        <w:rPr>
          <w:rFonts w:ascii="Times New Roman" w:hAnsi="Times New Roman" w:cs="Times New Roman"/>
          <w:sz w:val="24"/>
          <w:szCs w:val="24"/>
        </w:rPr>
        <w:t>gains, but</w:t>
      </w:r>
      <w:proofErr w:type="gramEnd"/>
      <w:r w:rsidR="001D6B53" w:rsidRPr="001D6B53">
        <w:rPr>
          <w:rFonts w:ascii="Times New Roman" w:hAnsi="Times New Roman" w:cs="Times New Roman"/>
          <w:sz w:val="24"/>
          <w:szCs w:val="24"/>
        </w:rPr>
        <w:t xml:space="preserve"> have not been (separately) </w:t>
      </w:r>
      <w:r w:rsidR="00D80B26" w:rsidRPr="001D6B53">
        <w:rPr>
          <w:rFonts w:ascii="Times New Roman" w:hAnsi="Times New Roman" w:cs="Times New Roman"/>
          <w:sz w:val="24"/>
          <w:szCs w:val="24"/>
        </w:rPr>
        <w:t>addressed</w:t>
      </w:r>
      <w:r w:rsidR="001D6B53" w:rsidRPr="001D6B53">
        <w:rPr>
          <w:rFonts w:ascii="Times New Roman" w:hAnsi="Times New Roman" w:cs="Times New Roman"/>
          <w:sz w:val="24"/>
          <w:szCs w:val="24"/>
        </w:rPr>
        <w:t xml:space="preserve"> in the studies </w:t>
      </w:r>
      <w:r w:rsidR="001D6B53" w:rsidRPr="001D6B53">
        <w:rPr>
          <w:rFonts w:ascii="Times New Roman" w:hAnsi="Times New Roman" w:cs="Times New Roman"/>
          <w:sz w:val="24"/>
          <w:szCs w:val="24"/>
        </w:rPr>
        <w:lastRenderedPageBreak/>
        <w:t>before. Single domain gains refer here to the first emergence of a domain</w:t>
      </w:r>
      <w:r w:rsidR="00507C9B">
        <w:rPr>
          <w:rFonts w:ascii="Times New Roman" w:hAnsi="Times New Roman" w:cs="Times New Roman"/>
          <w:sz w:val="24"/>
          <w:szCs w:val="24"/>
        </w:rPr>
        <w:t xml:space="preserve"> in a phylogenetic tree. Likewise, a terminal emergence</w:t>
      </w:r>
      <w:r w:rsidR="001D6B53" w:rsidRPr="001D6B53">
        <w:rPr>
          <w:rFonts w:ascii="Times New Roman" w:hAnsi="Times New Roman" w:cs="Times New Roman"/>
          <w:sz w:val="24"/>
          <w:szCs w:val="24"/>
        </w:rPr>
        <w:t xml:space="preserve"> is also just considered as such, if the added domain emerged newly</w:t>
      </w:r>
      <w:r w:rsidR="00507C9B">
        <w:rPr>
          <w:rFonts w:ascii="Times New Roman" w:hAnsi="Times New Roman" w:cs="Times New Roman"/>
          <w:sz w:val="24"/>
          <w:szCs w:val="24"/>
        </w:rPr>
        <w:t xml:space="preserve"> at this node in the tree</w:t>
      </w:r>
      <w:r w:rsidR="001D6B53" w:rsidRPr="001D6B53">
        <w:rPr>
          <w:rFonts w:ascii="Times New Roman" w:hAnsi="Times New Roman" w:cs="Times New Roman"/>
          <w:sz w:val="24"/>
          <w:szCs w:val="24"/>
        </w:rPr>
        <w:t>.</w:t>
      </w:r>
    </w:p>
    <w:p w14:paraId="44D2B037" w14:textId="48483F44" w:rsidR="00535AB1" w:rsidRPr="00072CD5" w:rsidRDefault="00B52962" w:rsidP="008276DA">
      <w:pPr>
        <w:spacing w:after="200"/>
        <w:ind w:firstLine="720"/>
        <w:rPr>
          <w:rFonts w:ascii="Times New Roman" w:eastAsia="Times New Roman" w:hAnsi="Times New Roman" w:cs="Times New Roman"/>
          <w:sz w:val="24"/>
          <w:szCs w:val="24"/>
        </w:rPr>
      </w:pPr>
      <w:r w:rsidRPr="00072CD5">
        <w:rPr>
          <w:rFonts w:ascii="Times New Roman" w:eastAsia="Cardo" w:hAnsi="Times New Roman" w:cs="Times New Roman"/>
          <w:sz w:val="24"/>
          <w:szCs w:val="24"/>
        </w:rPr>
        <w:t>We annotated proteomes for all 76 arthropod species</w:t>
      </w:r>
      <w:r w:rsidR="00A318A0">
        <w:rPr>
          <w:rFonts w:ascii="Times New Roman" w:eastAsia="Cardo" w:hAnsi="Times New Roman" w:cs="Times New Roman"/>
          <w:sz w:val="24"/>
          <w:szCs w:val="24"/>
        </w:rPr>
        <w:t xml:space="preserve"> and </w:t>
      </w:r>
      <w:r w:rsidR="00C63095">
        <w:rPr>
          <w:rFonts w:ascii="Times New Roman" w:eastAsia="Cardo" w:hAnsi="Times New Roman" w:cs="Times New Roman"/>
          <w:sz w:val="24"/>
          <w:szCs w:val="24"/>
        </w:rPr>
        <w:t>13 outgroup species</w:t>
      </w:r>
      <w:r w:rsidRPr="00072CD5">
        <w:rPr>
          <w:rFonts w:ascii="Times New Roman" w:eastAsia="Cardo" w:hAnsi="Times New Roman" w:cs="Times New Roman"/>
          <w:sz w:val="24"/>
          <w:szCs w:val="24"/>
        </w:rPr>
        <w:t xml:space="preserve"> with </w:t>
      </w:r>
      <w:proofErr w:type="spellStart"/>
      <w:r w:rsidRPr="00072CD5">
        <w:rPr>
          <w:rFonts w:ascii="Times New Roman" w:eastAsia="Cardo" w:hAnsi="Times New Roman" w:cs="Times New Roman"/>
          <w:sz w:val="24"/>
          <w:szCs w:val="24"/>
        </w:rPr>
        <w:t>Pfam</w:t>
      </w:r>
      <w:proofErr w:type="spellEnd"/>
      <w:r w:rsidRPr="00072CD5">
        <w:rPr>
          <w:rFonts w:ascii="Times New Roman" w:eastAsia="Cardo" w:hAnsi="Times New Roman" w:cs="Times New Roman"/>
          <w:sz w:val="24"/>
          <w:szCs w:val="24"/>
        </w:rPr>
        <w:t xml:space="preserve"> domains in version 30 using the PfamScan.pl script provided by Pfam</w:t>
      </w:r>
      <w:r w:rsidR="00072CD5" w:rsidRPr="00072CD5">
        <w:rPr>
          <w:rFonts w:ascii="Times New Roman" w:eastAsia="Cardo" w:hAnsi="Times New Roman" w:cs="Times New Roman"/>
          <w:sz w:val="24"/>
          <w:szCs w:val="24"/>
        </w:rPr>
        <w:fldChar w:fldCharType="begin">
          <w:fldData xml:space="preserve">PEVuZE5vdGU+PENpdGU+PEF1dGhvcj5GaW5uPC9BdXRob3I+PFllYXI+MjAxNjwvWWVhcj48UmVj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</w:fldData>
        </w:fldChar>
      </w:r>
      <w:r w:rsidR="00105FC0">
        <w:rPr>
          <w:rFonts w:ascii="Times New Roman" w:eastAsia="Cardo" w:hAnsi="Times New Roman" w:cs="Times New Roman"/>
          <w:sz w:val="24"/>
          <w:szCs w:val="24"/>
        </w:rPr>
        <w:instrText xml:space="preserve"> ADDIN EN.CITE </w:instrText>
      </w:r>
      <w:r w:rsidR="00105FC0">
        <w:rPr>
          <w:rFonts w:ascii="Times New Roman" w:eastAsia="Cardo" w:hAnsi="Times New Roman" w:cs="Times New Roman"/>
          <w:sz w:val="24"/>
          <w:szCs w:val="24"/>
        </w:rPr>
        <w:fldChar w:fldCharType="begin">
          <w:fldData xml:space="preserve">PEVuZE5vdGU+PENpdGU+PEF1dGhvcj5GaW5uPC9BdXRob3I+PFllYXI+MjAxNjwvWWVhcj48UmVj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</w:fldData>
        </w:fldChar>
      </w:r>
      <w:r w:rsidR="00105FC0">
        <w:rPr>
          <w:rFonts w:ascii="Times New Roman" w:eastAsia="Cardo" w:hAnsi="Times New Roman" w:cs="Times New Roman"/>
          <w:sz w:val="24"/>
          <w:szCs w:val="24"/>
        </w:rPr>
        <w:instrText xml:space="preserve"> ADDIN EN.CITE.DATA </w:instrText>
      </w:r>
      <w:r w:rsidR="00105FC0">
        <w:rPr>
          <w:rFonts w:ascii="Times New Roman" w:eastAsia="Cardo" w:hAnsi="Times New Roman" w:cs="Times New Roman"/>
          <w:sz w:val="24"/>
          <w:szCs w:val="24"/>
        </w:rPr>
      </w:r>
      <w:r w:rsidR="00105FC0">
        <w:rPr>
          <w:rFonts w:ascii="Times New Roman" w:eastAsia="Cardo" w:hAnsi="Times New Roman" w:cs="Times New Roman"/>
          <w:sz w:val="24"/>
          <w:szCs w:val="24"/>
        </w:rPr>
        <w:fldChar w:fldCharType="end"/>
      </w:r>
      <w:r w:rsidR="00072CD5" w:rsidRPr="00072CD5">
        <w:rPr>
          <w:rFonts w:ascii="Times New Roman" w:eastAsia="Cardo" w:hAnsi="Times New Roman" w:cs="Times New Roman"/>
          <w:sz w:val="24"/>
          <w:szCs w:val="24"/>
        </w:rPr>
      </w:r>
      <w:r w:rsidR="00072CD5" w:rsidRPr="00072CD5">
        <w:rPr>
          <w:rFonts w:ascii="Times New Roman" w:eastAsia="Cardo" w:hAnsi="Times New Roman" w:cs="Times New Roman"/>
          <w:sz w:val="24"/>
          <w:szCs w:val="24"/>
        </w:rPr>
        <w:fldChar w:fldCharType="separate"/>
      </w:r>
      <w:r w:rsidR="00105FC0" w:rsidRPr="00105FC0">
        <w:rPr>
          <w:rFonts w:ascii="Times New Roman" w:eastAsia="Cardo" w:hAnsi="Times New Roman" w:cs="Times New Roman"/>
          <w:noProof/>
          <w:sz w:val="24"/>
          <w:szCs w:val="24"/>
          <w:vertAlign w:val="superscript"/>
        </w:rPr>
        <w:t>41</w:t>
      </w:r>
      <w:r w:rsidR="00072CD5" w:rsidRPr="00072CD5">
        <w:rPr>
          <w:rFonts w:ascii="Times New Roman" w:eastAsia="Cardo" w:hAnsi="Times New Roman" w:cs="Times New Roman"/>
          <w:sz w:val="24"/>
          <w:szCs w:val="24"/>
        </w:rPr>
        <w:fldChar w:fldCharType="end"/>
      </w:r>
      <w:r w:rsidRPr="00072CD5">
        <w:rPr>
          <w:rFonts w:ascii="Times New Roman" w:eastAsia="Cardo" w:hAnsi="Times New Roman" w:cs="Times New Roman"/>
          <w:sz w:val="24"/>
          <w:szCs w:val="24"/>
        </w:rPr>
        <w:t>. To prevent evaluating different isoforms of proteins as additional rearrangement events, we removed all but the longest isoform. Repeats of a same domain were collapsed to one instance of the domain (A-B-B-B-C → A-B-C), since copy numbers of repeated domains can vary strongly even between closely related species</w:t>
      </w:r>
      <w:r w:rsidR="00072CD5" w:rsidRPr="00072CD5">
        <w:rPr>
          <w:rFonts w:ascii="Times New Roman" w:eastAsia="Cardo" w:hAnsi="Times New Roman" w:cs="Times New Roman"/>
          <w:sz w:val="24"/>
          <w:szCs w:val="24"/>
        </w:rPr>
        <w:fldChar w:fldCharType="begin">
          <w:fldData xml:space="preserve">PEVuZE5vdGU+PENpdGU+PEF1dGhvcj5TY2h1bGVyPC9BdXRob3I+PFllYXI+MjAxNjwvWWVhcj48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</w:fldData>
        </w:fldChar>
      </w:r>
      <w:r w:rsidR="00105FC0">
        <w:rPr>
          <w:rFonts w:ascii="Times New Roman" w:eastAsia="Cardo" w:hAnsi="Times New Roman" w:cs="Times New Roman"/>
          <w:sz w:val="24"/>
          <w:szCs w:val="24"/>
        </w:rPr>
        <w:instrText xml:space="preserve"> ADDIN EN.CITE </w:instrText>
      </w:r>
      <w:r w:rsidR="00105FC0">
        <w:rPr>
          <w:rFonts w:ascii="Times New Roman" w:eastAsia="Cardo" w:hAnsi="Times New Roman" w:cs="Times New Roman"/>
          <w:sz w:val="24"/>
          <w:szCs w:val="24"/>
        </w:rPr>
        <w:fldChar w:fldCharType="begin">
          <w:fldData xml:space="preserve">PEVuZE5vdGU+PENpdGU+PEF1dGhvcj5TY2h1bGVyPC9BdXRob3I+PFllYXI+MjAxNjwvWWVhcj48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</w:fldData>
        </w:fldChar>
      </w:r>
      <w:r w:rsidR="00105FC0">
        <w:rPr>
          <w:rFonts w:ascii="Times New Roman" w:eastAsia="Cardo" w:hAnsi="Times New Roman" w:cs="Times New Roman"/>
          <w:sz w:val="24"/>
          <w:szCs w:val="24"/>
        </w:rPr>
        <w:instrText xml:space="preserve"> ADDIN EN.CITE.DATA </w:instrText>
      </w:r>
      <w:r w:rsidR="00105FC0">
        <w:rPr>
          <w:rFonts w:ascii="Times New Roman" w:eastAsia="Cardo" w:hAnsi="Times New Roman" w:cs="Times New Roman"/>
          <w:sz w:val="24"/>
          <w:szCs w:val="24"/>
        </w:rPr>
      </w:r>
      <w:r w:rsidR="00105FC0">
        <w:rPr>
          <w:rFonts w:ascii="Times New Roman" w:eastAsia="Cardo" w:hAnsi="Times New Roman" w:cs="Times New Roman"/>
          <w:sz w:val="24"/>
          <w:szCs w:val="24"/>
        </w:rPr>
        <w:fldChar w:fldCharType="end"/>
      </w:r>
      <w:r w:rsidR="00072CD5" w:rsidRPr="00072CD5">
        <w:rPr>
          <w:rFonts w:ascii="Times New Roman" w:eastAsia="Cardo" w:hAnsi="Times New Roman" w:cs="Times New Roman"/>
          <w:sz w:val="24"/>
          <w:szCs w:val="24"/>
        </w:rPr>
      </w:r>
      <w:r w:rsidR="00072CD5" w:rsidRPr="00072CD5">
        <w:rPr>
          <w:rFonts w:ascii="Times New Roman" w:eastAsia="Cardo" w:hAnsi="Times New Roman" w:cs="Times New Roman"/>
          <w:sz w:val="24"/>
          <w:szCs w:val="24"/>
        </w:rPr>
        <w:fldChar w:fldCharType="separate"/>
      </w:r>
      <w:r w:rsidR="00105FC0" w:rsidRPr="00105FC0">
        <w:rPr>
          <w:rFonts w:ascii="Times New Roman" w:eastAsia="Cardo" w:hAnsi="Times New Roman" w:cs="Times New Roman"/>
          <w:noProof/>
          <w:sz w:val="24"/>
          <w:szCs w:val="24"/>
          <w:vertAlign w:val="superscript"/>
        </w:rPr>
        <w:t>44,45</w:t>
      </w:r>
      <w:r w:rsidR="00072CD5" w:rsidRPr="00072CD5">
        <w:rPr>
          <w:rFonts w:ascii="Times New Roman" w:eastAsia="Cardo" w:hAnsi="Times New Roman" w:cs="Times New Roman"/>
          <w:sz w:val="24"/>
          <w:szCs w:val="24"/>
        </w:rPr>
        <w:fldChar w:fldCharType="end"/>
      </w:r>
      <w:r w:rsidRPr="00072CD5">
        <w:rPr>
          <w:rFonts w:ascii="Times New Roman" w:eastAsia="Cardo" w:hAnsi="Times New Roman" w:cs="Times New Roman"/>
          <w:sz w:val="24"/>
          <w:szCs w:val="24"/>
        </w:rPr>
        <w:t>.</w:t>
      </w:r>
    </w:p>
    <w:p w14:paraId="61BF0C3D" w14:textId="1707242D" w:rsidR="00535AB1" w:rsidRPr="00072CD5" w:rsidRDefault="00B52962" w:rsidP="008276DA">
      <w:pPr>
        <w:spacing w:after="200"/>
        <w:ind w:firstLine="720"/>
        <w:rPr>
          <w:rFonts w:ascii="Times New Roman" w:eastAsia="Times New Roman" w:hAnsi="Times New Roman" w:cs="Times New Roman"/>
          <w:sz w:val="24"/>
          <w:szCs w:val="24"/>
        </w:rPr>
      </w:pPr>
      <w:bookmarkStart w:id="33" w:name="_3rdcrjn" w:colFirst="0" w:colLast="0"/>
      <w:bookmarkEnd w:id="33"/>
      <w:r w:rsidRPr="00072CD5">
        <w:rPr>
          <w:rFonts w:ascii="Times New Roman" w:eastAsia="Times New Roman" w:hAnsi="Times New Roman" w:cs="Times New Roman"/>
          <w:sz w:val="24"/>
          <w:szCs w:val="24"/>
        </w:rPr>
        <w:t>Reconstruction of ancestral protein domain states was carried out in C++ using</w:t>
      </w:r>
      <w:r w:rsidR="00507C9B">
        <w:rPr>
          <w:rFonts w:ascii="Times New Roman" w:eastAsia="Times New Roman" w:hAnsi="Times New Roman" w:cs="Times New Roman"/>
          <w:sz w:val="24"/>
          <w:szCs w:val="24"/>
        </w:rPr>
        <w:t xml:space="preserve"> our </w:t>
      </w:r>
      <w:proofErr w:type="spellStart"/>
      <w:r w:rsidR="00507C9B">
        <w:rPr>
          <w:rFonts w:ascii="Times New Roman" w:eastAsia="Times New Roman" w:hAnsi="Times New Roman" w:cs="Times New Roman"/>
          <w:sz w:val="24"/>
          <w:szCs w:val="24"/>
        </w:rPr>
        <w:t>DomRates</w:t>
      </w:r>
      <w:proofErr w:type="spellEnd"/>
      <w:r w:rsidR="00507C9B">
        <w:rPr>
          <w:rFonts w:ascii="Times New Roman" w:eastAsia="Times New Roman" w:hAnsi="Times New Roman" w:cs="Times New Roman"/>
          <w:sz w:val="24"/>
          <w:szCs w:val="24"/>
        </w:rPr>
        <w:t xml:space="preserve"> tool (http://domainworld.uni-muenster.de/programs/domrates/)</w:t>
      </w:r>
      <w:r w:rsidRPr="00072CD5">
        <w:rPr>
          <w:rFonts w:ascii="Times New Roman" w:eastAsia="Times New Roman" w:hAnsi="Times New Roman" w:cs="Times New Roman"/>
          <w:sz w:val="24"/>
          <w:szCs w:val="24"/>
        </w:rPr>
        <w:t xml:space="preserve">. All ancestral states for full arrangements </w:t>
      </w:r>
      <w:r w:rsidR="008276DA">
        <w:rPr>
          <w:rFonts w:ascii="Times New Roman" w:eastAsia="Times New Roman" w:hAnsi="Times New Roman" w:cs="Times New Roman"/>
          <w:sz w:val="24"/>
          <w:szCs w:val="24"/>
        </w:rPr>
        <w:t>were</w:t>
      </w:r>
      <w:r w:rsidRPr="00072CD5">
        <w:rPr>
          <w:rFonts w:ascii="Times New Roman" w:eastAsia="Times New Roman" w:hAnsi="Times New Roman" w:cs="Times New Roman"/>
          <w:sz w:val="24"/>
          <w:szCs w:val="24"/>
        </w:rPr>
        <w:t xml:space="preserve"> reconstructed with Fitch parsimony and in a separate run using Dollo parsimony for all single domains. The inferred single domain states </w:t>
      </w:r>
      <w:r w:rsidR="008276DA">
        <w:rPr>
          <w:rFonts w:ascii="Times New Roman" w:eastAsia="Times New Roman" w:hAnsi="Times New Roman" w:cs="Times New Roman"/>
          <w:sz w:val="24"/>
          <w:szCs w:val="24"/>
        </w:rPr>
        <w:t>were</w:t>
      </w:r>
      <w:r w:rsidRPr="00072CD5">
        <w:rPr>
          <w:rFonts w:ascii="Times New Roman" w:eastAsia="Times New Roman" w:hAnsi="Times New Roman" w:cs="Times New Roman"/>
          <w:sz w:val="24"/>
          <w:szCs w:val="24"/>
        </w:rPr>
        <w:t xml:space="preserve"> then used for reconstruction of all terminal loss/emergence and single domain loss/emergence events. This approach differs from previous studies in the usage of both Dollo and Fitch parsimony to determine separately the ancestral states of single domains and arrangements. While</w:t>
      </w:r>
      <w:r w:rsidR="00871378">
        <w:rPr>
          <w:rFonts w:ascii="Times New Roman" w:eastAsia="Times New Roman" w:hAnsi="Times New Roman" w:cs="Times New Roman"/>
          <w:sz w:val="24"/>
          <w:szCs w:val="24"/>
        </w:rPr>
        <w:t xml:space="preserve"> a</w:t>
      </w:r>
      <w:r w:rsidRPr="00072CD5">
        <w:rPr>
          <w:rFonts w:ascii="Times New Roman" w:eastAsia="Times New Roman" w:hAnsi="Times New Roman" w:cs="Times New Roman"/>
          <w:sz w:val="24"/>
          <w:szCs w:val="24"/>
        </w:rPr>
        <w:t xml:space="preserve"> Fitch parsimony principle </w:t>
      </w:r>
      <w:r w:rsidR="00871378">
        <w:rPr>
          <w:rFonts w:ascii="Times New Roman" w:eastAsia="Times New Roman" w:hAnsi="Times New Roman" w:cs="Times New Roman"/>
          <w:sz w:val="24"/>
          <w:szCs w:val="24"/>
        </w:rPr>
        <w:t>models</w:t>
      </w:r>
      <w:r w:rsidRPr="00072CD5">
        <w:rPr>
          <w:rFonts w:ascii="Times New Roman" w:eastAsia="Times New Roman" w:hAnsi="Times New Roman" w:cs="Times New Roman"/>
          <w:sz w:val="24"/>
          <w:szCs w:val="24"/>
        </w:rPr>
        <w:t xml:space="preserve"> ancestral states for arrangements much better than Dollo parsimony, this method was previously also applied to all single domains. </w:t>
      </w:r>
      <w:r w:rsidR="00871378">
        <w:rPr>
          <w:rFonts w:ascii="Times New Roman" w:eastAsia="Times New Roman" w:hAnsi="Times New Roman" w:cs="Times New Roman"/>
          <w:sz w:val="24"/>
          <w:szCs w:val="24"/>
        </w:rPr>
        <w:t>However, s</w:t>
      </w:r>
      <w:r w:rsidRPr="00072CD5">
        <w:rPr>
          <w:rFonts w:ascii="Times New Roman" w:eastAsia="Times New Roman" w:hAnsi="Times New Roman" w:cs="Times New Roman"/>
          <w:sz w:val="24"/>
          <w:szCs w:val="24"/>
        </w:rPr>
        <w:t>ince</w:t>
      </w:r>
      <w:r w:rsidR="00871378">
        <w:rPr>
          <w:rFonts w:ascii="Times New Roman" w:eastAsia="Times New Roman" w:hAnsi="Times New Roman" w:cs="Times New Roman"/>
          <w:sz w:val="24"/>
          <w:szCs w:val="24"/>
        </w:rPr>
        <w:t xml:space="preserve"> we expect</w:t>
      </w:r>
      <w:r w:rsidR="008276DA">
        <w:rPr>
          <w:rFonts w:ascii="Times New Roman" w:eastAsia="Times New Roman" w:hAnsi="Times New Roman" w:cs="Times New Roman"/>
          <w:sz w:val="24"/>
          <w:szCs w:val="24"/>
        </w:rPr>
        <w:t>ed</w:t>
      </w:r>
      <w:r w:rsidR="00871378">
        <w:rPr>
          <w:rFonts w:ascii="Times New Roman" w:eastAsia="Times New Roman" w:hAnsi="Times New Roman" w:cs="Times New Roman"/>
          <w:sz w:val="24"/>
          <w:szCs w:val="24"/>
        </w:rPr>
        <w:t xml:space="preserve"> </w:t>
      </w:r>
      <w:r w:rsidRPr="00072CD5">
        <w:rPr>
          <w:rFonts w:ascii="Times New Roman" w:eastAsia="Times New Roman" w:hAnsi="Times New Roman" w:cs="Times New Roman"/>
          <w:sz w:val="24"/>
          <w:szCs w:val="24"/>
        </w:rPr>
        <w:t xml:space="preserve">domains </w:t>
      </w:r>
      <w:r w:rsidR="00871378">
        <w:rPr>
          <w:rFonts w:ascii="Times New Roman" w:eastAsia="Times New Roman" w:hAnsi="Times New Roman" w:cs="Times New Roman"/>
          <w:sz w:val="24"/>
          <w:szCs w:val="24"/>
        </w:rPr>
        <w:t xml:space="preserve">to emerge only once, </w:t>
      </w:r>
      <w:r w:rsidRPr="00072CD5">
        <w:rPr>
          <w:rFonts w:ascii="Times New Roman" w:eastAsia="Times New Roman" w:hAnsi="Times New Roman" w:cs="Times New Roman"/>
          <w:sz w:val="24"/>
          <w:szCs w:val="24"/>
        </w:rPr>
        <w:t>the ancestral presence/absence states of single domains are best modeled by Dollo parsimony</w:t>
      </w:r>
      <w:r w:rsidR="00072CD5" w:rsidRPr="00072CD5">
        <w:rPr>
          <w:rFonts w:ascii="Times New Roman" w:eastAsia="Times New Roman" w:hAnsi="Times New Roman" w:cs="Times New Roman"/>
          <w:sz w:val="24"/>
          <w:szCs w:val="24"/>
        </w:rPr>
        <w:fldChar w:fldCharType="begin"/>
      </w:r>
      <w:r w:rsidR="00105FC0">
        <w:rPr>
          <w:rFonts w:ascii="Times New Roman" w:eastAsia="Times New Roman" w:hAnsi="Times New Roman" w:cs="Times New Roman"/>
          <w:sz w:val="24"/>
          <w:szCs w:val="24"/>
        </w:rPr>
        <w:instrText xml:space="preserve"> ADDIN EN.CITE &lt;EndNote&gt;&lt;Cite&gt;&lt;Author&gt;Moore&lt;/Author&gt;&lt;Year&gt;2012&lt;/Year&gt;&lt;RecNum&gt;1279&lt;/RecNum&gt;&lt;DisplayText&gt;&lt;style face="superscript"&gt;46&lt;/style&gt;&lt;/DisplayText&gt;&lt;record&gt;&lt;rec-number&gt;1279&lt;/rec-number&gt;&lt;foreign-keys&gt;&lt;key app="EN" db-id="pzzxezpwdrte22e2fe5vrww72fdtdf2wp5ep" timestamp="1525035439"&gt;1279&lt;/key&gt;&lt;/foreign-keys&gt;&lt;ref-type name="Journal Article"&gt;17&lt;/ref-type&gt;&lt;contributors&gt;&lt;authors&gt;&lt;author&gt;Moore, A. D.&lt;/author&gt;&lt;author&gt;Bornberg-Bauer, E.&lt;/author&gt;&lt;/authors&gt;&lt;/contributors&gt;&lt;auth-address&gt;Evolutionary Bioinformatics Group, Institute for Evolution and Biodiversity, University of Muenster, Germany.&lt;/auth-address&gt;&lt;titles&gt;&lt;title&gt;The dynamics and evolutionary potential of domain loss and emergence&lt;/title&gt;&lt;secondary-title&gt;Mol Biol Evol&lt;/secondary-title&gt;&lt;/titles&gt;&lt;periodical&gt;&lt;full-title&gt;Mol Biol Evol&lt;/full-title&gt;&lt;abbr-1&gt;Molecular biology and evolution&lt;/abbr-1&gt;&lt;/periodical&gt;&lt;pages&gt;787-96&lt;/pages&gt;&lt;volume&gt;29&lt;/volume&gt;&lt;number&gt;2&lt;/number&gt;&lt;keywords&gt;&lt;keyword&gt;Amino Acid Sequence&lt;/keyword&gt;&lt;keyword&gt;Animals&lt;/keyword&gt;&lt;keyword&gt;Arthropods/*genetics&lt;/keyword&gt;&lt;keyword&gt;Biological Evolution&lt;/keyword&gt;&lt;keyword&gt;*Evolution, Molecular&lt;/keyword&gt;&lt;keyword&gt;Genome&lt;/keyword&gt;&lt;keyword&gt;Phylogeny&lt;/keyword&gt;&lt;keyword&gt;Protein Structure, Tertiary/genetics&lt;/keyword&gt;&lt;keyword&gt;Proteins/*genetics&lt;/keyword&gt;&lt;/keywords&gt;&lt;dates&gt;&lt;year&gt;2012&lt;/year&gt;&lt;pub-dates&gt;&lt;date&gt;Feb&lt;/date&gt;&lt;/pub-dates&gt;&lt;/dates&gt;&lt;isbn&gt;1537-1719 (Electronic)&amp;#xD;0737-4038 (Linking)&lt;/isbn&gt;&lt;accession-num&gt;22016574&lt;/accession-num&gt;&lt;urls&gt;&lt;related-urls&gt;&lt;url&gt;https://www.ncbi.nlm.nih.gov/pubmed/22016574&lt;/url&gt;&lt;url&gt;https://www.ncbi.nlm.nih.gov/pmc/articles/PMC3258042/pdf/msr250.pdf&lt;/url&gt;&lt;/related-urls&gt;&lt;/urls&gt;&lt;custom2&gt;PMC3258042&lt;/custom2&gt;&lt;electronic-resource-num&gt;10.1093/molbev/msr250&lt;/electronic-resource-num&gt;&lt;/record&gt;&lt;/Cite&gt;&lt;/EndNote&gt;</w:instrText>
      </w:r>
      <w:r w:rsidR="00072CD5" w:rsidRPr="00072CD5">
        <w:rPr>
          <w:rFonts w:ascii="Times New Roman" w:eastAsia="Times New Roman" w:hAnsi="Times New Roman" w:cs="Times New Roman"/>
          <w:sz w:val="24"/>
          <w:szCs w:val="24"/>
        </w:rPr>
        <w:fldChar w:fldCharType="separate"/>
      </w:r>
      <w:r w:rsidR="00105FC0" w:rsidRPr="00105FC0">
        <w:rPr>
          <w:rFonts w:ascii="Times New Roman" w:eastAsia="Times New Roman" w:hAnsi="Times New Roman" w:cs="Times New Roman"/>
          <w:noProof/>
          <w:sz w:val="24"/>
          <w:szCs w:val="24"/>
          <w:vertAlign w:val="superscript"/>
        </w:rPr>
        <w:t>46</w:t>
      </w:r>
      <w:r w:rsidR="00072CD5" w:rsidRPr="00072CD5">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w:t>
      </w:r>
    </w:p>
    <w:p w14:paraId="324FE2F2" w14:textId="4EF51F25" w:rsidR="00816C3D" w:rsidRPr="00072CD5" w:rsidRDefault="00B52962" w:rsidP="008276DA">
      <w:pPr>
        <w:spacing w:after="200"/>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 xml:space="preserve">Based on these reconstructed ancestral states for all inner </w:t>
      </w:r>
      <w:r w:rsidRPr="00443B93">
        <w:rPr>
          <w:rFonts w:ascii="Times New Roman" w:eastAsia="Times New Roman" w:hAnsi="Times New Roman" w:cs="Times New Roman"/>
          <w:sz w:val="24"/>
          <w:szCs w:val="24"/>
        </w:rPr>
        <w:t xml:space="preserve">nodes in the phylogeny </w:t>
      </w:r>
      <w:r w:rsidR="00871378" w:rsidRPr="00443B93">
        <w:rPr>
          <w:rFonts w:ascii="Times New Roman" w:eastAsia="Times New Roman" w:hAnsi="Times New Roman" w:cs="Times New Roman"/>
          <w:sz w:val="24"/>
          <w:szCs w:val="24"/>
        </w:rPr>
        <w:t>(</w:t>
      </w:r>
      <w:r w:rsidR="00D92C52">
        <w:rPr>
          <w:rFonts w:ascii="Times New Roman" w:eastAsia="Times New Roman" w:hAnsi="Times New Roman" w:cs="Times New Roman"/>
          <w:sz w:val="24"/>
          <w:szCs w:val="24"/>
        </w:rPr>
        <w:t xml:space="preserve">Additional file 2: </w:t>
      </w:r>
      <w:r w:rsidR="00871378" w:rsidRPr="00443B93">
        <w:rPr>
          <w:rFonts w:ascii="Times New Roman" w:eastAsia="Times New Roman" w:hAnsi="Times New Roman" w:cs="Times New Roman"/>
          <w:sz w:val="24"/>
          <w:szCs w:val="24"/>
        </w:rPr>
        <w:t>Fig. S</w:t>
      </w:r>
      <w:r w:rsidR="00D92C52">
        <w:rPr>
          <w:rFonts w:ascii="Times New Roman" w:eastAsia="Times New Roman" w:hAnsi="Times New Roman" w:cs="Times New Roman"/>
          <w:sz w:val="24"/>
          <w:szCs w:val="24"/>
        </w:rPr>
        <w:t>15</w:t>
      </w:r>
      <w:r w:rsidR="00871378" w:rsidRPr="00443B93">
        <w:rPr>
          <w:rFonts w:ascii="Times New Roman" w:eastAsia="Times New Roman" w:hAnsi="Times New Roman" w:cs="Times New Roman"/>
          <w:sz w:val="24"/>
          <w:szCs w:val="24"/>
        </w:rPr>
        <w:t xml:space="preserve"> A) </w:t>
      </w:r>
      <w:r w:rsidR="008276DA" w:rsidRPr="00443B93">
        <w:rPr>
          <w:rFonts w:ascii="Times New Roman" w:eastAsia="Times New Roman" w:hAnsi="Times New Roman" w:cs="Times New Roman"/>
          <w:sz w:val="24"/>
          <w:szCs w:val="24"/>
        </w:rPr>
        <w:t>every node was</w:t>
      </w:r>
      <w:r w:rsidRPr="00443B93">
        <w:rPr>
          <w:rFonts w:ascii="Times New Roman" w:eastAsia="Times New Roman" w:hAnsi="Times New Roman" w:cs="Times New Roman"/>
          <w:sz w:val="24"/>
          <w:szCs w:val="24"/>
        </w:rPr>
        <w:t xml:space="preserve"> compared to its ancestor</w:t>
      </w:r>
      <w:r w:rsidR="00871378" w:rsidRPr="00443B93">
        <w:rPr>
          <w:rFonts w:ascii="Times New Roman" w:eastAsia="Times New Roman" w:hAnsi="Times New Roman" w:cs="Times New Roman"/>
          <w:sz w:val="24"/>
          <w:szCs w:val="24"/>
        </w:rPr>
        <w:t xml:space="preserve"> (</w:t>
      </w:r>
      <w:r w:rsidR="00D92C52">
        <w:rPr>
          <w:rFonts w:ascii="Times New Roman" w:eastAsia="Times New Roman" w:hAnsi="Times New Roman" w:cs="Times New Roman"/>
          <w:sz w:val="24"/>
          <w:szCs w:val="24"/>
        </w:rPr>
        <w:t xml:space="preserve">Additional file 2: </w:t>
      </w:r>
      <w:r w:rsidR="00871378" w:rsidRPr="00443B93">
        <w:rPr>
          <w:rFonts w:ascii="Times New Roman" w:eastAsia="Times New Roman" w:hAnsi="Times New Roman" w:cs="Times New Roman"/>
          <w:sz w:val="24"/>
          <w:szCs w:val="24"/>
        </w:rPr>
        <w:t>Fig. S</w:t>
      </w:r>
      <w:r w:rsidR="00D92C52">
        <w:rPr>
          <w:rFonts w:ascii="Times New Roman" w:eastAsia="Times New Roman" w:hAnsi="Times New Roman" w:cs="Times New Roman"/>
          <w:sz w:val="24"/>
          <w:szCs w:val="24"/>
        </w:rPr>
        <w:t>15</w:t>
      </w:r>
      <w:r w:rsidR="00871378" w:rsidRPr="00443B93">
        <w:rPr>
          <w:rFonts w:ascii="Times New Roman" w:eastAsia="Times New Roman" w:hAnsi="Times New Roman" w:cs="Times New Roman"/>
          <w:sz w:val="24"/>
          <w:szCs w:val="24"/>
        </w:rPr>
        <w:t xml:space="preserve"> B)</w:t>
      </w:r>
      <w:r w:rsidRPr="00443B93">
        <w:rPr>
          <w:rFonts w:ascii="Times New Roman" w:eastAsia="Times New Roman" w:hAnsi="Times New Roman" w:cs="Times New Roman"/>
          <w:sz w:val="24"/>
          <w:szCs w:val="24"/>
        </w:rPr>
        <w:t xml:space="preserve">. If </w:t>
      </w:r>
      <w:r w:rsidR="00871378" w:rsidRPr="00443B93">
        <w:rPr>
          <w:rFonts w:ascii="Times New Roman" w:eastAsia="Times New Roman" w:hAnsi="Times New Roman" w:cs="Times New Roman"/>
          <w:sz w:val="24"/>
          <w:szCs w:val="24"/>
        </w:rPr>
        <w:t xml:space="preserve">the presence/absence state of </w:t>
      </w:r>
      <w:r w:rsidRPr="00443B93">
        <w:rPr>
          <w:rFonts w:ascii="Times New Roman" w:eastAsia="Times New Roman" w:hAnsi="Times New Roman" w:cs="Times New Roman"/>
          <w:sz w:val="24"/>
          <w:szCs w:val="24"/>
        </w:rPr>
        <w:t xml:space="preserve">an arrangement </w:t>
      </w:r>
      <w:r w:rsidR="008276DA" w:rsidRPr="00443B93">
        <w:rPr>
          <w:rFonts w:ascii="Times New Roman" w:eastAsia="Times New Roman" w:hAnsi="Times New Roman" w:cs="Times New Roman"/>
          <w:sz w:val="24"/>
          <w:szCs w:val="24"/>
        </w:rPr>
        <w:t>changed</w:t>
      </w:r>
      <w:r w:rsidR="00871378" w:rsidRPr="00443B93">
        <w:rPr>
          <w:rFonts w:ascii="Times New Roman" w:eastAsia="Times New Roman" w:hAnsi="Times New Roman" w:cs="Times New Roman"/>
          <w:sz w:val="24"/>
          <w:szCs w:val="24"/>
        </w:rPr>
        <w:t xml:space="preserve"> compared to an ancestor, we check</w:t>
      </w:r>
      <w:r w:rsidR="008276DA" w:rsidRPr="00443B93">
        <w:rPr>
          <w:rFonts w:ascii="Times New Roman" w:eastAsia="Times New Roman" w:hAnsi="Times New Roman" w:cs="Times New Roman"/>
          <w:sz w:val="24"/>
          <w:szCs w:val="24"/>
        </w:rPr>
        <w:t>ed</w:t>
      </w:r>
      <w:r w:rsidR="00871378" w:rsidRPr="00443B93">
        <w:rPr>
          <w:rFonts w:ascii="Times New Roman" w:eastAsia="Times New Roman" w:hAnsi="Times New Roman" w:cs="Times New Roman"/>
          <w:sz w:val="24"/>
          <w:szCs w:val="24"/>
        </w:rPr>
        <w:t xml:space="preserve"> if we </w:t>
      </w:r>
      <w:r w:rsidR="008276DA" w:rsidRPr="00443B93">
        <w:rPr>
          <w:rFonts w:ascii="Times New Roman" w:eastAsia="Times New Roman" w:hAnsi="Times New Roman" w:cs="Times New Roman"/>
          <w:sz w:val="24"/>
          <w:szCs w:val="24"/>
        </w:rPr>
        <w:t>could</w:t>
      </w:r>
      <w:r w:rsidR="00871378" w:rsidRPr="00443B93">
        <w:rPr>
          <w:rFonts w:ascii="Times New Roman" w:eastAsia="Times New Roman" w:hAnsi="Times New Roman" w:cs="Times New Roman"/>
          <w:sz w:val="24"/>
          <w:szCs w:val="24"/>
        </w:rPr>
        <w:t xml:space="preserve"> explain it with</w:t>
      </w:r>
      <w:r w:rsidRPr="00443B93">
        <w:rPr>
          <w:rFonts w:ascii="Times New Roman" w:eastAsia="Times New Roman" w:hAnsi="Times New Roman" w:cs="Times New Roman"/>
          <w:sz w:val="24"/>
          <w:szCs w:val="24"/>
        </w:rPr>
        <w:t xml:space="preserve"> one of the following six event types</w:t>
      </w:r>
      <w:r w:rsidR="00871378" w:rsidRPr="00443B93">
        <w:rPr>
          <w:rFonts w:ascii="Times New Roman" w:eastAsia="Times New Roman" w:hAnsi="Times New Roman" w:cs="Times New Roman"/>
          <w:sz w:val="24"/>
          <w:szCs w:val="24"/>
        </w:rPr>
        <w:t xml:space="preserve"> (</w:t>
      </w:r>
      <w:r w:rsidR="00D92C52">
        <w:rPr>
          <w:rFonts w:ascii="Times New Roman" w:eastAsia="Times New Roman" w:hAnsi="Times New Roman" w:cs="Times New Roman"/>
          <w:sz w:val="24"/>
          <w:szCs w:val="24"/>
        </w:rPr>
        <w:t xml:space="preserve">Additional file 2: </w:t>
      </w:r>
      <w:r w:rsidR="00871378" w:rsidRPr="00443B93">
        <w:rPr>
          <w:rFonts w:ascii="Times New Roman" w:eastAsia="Times New Roman" w:hAnsi="Times New Roman" w:cs="Times New Roman"/>
          <w:sz w:val="24"/>
          <w:szCs w:val="24"/>
        </w:rPr>
        <w:t>Fig. S</w:t>
      </w:r>
      <w:r w:rsidR="00D92C52">
        <w:rPr>
          <w:rFonts w:ascii="Times New Roman" w:eastAsia="Times New Roman" w:hAnsi="Times New Roman" w:cs="Times New Roman"/>
          <w:sz w:val="24"/>
          <w:szCs w:val="24"/>
        </w:rPr>
        <w:t>15</w:t>
      </w:r>
      <w:r w:rsidR="00871378" w:rsidRPr="00443B93">
        <w:rPr>
          <w:rFonts w:ascii="Times New Roman" w:eastAsia="Times New Roman" w:hAnsi="Times New Roman" w:cs="Times New Roman"/>
          <w:sz w:val="24"/>
          <w:szCs w:val="24"/>
        </w:rPr>
        <w:t xml:space="preserve"> C): </w:t>
      </w:r>
      <w:r w:rsidR="00816C3D" w:rsidRPr="00443B93">
        <w:rPr>
          <w:rFonts w:ascii="Times New Roman" w:eastAsia="Times New Roman" w:hAnsi="Times New Roman" w:cs="Times New Roman"/>
          <w:sz w:val="24"/>
          <w:szCs w:val="24"/>
        </w:rPr>
        <w:t>(1) fusio</w:t>
      </w:r>
      <w:r w:rsidR="00816C3D">
        <w:rPr>
          <w:rFonts w:ascii="Times New Roman" w:eastAsia="Times New Roman" w:hAnsi="Times New Roman" w:cs="Times New Roman"/>
          <w:sz w:val="24"/>
          <w:szCs w:val="24"/>
        </w:rPr>
        <w:t>n, if a gained arrangement can be explained by a fusion of two arrangements from the direct ancestor: (2) fission, if an ancestral arrangement can be split to form with one part the newly gained arrangement in the descendant and the second part is also still present; (3) terminal loss, if just one split product exists in the descendant; (4) terminal emergence, if a single domain that was not present in the ancestor, was added at the C- or N-terminal end of an arrangement; (5) single domain loss, if a domain that existed in a single state in the ancestor is not present in the descendant anymore, either alone or as part of an arrangement; (6) single domain emergence, if a new domain emerges in a single state and was not present in the phylogenetic tree before.</w:t>
      </w:r>
    </w:p>
    <w:p w14:paraId="13C1D89C" w14:textId="4447CB69" w:rsidR="00D5115E" w:rsidRPr="00072CD5" w:rsidRDefault="00816C3D" w:rsidP="008276DA">
      <w:pPr>
        <w:spacing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 we just consider</w:t>
      </w:r>
      <w:r w:rsidR="008276DA">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all events for the rate calculation that </w:t>
      </w:r>
      <w:r w:rsidR="008276DA">
        <w:rPr>
          <w:rFonts w:ascii="Times New Roman" w:eastAsia="Times New Roman" w:hAnsi="Times New Roman" w:cs="Times New Roman"/>
          <w:sz w:val="24"/>
          <w:szCs w:val="24"/>
        </w:rPr>
        <w:t>could</w:t>
      </w:r>
      <w:r>
        <w:rPr>
          <w:rFonts w:ascii="Times New Roman" w:eastAsia="Times New Roman" w:hAnsi="Times New Roman" w:cs="Times New Roman"/>
          <w:sz w:val="24"/>
          <w:szCs w:val="24"/>
        </w:rPr>
        <w:t xml:space="preserve"> be unambiguously explained by one of the above defined event types in a single step. </w:t>
      </w:r>
      <w:r w:rsidRPr="00072CD5">
        <w:rPr>
          <w:rFonts w:ascii="Times New Roman" w:eastAsia="Times New Roman" w:hAnsi="Times New Roman" w:cs="Times New Roman"/>
          <w:sz w:val="24"/>
          <w:szCs w:val="24"/>
        </w:rPr>
        <w:t xml:space="preserve">Arrangements and single domains specific to the outgroup species </w:t>
      </w:r>
      <w:r w:rsidR="008276DA">
        <w:rPr>
          <w:rFonts w:ascii="Times New Roman" w:eastAsia="Times New Roman" w:hAnsi="Times New Roman" w:cs="Times New Roman"/>
          <w:sz w:val="24"/>
          <w:szCs w:val="24"/>
        </w:rPr>
        <w:t>were</w:t>
      </w:r>
      <w:r w:rsidRPr="00072CD5">
        <w:rPr>
          <w:rFonts w:ascii="Times New Roman" w:eastAsia="Times New Roman" w:hAnsi="Times New Roman" w:cs="Times New Roman"/>
          <w:sz w:val="24"/>
          <w:szCs w:val="24"/>
        </w:rPr>
        <w:t xml:space="preserve"> not taken into account for rate calculation</w:t>
      </w:r>
      <w:r>
        <w:rPr>
          <w:rFonts w:ascii="Times New Roman" w:eastAsia="Times New Roman" w:hAnsi="Times New Roman" w:cs="Times New Roman"/>
          <w:sz w:val="24"/>
          <w:szCs w:val="24"/>
        </w:rPr>
        <w:t>.</w:t>
      </w:r>
    </w:p>
    <w:p w14:paraId="716FF94C" w14:textId="77777777" w:rsidR="00DC73B9" w:rsidRDefault="00DC73B9">
      <w:pPr>
        <w:rPr>
          <w:rFonts w:ascii="Times New Roman" w:eastAsia="Times New Roman" w:hAnsi="Times New Roman" w:cs="Times New Roman"/>
          <w:b/>
          <w:sz w:val="24"/>
          <w:szCs w:val="24"/>
        </w:rPr>
      </w:pPr>
      <w:bookmarkStart w:id="34" w:name="_lnxbz9" w:colFirst="0" w:colLast="0"/>
      <w:bookmarkEnd w:id="34"/>
      <w:r>
        <w:rPr>
          <w:rFonts w:ascii="Times New Roman" w:eastAsia="Times New Roman" w:hAnsi="Times New Roman" w:cs="Times New Roman"/>
          <w:b/>
          <w:sz w:val="24"/>
          <w:szCs w:val="24"/>
        </w:rPr>
        <w:br w:type="page"/>
      </w:r>
    </w:p>
    <w:p w14:paraId="12373ED5" w14:textId="1B42EC4D" w:rsidR="002A2DCA" w:rsidRPr="0030368C" w:rsidRDefault="00263F6A" w:rsidP="0030368C">
      <w:pPr>
        <w:pStyle w:val="Heading1"/>
        <w:keepNext w:val="0"/>
        <w:keepLines w:val="0"/>
        <w:spacing w:before="480"/>
        <w:rPr>
          <w:rFonts w:ascii="Times New Roman" w:eastAsia="Times New Roman" w:hAnsi="Times New Roman" w:cs="Times New Roman"/>
          <w:b/>
          <w:sz w:val="24"/>
          <w:szCs w:val="24"/>
        </w:rPr>
      </w:pPr>
      <w:bookmarkStart w:id="35" w:name="_Toc26815976"/>
      <w:r>
        <w:rPr>
          <w:rFonts w:ascii="Times New Roman" w:eastAsia="Times New Roman" w:hAnsi="Times New Roman" w:cs="Times New Roman"/>
          <w:b/>
          <w:sz w:val="24"/>
          <w:szCs w:val="24"/>
        </w:rPr>
        <w:lastRenderedPageBreak/>
        <w:t xml:space="preserve">2. </w:t>
      </w:r>
      <w:r w:rsidR="002A2DCA">
        <w:rPr>
          <w:rFonts w:ascii="Times New Roman" w:eastAsia="Times New Roman" w:hAnsi="Times New Roman" w:cs="Times New Roman"/>
          <w:b/>
          <w:sz w:val="24"/>
          <w:szCs w:val="24"/>
        </w:rPr>
        <w:tab/>
      </w:r>
      <w:r w:rsidR="00B52962" w:rsidRPr="00072CD5">
        <w:rPr>
          <w:rFonts w:ascii="Times New Roman" w:eastAsia="Times New Roman" w:hAnsi="Times New Roman" w:cs="Times New Roman"/>
          <w:b/>
          <w:sz w:val="24"/>
          <w:szCs w:val="24"/>
        </w:rPr>
        <w:t>Supplemental Results</w:t>
      </w:r>
      <w:bookmarkEnd w:id="35"/>
    </w:p>
    <w:p w14:paraId="32B5AF16" w14:textId="11535849" w:rsidR="00267FEE" w:rsidRPr="00263F6A" w:rsidRDefault="00B52962" w:rsidP="0030368C">
      <w:pPr>
        <w:pStyle w:val="Heading2"/>
        <w:rPr>
          <w:rFonts w:ascii="Times New Roman" w:eastAsia="Times New Roman" w:hAnsi="Times New Roman" w:cs="Times New Roman"/>
          <w:b/>
          <w:i/>
          <w:sz w:val="24"/>
          <w:szCs w:val="24"/>
        </w:rPr>
      </w:pPr>
      <w:bookmarkStart w:id="36" w:name="_Toc26815977"/>
      <w:r w:rsidRPr="00263F6A">
        <w:rPr>
          <w:rFonts w:ascii="Times New Roman" w:eastAsia="Times New Roman" w:hAnsi="Times New Roman" w:cs="Times New Roman"/>
          <w:b/>
          <w:i/>
          <w:sz w:val="24"/>
          <w:szCs w:val="24"/>
        </w:rPr>
        <w:t xml:space="preserve">2.01 DNA methylation </w:t>
      </w:r>
      <w:r w:rsidR="00061AAC" w:rsidRPr="00263F6A">
        <w:rPr>
          <w:rFonts w:ascii="Times New Roman" w:eastAsia="Times New Roman" w:hAnsi="Times New Roman" w:cs="Times New Roman"/>
          <w:b/>
          <w:i/>
          <w:sz w:val="24"/>
          <w:szCs w:val="24"/>
        </w:rPr>
        <w:t>across the arthropods</w:t>
      </w:r>
      <w:bookmarkEnd w:id="36"/>
    </w:p>
    <w:p w14:paraId="32DB96C1" w14:textId="25606974" w:rsidR="00754832" w:rsidRDefault="00E569EF" w:rsidP="00754832">
      <w:pPr>
        <w:spacing w:after="200"/>
        <w:ind w:firstLine="720"/>
        <w:rPr>
          <w:rFonts w:ascii="Times New Roman" w:hAnsi="Times New Roman" w:cs="Times New Roman"/>
          <w:color w:val="000000"/>
          <w:sz w:val="24"/>
          <w:szCs w:val="24"/>
          <w:lang w:val="en-US"/>
        </w:rPr>
      </w:pPr>
      <w:r w:rsidRPr="00061AAC">
        <w:rPr>
          <w:rFonts w:ascii="Times New Roman" w:hAnsi="Times New Roman" w:cs="Times New Roman"/>
          <w:color w:val="000000"/>
          <w:sz w:val="24"/>
          <w:szCs w:val="24"/>
          <w:lang w:val="en-US"/>
        </w:rPr>
        <w:t>Epigenetic inheritance plays a fundamentally important role in mediating gene regulation</w:t>
      </w:r>
      <w:r w:rsidR="005E655F">
        <w:rPr>
          <w:rFonts w:ascii="Times New Roman" w:hAnsi="Times New Roman" w:cs="Times New Roman"/>
          <w:color w:val="000000"/>
          <w:sz w:val="24"/>
          <w:szCs w:val="24"/>
          <w:lang w:val="en-US"/>
        </w:rPr>
        <w:fldChar w:fldCharType="begin"/>
      </w:r>
      <w:r w:rsidR="00105FC0">
        <w:rPr>
          <w:rFonts w:ascii="Times New Roman" w:hAnsi="Times New Roman" w:cs="Times New Roman"/>
          <w:color w:val="000000"/>
          <w:sz w:val="24"/>
          <w:szCs w:val="24"/>
          <w:lang w:val="en-US"/>
        </w:rPr>
        <w:instrText xml:space="preserve"> ADDIN EN.CITE &lt;EndNote&gt;&lt;Cite&gt;&lt;Author&gt;Bonasio&lt;/Author&gt;&lt;Year&gt;2010&lt;/Year&gt;&lt;RecNum&gt;1331&lt;/RecNum&gt;&lt;DisplayText&gt;&lt;style face="superscript"&gt;47&lt;/style&gt;&lt;/DisplayText&gt;&lt;record&gt;&lt;rec-number&gt;1331&lt;/rec-number&gt;&lt;foreign-keys&gt;&lt;key app="EN" db-id="pzzxezpwdrte22e2fe5vrww72fdtdf2wp5ep" timestamp="1531413796"&gt;1331&lt;/key&gt;&lt;/foreign-keys&gt;&lt;ref-type name="Journal Article"&gt;17&lt;/ref-type&gt;&lt;contributors&gt;&lt;authors&gt;&lt;author&gt;Bonasio, R.&lt;/author&gt;&lt;author&gt;Tu, S.&lt;/author&gt;&lt;author&gt;Reinberg, D.&lt;/author&gt;&lt;/authors&gt;&lt;/contributors&gt;&lt;auth-address&gt;Howard Hughes Medical Institute and Department of Biochemistry, School of Medicine, New York University, New York, NY 10016, USA.&lt;/auth-address&gt;&lt;titles&gt;&lt;title&gt;Molecular signals of epigenetic states&lt;/title&gt;&lt;secondary-title&gt;Science&lt;/secondary-title&gt;&lt;/titles&gt;&lt;periodical&gt;&lt;full-title&gt;Science&lt;/full-title&gt;&lt;/periodical&gt;&lt;pages&gt;612-6&lt;/pages&gt;&lt;volume&gt;330&lt;/volume&gt;&lt;number&gt;6004&lt;/number&gt;&lt;keywords&gt;&lt;keyword&gt;Animals&lt;/keyword&gt;&lt;keyword&gt;Cell Division&lt;/keyword&gt;&lt;keyword&gt;Chromatin/chemistry/genetics/metabolism&lt;/keyword&gt;&lt;keyword&gt;*DNA Methylation&lt;/keyword&gt;&lt;keyword&gt;*Epigenesis, Genetic&lt;/keyword&gt;&lt;keyword&gt;Histones/*metabolism&lt;/keyword&gt;&lt;keyword&gt;Humans&lt;/keyword&gt;&lt;keyword&gt;Protein Processing, Post-Translational&lt;/keyword&gt;&lt;keyword&gt;RNA, Untranslated/genetics/*metabolism&lt;/keyword&gt;&lt;keyword&gt;Transcription Factors/*metabolism&lt;/keyword&gt;&lt;keyword&gt;Transcription, Genetic&lt;/keyword&gt;&lt;/keywords&gt;&lt;dates&gt;&lt;year&gt;2010&lt;/year&gt;&lt;pub-dates&gt;&lt;date&gt;Oct 29&lt;/date&gt;&lt;/pub-dates&gt;&lt;/dates&gt;&lt;isbn&gt;1095-9203 (Electronic)&amp;#xD;0036-8075 (Linking)&lt;/isbn&gt;&lt;accession-num&gt;21030644&lt;/accession-num&gt;&lt;urls&gt;&lt;related-urls&gt;&lt;url&gt;https://www.ncbi.nlm.nih.gov/pubmed/21030644&lt;/url&gt;&lt;/related-urls&gt;&lt;/urls&gt;&lt;custom2&gt;PMC3772643&lt;/custom2&gt;&lt;electronic-resource-num&gt;10.1126/science.1191078&lt;/electronic-resource-num&gt;&lt;/record&gt;&lt;/Cite&gt;&lt;/EndNote&gt;</w:instrText>
      </w:r>
      <w:r w:rsidR="005E655F">
        <w:rPr>
          <w:rFonts w:ascii="Times New Roman" w:hAnsi="Times New Roman" w:cs="Times New Roman"/>
          <w:color w:val="000000"/>
          <w:sz w:val="24"/>
          <w:szCs w:val="24"/>
          <w:lang w:val="en-US"/>
        </w:rPr>
        <w:fldChar w:fldCharType="separate"/>
      </w:r>
      <w:r w:rsidR="00105FC0" w:rsidRPr="00105FC0">
        <w:rPr>
          <w:rFonts w:ascii="Times New Roman" w:hAnsi="Times New Roman" w:cs="Times New Roman"/>
          <w:noProof/>
          <w:color w:val="000000"/>
          <w:sz w:val="24"/>
          <w:szCs w:val="24"/>
          <w:vertAlign w:val="superscript"/>
          <w:lang w:val="en-US"/>
        </w:rPr>
        <w:t>47</w:t>
      </w:r>
      <w:r w:rsidR="005E655F">
        <w:rPr>
          <w:rFonts w:ascii="Times New Roman" w:hAnsi="Times New Roman" w:cs="Times New Roman"/>
          <w:color w:val="000000"/>
          <w:sz w:val="24"/>
          <w:szCs w:val="24"/>
          <w:lang w:val="en-US"/>
        </w:rPr>
        <w:fldChar w:fldCharType="end"/>
      </w:r>
      <w:r w:rsidR="00037CB1">
        <w:rPr>
          <w:rFonts w:ascii="Times New Roman" w:hAnsi="Times New Roman" w:cs="Times New Roman"/>
          <w:color w:val="000000"/>
          <w:sz w:val="24"/>
          <w:szCs w:val="24"/>
          <w:lang w:val="en-US"/>
        </w:rPr>
        <w:t xml:space="preserve"> </w:t>
      </w:r>
      <w:r w:rsidR="004442EC">
        <w:rPr>
          <w:rFonts w:ascii="Times New Roman" w:hAnsi="Times New Roman" w:cs="Times New Roman"/>
          <w:color w:val="000000"/>
          <w:sz w:val="24"/>
          <w:szCs w:val="24"/>
          <w:lang w:val="en-US"/>
        </w:rPr>
        <w:t>and</w:t>
      </w:r>
      <w:r w:rsidRPr="00061AAC">
        <w:rPr>
          <w:rFonts w:ascii="Times New Roman" w:hAnsi="Times New Roman" w:cs="Times New Roman"/>
          <w:color w:val="000000"/>
          <w:sz w:val="24"/>
          <w:szCs w:val="24"/>
          <w:lang w:val="en-US"/>
        </w:rPr>
        <w:t xml:space="preserve"> DNA methylation is one of the most widespread forms of epigenetic information</w:t>
      </w:r>
      <w:r w:rsidR="005E655F">
        <w:rPr>
          <w:rFonts w:ascii="Times New Roman" w:hAnsi="Times New Roman" w:cs="Times New Roman"/>
          <w:color w:val="000000"/>
          <w:sz w:val="24"/>
          <w:szCs w:val="24"/>
          <w:lang w:val="en-US"/>
        </w:rPr>
        <w:fldChar w:fldCharType="begin"/>
      </w:r>
      <w:r w:rsidR="00105FC0">
        <w:rPr>
          <w:rFonts w:ascii="Times New Roman" w:hAnsi="Times New Roman" w:cs="Times New Roman"/>
          <w:color w:val="000000"/>
          <w:sz w:val="24"/>
          <w:szCs w:val="24"/>
          <w:lang w:val="en-US"/>
        </w:rPr>
        <w:instrText xml:space="preserve"> ADDIN EN.CITE &lt;EndNote&gt;&lt;Cite&gt;&lt;Author&gt;Zemach&lt;/Author&gt;&lt;Year&gt;2010&lt;/Year&gt;&lt;RecNum&gt;1332&lt;/RecNum&gt;&lt;DisplayText&gt;&lt;style face="superscript"&gt;48&lt;/style&gt;&lt;/DisplayText&gt;&lt;record&gt;&lt;rec-number&gt;1332&lt;/rec-number&gt;&lt;foreign-keys&gt;&lt;key app="EN" db-id="pzzxezpwdrte22e2fe5vrww72fdtdf2wp5ep" timestamp="1531413877"&gt;1332&lt;/key&gt;&lt;/foreign-keys&gt;&lt;ref-type name="Journal Article"&gt;17&lt;/ref-type&gt;&lt;contributors&gt;&lt;authors&gt;&lt;author&gt;Zemach, A.&lt;/author&gt;&lt;author&gt;McDaniel, I. E.&lt;/author&gt;&lt;author&gt;Silva, P.&lt;/author&gt;&lt;author&gt;Zilberman, D.&lt;/author&gt;&lt;/authors&gt;&lt;/contributors&gt;&lt;auth-address&gt;Department of Plant and Microbial Biology, 211 Koshland Hall, University of California, Berkeley, CA 94720, USA.&lt;/auth-address&gt;&lt;titles&gt;&lt;title&gt;Genome-wide evolutionary analysis of eukaryotic DNA methylation&lt;/title&gt;&lt;secondary-title&gt;Science&lt;/secondary-title&gt;&lt;/titles&gt;&lt;periodical&gt;&lt;full-title&gt;Science&lt;/full-title&gt;&lt;/periodical&gt;&lt;pages&gt;916-9&lt;/pages&gt;&lt;volume&gt;328&lt;/volume&gt;&lt;number&gt;5980&lt;/number&gt;&lt;keywords&gt;&lt;keyword&gt;Animals&lt;/keyword&gt;&lt;keyword&gt;*Biological Evolution&lt;/keyword&gt;&lt;keyword&gt;Chlorophyta/genetics&lt;/keyword&gt;&lt;keyword&gt;CpG Islands&lt;/keyword&gt;&lt;keyword&gt;DNA (Cytosine-5-)-Methyltransferases/metabolism&lt;/keyword&gt;&lt;keyword&gt;*DNA Methylation&lt;/keyword&gt;&lt;keyword&gt;DNA Transposable Elements&lt;/keyword&gt;&lt;keyword&gt;Eukaryota/*genetics/metabolism&lt;/keyword&gt;&lt;keyword&gt;Fungi/genetics/metabolism&lt;/keyword&gt;&lt;keyword&gt;Gene Expression Regulation&lt;/keyword&gt;&lt;keyword&gt;*Genome&lt;/keyword&gt;&lt;keyword&gt;*Genome, Fungal&lt;/keyword&gt;&lt;keyword&gt;*Genome, Plant&lt;/keyword&gt;&lt;keyword&gt;Histones/metabolism&lt;/keyword&gt;&lt;keyword&gt;Phylogeny&lt;/keyword&gt;&lt;keyword&gt;Plants/genetics/metabolism&lt;/keyword&gt;&lt;keyword&gt;Promoter Regions, Genetic&lt;/keyword&gt;&lt;keyword&gt;Selection, Genetic&lt;/keyword&gt;&lt;keyword&gt;Transcription, Genetic&lt;/keyword&gt;&lt;/keywords&gt;&lt;dates&gt;&lt;year&gt;2010&lt;/year&gt;&lt;pub-dates&gt;&lt;date&gt;May 14&lt;/date&gt;&lt;/pub-dates&gt;&lt;/dates&gt;&lt;isbn&gt;1095-9203 (Electronic)&amp;#xD;0036-8075 (Linking)&lt;/isbn&gt;&lt;accession-num&gt;20395474&lt;/accession-num&gt;&lt;urls&gt;&lt;related-urls&gt;&lt;url&gt;https://www.ncbi.nlm.nih.gov/pubmed/20395474&lt;/url&gt;&lt;/related-urls&gt;&lt;/urls&gt;&lt;electronic-resource-num&gt;10.1126/science.1186366&lt;/electronic-resource-num&gt;&lt;/record&gt;&lt;/Cite&gt;&lt;/EndNote&gt;</w:instrText>
      </w:r>
      <w:r w:rsidR="005E655F">
        <w:rPr>
          <w:rFonts w:ascii="Times New Roman" w:hAnsi="Times New Roman" w:cs="Times New Roman"/>
          <w:color w:val="000000"/>
          <w:sz w:val="24"/>
          <w:szCs w:val="24"/>
          <w:lang w:val="en-US"/>
        </w:rPr>
        <w:fldChar w:fldCharType="separate"/>
      </w:r>
      <w:r w:rsidR="00105FC0" w:rsidRPr="00105FC0">
        <w:rPr>
          <w:rFonts w:ascii="Times New Roman" w:hAnsi="Times New Roman" w:cs="Times New Roman"/>
          <w:noProof/>
          <w:color w:val="000000"/>
          <w:sz w:val="24"/>
          <w:szCs w:val="24"/>
          <w:vertAlign w:val="superscript"/>
          <w:lang w:val="en-US"/>
        </w:rPr>
        <w:t>48</w:t>
      </w:r>
      <w:r w:rsidR="005E655F">
        <w:rPr>
          <w:rFonts w:ascii="Times New Roman" w:hAnsi="Times New Roman" w:cs="Times New Roman"/>
          <w:color w:val="000000"/>
          <w:sz w:val="24"/>
          <w:szCs w:val="24"/>
          <w:lang w:val="en-US"/>
        </w:rPr>
        <w:fldChar w:fldCharType="end"/>
      </w:r>
      <w:r w:rsidRPr="00061AAC">
        <w:rPr>
          <w:rFonts w:ascii="Times New Roman" w:hAnsi="Times New Roman" w:cs="Times New Roman"/>
          <w:color w:val="000000"/>
          <w:sz w:val="24"/>
          <w:szCs w:val="24"/>
          <w:lang w:val="en-US"/>
        </w:rPr>
        <w:t xml:space="preserve"> implicated in several important biological processes</w:t>
      </w:r>
      <w:r w:rsidR="005E655F">
        <w:rPr>
          <w:rFonts w:ascii="Times New Roman" w:hAnsi="Times New Roman" w:cs="Times New Roman"/>
          <w:color w:val="000000"/>
          <w:sz w:val="24"/>
          <w:szCs w:val="24"/>
          <w:lang w:val="en-US"/>
        </w:rPr>
        <w:fldChar w:fldCharType="begin"/>
      </w:r>
      <w:r w:rsidR="00105FC0">
        <w:rPr>
          <w:rFonts w:ascii="Times New Roman" w:hAnsi="Times New Roman" w:cs="Times New Roman"/>
          <w:color w:val="000000"/>
          <w:sz w:val="24"/>
          <w:szCs w:val="24"/>
          <w:lang w:val="en-US"/>
        </w:rPr>
        <w:instrText xml:space="preserve"> ADDIN EN.CITE &lt;EndNote&gt;&lt;Cite&gt;&lt;Author&gt;Glastad&lt;/Author&gt;&lt;Year&gt;2015&lt;/Year&gt;&lt;RecNum&gt;1334&lt;/RecNum&gt;&lt;DisplayText&gt;&lt;style face="superscript"&gt;49&lt;/style&gt;&lt;/DisplayText&gt;&lt;record&gt;&lt;rec-number&gt;1334&lt;/rec-number&gt;&lt;foreign-keys&gt;&lt;key app="EN" db-id="pzzxezpwdrte22e2fe5vrww72fdtdf2wp5ep" timestamp="1531414270"&gt;1334&lt;/key&gt;&lt;/foreign-keys&gt;&lt;ref-type name="Book Section"&gt;5&lt;/ref-type&gt;&lt;contributors&gt;&lt;authors&gt;&lt;author&gt;Glastad, Karl M.&lt;/author&gt;&lt;author&gt;Chau, Linh M.&lt;/author&gt;&lt;author&gt;Goodisman, Michael A. D.&lt;/author&gt;&lt;/authors&gt;&lt;secondary-authors&gt;&lt;author&gt;Zayed, Amro&lt;/author&gt;&lt;author&gt;Kent, Clement F.&lt;/author&gt;&lt;/secondary-authors&gt;&lt;/contributors&gt;&lt;titles&gt;&lt;title&gt;Epigenetics in Social Insects&lt;/title&gt;&lt;secondary-title&gt;Advances in Insect Physiology&lt;/secondary-title&gt;&lt;/titles&gt;&lt;pages&gt;227-269&lt;/pages&gt;&lt;volume&gt;48&lt;/volume&gt;&lt;keywords&gt;&lt;keyword&gt;Caste&lt;/keyword&gt;&lt;keyword&gt;Chromatin&lt;/keyword&gt;&lt;keyword&gt;DNA methylation&lt;/keyword&gt;&lt;keyword&gt;Epigenetic inheritance&lt;/keyword&gt;&lt;keyword&gt;Eusocial insect&lt;/keyword&gt;&lt;keyword&gt;Gene expression&lt;/keyword&gt;&lt;keyword&gt;Gene regulation&lt;/keyword&gt;&lt;keyword&gt;Histone modifications&lt;/keyword&gt;&lt;keyword&gt;Non-coding RNA&lt;/keyword&gt;&lt;/keywords&gt;&lt;dates&gt;&lt;year&gt;2015&lt;/year&gt;&lt;pub-dates&gt;&lt;date&gt;2015/01/01/&lt;/date&gt;&lt;/pub-dates&gt;&lt;/dates&gt;&lt;publisher&gt;Academic Press&lt;/publisher&gt;&lt;isbn&gt;0065-2806&lt;/isbn&gt;&lt;urls&gt;&lt;related-urls&gt;&lt;url&gt;http://www.sciencedirect.com/science/article/pii/S0065280614000083&lt;/url&gt;&lt;/related-urls&gt;&lt;/urls&gt;&lt;electronic-resource-num&gt;https://doi.org/10.1016/bs.aiip.2014.12.007&lt;/electronic-resource-num&gt;&lt;/record&gt;&lt;/Cite&gt;&lt;/EndNote&gt;</w:instrText>
      </w:r>
      <w:r w:rsidR="005E655F">
        <w:rPr>
          <w:rFonts w:ascii="Times New Roman" w:hAnsi="Times New Roman" w:cs="Times New Roman"/>
          <w:color w:val="000000"/>
          <w:sz w:val="24"/>
          <w:szCs w:val="24"/>
          <w:lang w:val="en-US"/>
        </w:rPr>
        <w:fldChar w:fldCharType="separate"/>
      </w:r>
      <w:r w:rsidR="00105FC0" w:rsidRPr="00105FC0">
        <w:rPr>
          <w:rFonts w:ascii="Times New Roman" w:hAnsi="Times New Roman" w:cs="Times New Roman"/>
          <w:noProof/>
          <w:color w:val="000000"/>
          <w:sz w:val="24"/>
          <w:szCs w:val="24"/>
          <w:vertAlign w:val="superscript"/>
          <w:lang w:val="en-US"/>
        </w:rPr>
        <w:t>49</w:t>
      </w:r>
      <w:r w:rsidR="005E655F">
        <w:rPr>
          <w:rFonts w:ascii="Times New Roman" w:hAnsi="Times New Roman" w:cs="Times New Roman"/>
          <w:color w:val="000000"/>
          <w:sz w:val="24"/>
          <w:szCs w:val="24"/>
          <w:lang w:val="en-US"/>
        </w:rPr>
        <w:fldChar w:fldCharType="end"/>
      </w:r>
      <w:r w:rsidRPr="00061AAC">
        <w:rPr>
          <w:rFonts w:ascii="Times New Roman" w:hAnsi="Times New Roman" w:cs="Times New Roman"/>
          <w:color w:val="000000"/>
          <w:sz w:val="24"/>
          <w:szCs w:val="24"/>
          <w:lang w:val="en-US"/>
        </w:rPr>
        <w:t xml:space="preserve">. However, the function of DNA methylation in </w:t>
      </w:r>
      <w:r>
        <w:rPr>
          <w:rFonts w:ascii="Times New Roman" w:hAnsi="Times New Roman" w:cs="Times New Roman"/>
          <w:color w:val="000000"/>
          <w:sz w:val="24"/>
          <w:szCs w:val="24"/>
          <w:lang w:val="en-US"/>
        </w:rPr>
        <w:t>arthropods</w:t>
      </w:r>
      <w:r w:rsidRPr="00061AAC">
        <w:rPr>
          <w:rFonts w:ascii="Times New Roman" w:hAnsi="Times New Roman" w:cs="Times New Roman"/>
          <w:color w:val="000000"/>
          <w:sz w:val="24"/>
          <w:szCs w:val="24"/>
          <w:lang w:val="en-US"/>
        </w:rPr>
        <w:t xml:space="preserve"> remains unclear. We analyzed the genomes of </w:t>
      </w:r>
      <w:r>
        <w:rPr>
          <w:rFonts w:ascii="Times New Roman" w:hAnsi="Times New Roman" w:cs="Times New Roman"/>
          <w:color w:val="000000"/>
          <w:sz w:val="24"/>
          <w:szCs w:val="24"/>
          <w:lang w:val="en-US"/>
        </w:rPr>
        <w:t xml:space="preserve">76 </w:t>
      </w:r>
      <w:r w:rsidRPr="00061AAC">
        <w:rPr>
          <w:rFonts w:ascii="Times New Roman" w:hAnsi="Times New Roman" w:cs="Times New Roman"/>
          <w:color w:val="000000"/>
          <w:sz w:val="24"/>
          <w:szCs w:val="24"/>
          <w:lang w:val="en-US"/>
        </w:rPr>
        <w:t xml:space="preserve">species of arthropods in order to understand the evolution of DNA methylation. </w:t>
      </w:r>
    </w:p>
    <w:p w14:paraId="1F61803E" w14:textId="07C61972" w:rsidR="00754832" w:rsidRPr="00061AAC" w:rsidRDefault="00754832" w:rsidP="00E569EF">
      <w:pPr>
        <w:spacing w:after="200"/>
        <w:ind w:firstLine="720"/>
        <w:rPr>
          <w:rFonts w:ascii="Times New Roman" w:hAnsi="Times New Roman" w:cs="Times New Roman"/>
          <w:color w:val="000000"/>
          <w:sz w:val="24"/>
          <w:szCs w:val="24"/>
          <w:lang w:val="en-US"/>
        </w:rPr>
      </w:pPr>
      <w:r w:rsidRPr="00754832">
        <w:rPr>
          <w:rFonts w:ascii="Times New Roman" w:hAnsi="Times New Roman" w:cs="Times New Roman"/>
          <w:color w:val="000000"/>
          <w:sz w:val="24"/>
          <w:szCs w:val="24"/>
          <w:lang w:val="en-US"/>
        </w:rPr>
        <w:t xml:space="preserve">We queried the genomes to determine copy number of the two putative DNA methyltransferases, DNMT1 and DNMT3, as well as the DNA-methylation-associated genes MBD2 and UHRF1. Gene existence was evaluated by using phylogenetically distributed animal orthologs to query each species’ gene set and genome. We first scanned all the translated coding sequences using </w:t>
      </w:r>
      <w:proofErr w:type="spellStart"/>
      <w:r w:rsidRPr="00754832">
        <w:rPr>
          <w:rFonts w:ascii="Times New Roman" w:hAnsi="Times New Roman" w:cs="Times New Roman"/>
          <w:color w:val="000000"/>
          <w:sz w:val="24"/>
          <w:szCs w:val="24"/>
          <w:lang w:val="en-US"/>
        </w:rPr>
        <w:t>blastp</w:t>
      </w:r>
      <w:proofErr w:type="spellEnd"/>
      <w:r w:rsidRPr="00754832">
        <w:rPr>
          <w:rFonts w:ascii="Times New Roman" w:hAnsi="Times New Roman" w:cs="Times New Roman"/>
          <w:color w:val="000000"/>
          <w:sz w:val="24"/>
          <w:szCs w:val="24"/>
          <w:lang w:val="en-US"/>
        </w:rPr>
        <w:t xml:space="preserve"> with a cutoff of 1e-20.  In order to avoid counting fragmented models of the same gene twice, we merged nonoverlapping significant hits. We then scanned the genomes of each species using the same representative orthologs using </w:t>
      </w:r>
      <w:proofErr w:type="spellStart"/>
      <w:r w:rsidRPr="00754832">
        <w:rPr>
          <w:rFonts w:ascii="Times New Roman" w:hAnsi="Times New Roman" w:cs="Times New Roman"/>
          <w:color w:val="000000"/>
          <w:sz w:val="24"/>
          <w:szCs w:val="24"/>
          <w:lang w:val="en-US"/>
        </w:rPr>
        <w:t>tblastn</w:t>
      </w:r>
      <w:proofErr w:type="spellEnd"/>
      <w:r w:rsidRPr="00754832">
        <w:rPr>
          <w:rFonts w:ascii="Times New Roman" w:hAnsi="Times New Roman" w:cs="Times New Roman"/>
          <w:color w:val="000000"/>
          <w:sz w:val="24"/>
          <w:szCs w:val="24"/>
          <w:lang w:val="en-US"/>
        </w:rPr>
        <w:t xml:space="preserve"> and an initial e-value cutoff of &lt; 1e-5. We merged adjacent hits (those without a gene model between them on the same strand) from the same scaffold that did not overlap in their identity to our query orthologs, taking the lowest e-value as the “gene-level” e-value. We then added up the number of amino acids with matches across all such hits and filtered these composite genes by requiring that the composite gene had an e-value &lt; 1e-10 and had at least 150 matched amino acids across the whole gene. Finally, we compared the copy counts from the coding sequence scan to those from the genome scan, and manually inspected all those that did not match between the two to arrive at our final estimated gene copy number.</w:t>
      </w:r>
    </w:p>
    <w:p w14:paraId="50D96072" w14:textId="535638E3" w:rsidR="00E569EF" w:rsidRPr="00DF7326" w:rsidRDefault="00E569EF" w:rsidP="00E569EF">
      <w:pPr>
        <w:spacing w:after="200"/>
        <w:ind w:firstLine="720"/>
        <w:rPr>
          <w:rFonts w:ascii="Times" w:hAnsi="Times" w:cs="Times"/>
          <w:color w:val="000000"/>
          <w:sz w:val="24"/>
          <w:szCs w:val="24"/>
          <w:lang w:val="en-US"/>
        </w:rPr>
      </w:pPr>
      <w:r w:rsidRPr="00061AAC">
        <w:rPr>
          <w:rFonts w:ascii="Times New Roman" w:hAnsi="Times New Roman" w:cs="Times New Roman"/>
          <w:color w:val="000000"/>
          <w:sz w:val="24"/>
          <w:szCs w:val="24"/>
          <w:lang w:val="en-US"/>
        </w:rPr>
        <w:t xml:space="preserve">We </w:t>
      </w:r>
      <w:r>
        <w:rPr>
          <w:rFonts w:ascii="Times New Roman" w:hAnsi="Times New Roman" w:cs="Times New Roman"/>
          <w:color w:val="000000"/>
          <w:sz w:val="24"/>
          <w:szCs w:val="24"/>
          <w:lang w:val="en-US"/>
        </w:rPr>
        <w:t>then</w:t>
      </w:r>
      <w:r w:rsidRPr="00061AAC">
        <w:rPr>
          <w:rFonts w:ascii="Times New Roman" w:hAnsi="Times New Roman" w:cs="Times New Roman"/>
          <w:color w:val="000000"/>
          <w:sz w:val="24"/>
          <w:szCs w:val="24"/>
          <w:lang w:val="en-US"/>
        </w:rPr>
        <w:t xml:space="preserve"> analyzed patterns of CpG dinucleotide depletion in the genomes in order to investigate putative patterns of</w:t>
      </w:r>
      <w:r>
        <w:rPr>
          <w:rFonts w:ascii="Times New Roman" w:hAnsi="Times New Roman" w:cs="Times New Roman"/>
          <w:color w:val="000000"/>
          <w:sz w:val="24"/>
          <w:szCs w:val="24"/>
          <w:lang w:val="en-US"/>
        </w:rPr>
        <w:t xml:space="preserve"> CpG</w:t>
      </w:r>
      <w:r w:rsidRPr="00061AAC">
        <w:rPr>
          <w:rFonts w:ascii="Times New Roman" w:hAnsi="Times New Roman" w:cs="Times New Roman"/>
          <w:color w:val="000000"/>
          <w:sz w:val="24"/>
          <w:szCs w:val="24"/>
          <w:lang w:val="en-US"/>
        </w:rPr>
        <w:t xml:space="preserve"> DNA methylation. In principle, if a genomic feature is methylated, then the observed frequency of CpG dinucleotides should be lower than that expected based on frequency of C and G nucleotides</w:t>
      </w:r>
      <w:r>
        <w:rPr>
          <w:rFonts w:ascii="Times New Roman" w:hAnsi="Times New Roman" w:cs="Times New Roman"/>
          <w:color w:val="000000"/>
          <w:sz w:val="24"/>
          <w:szCs w:val="24"/>
          <w:lang w:val="en-US"/>
        </w:rPr>
        <w:t xml:space="preserve"> due to an increased rate of mutation from methylated C’s to T</w:t>
      </w:r>
      <w:r w:rsidRPr="00061AAC">
        <w:rPr>
          <w:rFonts w:ascii="Times New Roman" w:hAnsi="Times New Roman" w:cs="Times New Roman"/>
          <w:color w:val="000000"/>
          <w:sz w:val="24"/>
          <w:szCs w:val="24"/>
          <w:lang w:val="en-US"/>
        </w:rPr>
        <w:t xml:space="preserve"> (</w:t>
      </w:r>
      <w:r w:rsidRPr="00DA186A">
        <w:rPr>
          <w:rFonts w:ascii="Times New Roman" w:hAnsi="Times New Roman" w:cs="Times New Roman"/>
          <w:i/>
          <w:color w:val="000000"/>
          <w:sz w:val="24"/>
          <w:szCs w:val="24"/>
          <w:lang w:val="en-US"/>
        </w:rPr>
        <w:t>i.e.</w:t>
      </w:r>
      <w:r w:rsidRPr="00061AAC">
        <w:rPr>
          <w:rFonts w:ascii="Times New Roman" w:hAnsi="Times New Roman" w:cs="Times New Roman"/>
          <w:color w:val="000000"/>
          <w:sz w:val="24"/>
          <w:szCs w:val="24"/>
          <w:lang w:val="en-US"/>
        </w:rPr>
        <w:t>, CpG o/e will be less than 1.0). However, if a genomic feature is un</w:t>
      </w:r>
      <w:r>
        <w:rPr>
          <w:rFonts w:ascii="Times New Roman" w:hAnsi="Times New Roman" w:cs="Times New Roman"/>
          <w:color w:val="000000"/>
          <w:sz w:val="24"/>
          <w:szCs w:val="24"/>
          <w:lang w:val="en-US"/>
        </w:rPr>
        <w:t>-</w:t>
      </w:r>
      <w:r w:rsidRPr="00061AAC">
        <w:rPr>
          <w:rFonts w:ascii="Times New Roman" w:hAnsi="Times New Roman" w:cs="Times New Roman"/>
          <w:color w:val="000000"/>
          <w:sz w:val="24"/>
          <w:szCs w:val="24"/>
          <w:lang w:val="en-US"/>
        </w:rPr>
        <w:t xml:space="preserve">methylated </w:t>
      </w:r>
      <w:r w:rsidR="008276DA">
        <w:rPr>
          <w:rFonts w:ascii="Times New Roman" w:hAnsi="Times New Roman" w:cs="Times New Roman"/>
          <w:color w:val="000000"/>
          <w:sz w:val="24"/>
          <w:szCs w:val="24"/>
          <w:lang w:val="en-US"/>
        </w:rPr>
        <w:t>then</w:t>
      </w:r>
      <w:r w:rsidRPr="00061AAC">
        <w:rPr>
          <w:rFonts w:ascii="Times New Roman" w:hAnsi="Times New Roman" w:cs="Times New Roman"/>
          <w:color w:val="000000"/>
          <w:sz w:val="24"/>
          <w:szCs w:val="24"/>
          <w:lang w:val="en-US"/>
        </w:rPr>
        <w:t xml:space="preserve"> the observed frequency of CpG dinucleotides should equal that expected (</w:t>
      </w:r>
      <w:r w:rsidRPr="00DA186A">
        <w:rPr>
          <w:rFonts w:ascii="Times New Roman" w:hAnsi="Times New Roman" w:cs="Times New Roman"/>
          <w:i/>
          <w:color w:val="000000"/>
          <w:sz w:val="24"/>
          <w:szCs w:val="24"/>
          <w:lang w:val="en-US"/>
        </w:rPr>
        <w:t>i.e.</w:t>
      </w:r>
      <w:r w:rsidRPr="00061AAC">
        <w:rPr>
          <w:rFonts w:ascii="Times New Roman" w:hAnsi="Times New Roman" w:cs="Times New Roman"/>
          <w:color w:val="000000"/>
          <w:sz w:val="24"/>
          <w:szCs w:val="24"/>
          <w:lang w:val="en-US"/>
        </w:rPr>
        <w:t xml:space="preserve">, CpG o/e will equal 1.0). </w:t>
      </w:r>
      <w:r>
        <w:rPr>
          <w:rFonts w:ascii="Times New Roman" w:eastAsia="Times New Roman" w:hAnsi="Times New Roman" w:cs="Times New Roman"/>
          <w:sz w:val="24"/>
          <w:szCs w:val="24"/>
        </w:rPr>
        <w:t xml:space="preserve">As described in </w:t>
      </w:r>
      <w:proofErr w:type="spellStart"/>
      <w:r>
        <w:rPr>
          <w:rFonts w:ascii="Times New Roman" w:eastAsia="Times New Roman" w:hAnsi="Times New Roman" w:cs="Times New Roman"/>
          <w:sz w:val="24"/>
          <w:szCs w:val="24"/>
        </w:rPr>
        <w:t>Simola</w:t>
      </w:r>
      <w:proofErr w:type="spellEnd"/>
      <w:r>
        <w:rPr>
          <w:rFonts w:ascii="Times New Roman" w:eastAsia="Times New Roman" w:hAnsi="Times New Roman" w:cs="Times New Roman"/>
          <w:sz w:val="24"/>
          <w:szCs w:val="24"/>
        </w:rPr>
        <w:t xml:space="preserve"> et al</w:t>
      </w:r>
      <w:r w:rsidR="005E655F">
        <w:rPr>
          <w:rFonts w:ascii="Times New Roman" w:eastAsia="Times New Roman" w:hAnsi="Times New Roman" w:cs="Times New Roman"/>
          <w:sz w:val="24"/>
          <w:szCs w:val="24"/>
        </w:rPr>
        <w:fldChar w:fldCharType="begin">
          <w:fldData xml:space="preserve">PEVuZE5vdGU+PENpdGU+PEF1dGhvcj5TaW1vbGE8L0F1dGhvcj48WWVhcj4yMDEzPC9ZZWFyPjxS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</w:fldData>
        </w:fldChar>
      </w:r>
      <w:r w:rsidR="00105FC0">
        <w:rPr>
          <w:rFonts w:ascii="Times New Roman" w:eastAsia="Times New Roman" w:hAnsi="Times New Roman" w:cs="Times New Roman"/>
          <w:sz w:val="24"/>
          <w:szCs w:val="24"/>
        </w:rPr>
        <w:instrText xml:space="preserve"> ADDIN EN.CITE </w:instrText>
      </w:r>
      <w:r w:rsidR="00105FC0">
        <w:rPr>
          <w:rFonts w:ascii="Times New Roman" w:eastAsia="Times New Roman" w:hAnsi="Times New Roman" w:cs="Times New Roman"/>
          <w:sz w:val="24"/>
          <w:szCs w:val="24"/>
        </w:rPr>
        <w:fldChar w:fldCharType="begin">
          <w:fldData xml:space="preserve">PEVuZE5vdGU+PENpdGU+PEF1dGhvcj5TaW1vbGE8L0F1dGhvcj48WWVhcj4yMDEzPC9ZZWFyPjxS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</w:fldData>
        </w:fldChar>
      </w:r>
      <w:r w:rsidR="00105FC0">
        <w:rPr>
          <w:rFonts w:ascii="Times New Roman" w:eastAsia="Times New Roman" w:hAnsi="Times New Roman" w:cs="Times New Roman"/>
          <w:sz w:val="24"/>
          <w:szCs w:val="24"/>
        </w:rPr>
        <w:instrText xml:space="preserve"> ADDIN EN.CITE.DATA </w:instrText>
      </w:r>
      <w:r w:rsidR="00105FC0">
        <w:rPr>
          <w:rFonts w:ascii="Times New Roman" w:eastAsia="Times New Roman" w:hAnsi="Times New Roman" w:cs="Times New Roman"/>
          <w:sz w:val="24"/>
          <w:szCs w:val="24"/>
        </w:rPr>
      </w:r>
      <w:r w:rsidR="00105FC0">
        <w:rPr>
          <w:rFonts w:ascii="Times New Roman" w:eastAsia="Times New Roman" w:hAnsi="Times New Roman" w:cs="Times New Roman"/>
          <w:sz w:val="24"/>
          <w:szCs w:val="24"/>
        </w:rPr>
        <w:fldChar w:fldCharType="end"/>
      </w:r>
      <w:r w:rsidR="005E655F">
        <w:rPr>
          <w:rFonts w:ascii="Times New Roman" w:eastAsia="Times New Roman" w:hAnsi="Times New Roman" w:cs="Times New Roman"/>
          <w:sz w:val="24"/>
          <w:szCs w:val="24"/>
        </w:rPr>
      </w:r>
      <w:r w:rsidR="005E655F">
        <w:rPr>
          <w:rFonts w:ascii="Times New Roman" w:eastAsia="Times New Roman" w:hAnsi="Times New Roman" w:cs="Times New Roman"/>
          <w:sz w:val="24"/>
          <w:szCs w:val="24"/>
        </w:rPr>
        <w:fldChar w:fldCharType="separate"/>
      </w:r>
      <w:r w:rsidR="00105FC0" w:rsidRPr="00105FC0">
        <w:rPr>
          <w:rFonts w:ascii="Times New Roman" w:eastAsia="Times New Roman" w:hAnsi="Times New Roman" w:cs="Times New Roman"/>
          <w:noProof/>
          <w:sz w:val="24"/>
          <w:szCs w:val="24"/>
          <w:vertAlign w:val="superscript"/>
        </w:rPr>
        <w:t>50</w:t>
      </w:r>
      <w:r w:rsidR="005E655F">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Pr>
          <w:rFonts w:ascii="Times New Roman" w:hAnsi="Times New Roman" w:cs="Times New Roman"/>
          <w:color w:val="000000"/>
          <w:sz w:val="24"/>
          <w:szCs w:val="24"/>
          <w:lang w:val="en-US"/>
        </w:rPr>
        <w:t>n</w:t>
      </w:r>
      <w:r w:rsidRPr="00011CC6">
        <w:rPr>
          <w:rFonts w:ascii="Times New Roman" w:hAnsi="Times New Roman" w:cs="Times New Roman"/>
          <w:color w:val="000000"/>
          <w:sz w:val="24"/>
          <w:szCs w:val="24"/>
          <w:lang w:val="en-US"/>
        </w:rPr>
        <w:t xml:space="preserve">ormalized CpG dinucleotide content was calculated </w:t>
      </w:r>
      <w:r>
        <w:rPr>
          <w:rFonts w:ascii="Times New Roman" w:hAnsi="Times New Roman" w:cs="Times New Roman"/>
          <w:color w:val="000000"/>
          <w:sz w:val="24"/>
          <w:szCs w:val="24"/>
          <w:lang w:val="en-US"/>
        </w:rPr>
        <w:t xml:space="preserve">as </w:t>
      </w:r>
      <w:r w:rsidRPr="00061AAC">
        <w:rPr>
          <w:rFonts w:ascii="Times New Roman" w:hAnsi="Times New Roman" w:cs="Times New Roman"/>
          <w:color w:val="000000"/>
          <w:sz w:val="24"/>
          <w:szCs w:val="24"/>
          <w:lang w:val="en-US"/>
        </w:rPr>
        <w:t xml:space="preserve">CpG o/e </w:t>
      </w:r>
      <w:r>
        <w:rPr>
          <w:rFonts w:ascii="Times New Roman" w:hAnsi="Times New Roman" w:cs="Times New Roman"/>
          <w:color w:val="000000"/>
          <w:sz w:val="24"/>
          <w:szCs w:val="24"/>
          <w:lang w:val="en-US"/>
        </w:rPr>
        <w:t>= (length</w:t>
      </w:r>
      <w:r w:rsidRPr="004577E4">
        <w:rPr>
          <w:rFonts w:ascii="Times New Roman" w:hAnsi="Times New Roman" w:cs="Times New Roman"/>
          <w:color w:val="000000"/>
          <w:sz w:val="24"/>
          <w:szCs w:val="24"/>
          <w:vertAlign w:val="superscript"/>
          <w:lang w:val="en-US"/>
        </w:rPr>
        <w:t>2</w:t>
      </w:r>
      <w:r>
        <w:rPr>
          <w:rFonts w:ascii="Times New Roman" w:hAnsi="Times New Roman" w:cs="Times New Roman"/>
          <w:color w:val="000000"/>
          <w:sz w:val="24"/>
          <w:szCs w:val="24"/>
          <w:lang w:val="en-US"/>
        </w:rPr>
        <w:t>/length)*(CpG count/(C count * G count))</w:t>
      </w:r>
      <w:r>
        <w:rPr>
          <w:rFonts w:ascii="Times" w:hAnsi="Times" w:cs="Times"/>
          <w:color w:val="000000"/>
          <w:sz w:val="24"/>
          <w:szCs w:val="24"/>
          <w:lang w:val="en-US"/>
        </w:rPr>
        <w:t xml:space="preserve">.  </w:t>
      </w:r>
    </w:p>
    <w:p w14:paraId="7F98C6AA" w14:textId="427A8199" w:rsidR="00CF0C48" w:rsidRDefault="00CF0C48" w:rsidP="00E569EF">
      <w:pPr>
        <w:spacing w:after="200"/>
        <w:ind w:firstLine="720"/>
        <w:rPr>
          <w:rFonts w:ascii="Times New Roman" w:hAnsi="Times New Roman" w:cs="Times New Roman"/>
          <w:color w:val="000000"/>
          <w:sz w:val="24"/>
          <w:szCs w:val="24"/>
          <w:lang w:val="en-US"/>
        </w:rPr>
      </w:pPr>
      <w:r w:rsidRPr="00CF0C48">
        <w:rPr>
          <w:rFonts w:ascii="Times New Roman" w:hAnsi="Times New Roman" w:cs="Times New Roman"/>
          <w:color w:val="000000"/>
          <w:sz w:val="24"/>
          <w:szCs w:val="24"/>
          <w:lang w:val="en-US"/>
        </w:rPr>
        <w:t xml:space="preserve">We find that the molecular machinery putatively involved in DNA methylation shows a patchy distribution among the arthropods. A putative DNMT1 ortholog was identified in the majority of </w:t>
      </w:r>
      <w:r w:rsidRPr="00443B93">
        <w:rPr>
          <w:rFonts w:ascii="Times New Roman" w:hAnsi="Times New Roman" w:cs="Times New Roman"/>
          <w:color w:val="000000"/>
          <w:sz w:val="24"/>
          <w:szCs w:val="24"/>
          <w:lang w:val="en-US"/>
        </w:rPr>
        <w:t>taxa examined (</w:t>
      </w:r>
      <w:r w:rsidR="00D92C52">
        <w:rPr>
          <w:rFonts w:ascii="Times New Roman" w:eastAsia="Times New Roman" w:hAnsi="Times New Roman" w:cs="Times New Roman"/>
          <w:sz w:val="24"/>
          <w:szCs w:val="24"/>
        </w:rPr>
        <w:t xml:space="preserve">Additional file 2: </w:t>
      </w:r>
      <w:r w:rsidRPr="00443B93">
        <w:rPr>
          <w:rFonts w:ascii="Times New Roman" w:hAnsi="Times New Roman" w:cs="Times New Roman"/>
          <w:color w:val="000000"/>
          <w:sz w:val="24"/>
          <w:szCs w:val="24"/>
          <w:lang w:val="en-US"/>
        </w:rPr>
        <w:t>Fig. S</w:t>
      </w:r>
      <w:r w:rsidR="00D92C52">
        <w:rPr>
          <w:rFonts w:ascii="Times New Roman" w:hAnsi="Times New Roman" w:cs="Times New Roman"/>
          <w:color w:val="000000"/>
          <w:sz w:val="24"/>
          <w:szCs w:val="24"/>
          <w:lang w:val="en-US"/>
        </w:rPr>
        <w:t>4</w:t>
      </w:r>
      <w:r w:rsidRPr="00443B93">
        <w:rPr>
          <w:rFonts w:ascii="Times New Roman" w:hAnsi="Times New Roman" w:cs="Times New Roman"/>
          <w:color w:val="000000"/>
          <w:sz w:val="24"/>
          <w:szCs w:val="24"/>
          <w:lang w:val="en-US"/>
        </w:rPr>
        <w:t>). However</w:t>
      </w:r>
      <w:r w:rsidRPr="00CF0C48">
        <w:rPr>
          <w:rFonts w:ascii="Times New Roman" w:hAnsi="Times New Roman" w:cs="Times New Roman"/>
          <w:color w:val="000000"/>
          <w:sz w:val="24"/>
          <w:szCs w:val="24"/>
          <w:lang w:val="en-US"/>
        </w:rPr>
        <w:t xml:space="preserve">, DNMT1 is not present in the Diptera. DNMT3 seems to be less well-conserved and could not be confidently identified in several of the </w:t>
      </w:r>
      <w:proofErr w:type="spellStart"/>
      <w:r w:rsidRPr="00CF0C48">
        <w:rPr>
          <w:rFonts w:ascii="Times New Roman" w:hAnsi="Times New Roman" w:cs="Times New Roman"/>
          <w:color w:val="000000"/>
          <w:sz w:val="24"/>
          <w:szCs w:val="24"/>
          <w:lang w:val="en-US"/>
        </w:rPr>
        <w:t>Holometabola</w:t>
      </w:r>
      <w:proofErr w:type="spellEnd"/>
      <w:r w:rsidRPr="00CF0C48">
        <w:rPr>
          <w:rFonts w:ascii="Times New Roman" w:hAnsi="Times New Roman" w:cs="Times New Roman"/>
          <w:color w:val="000000"/>
          <w:sz w:val="24"/>
          <w:szCs w:val="24"/>
          <w:lang w:val="en-US"/>
        </w:rPr>
        <w:t>. For example, DNMT3 is apparently not found in the Diptera, Lepidoptera, and many, but not all, Coleoptera. DNMT3 identity was also less well conserved in the non-insect arthropods analyzed in this study</w:t>
      </w:r>
      <w:r>
        <w:rPr>
          <w:rFonts w:ascii="Times New Roman" w:hAnsi="Times New Roman" w:cs="Times New Roman"/>
          <w:color w:val="000000"/>
          <w:sz w:val="24"/>
          <w:szCs w:val="24"/>
          <w:lang w:val="en-US"/>
        </w:rPr>
        <w:fldChar w:fldCharType="begin"/>
      </w:r>
      <w:r w:rsidR="00105FC0">
        <w:rPr>
          <w:rFonts w:ascii="Times New Roman" w:hAnsi="Times New Roman" w:cs="Times New Roman"/>
          <w:color w:val="000000"/>
          <w:sz w:val="24"/>
          <w:szCs w:val="24"/>
          <w:lang w:val="en-US"/>
        </w:rPr>
        <w:instrText xml:space="preserve"> ADDIN EN.CITE &lt;EndNote&gt;&lt;Cite&gt;&lt;Author&gt;Provataris&lt;/Author&gt;&lt;Year&gt;2018&lt;/Year&gt;&lt;RecNum&gt;1327&lt;/RecNum&gt;&lt;DisplayText&gt;&lt;style face="superscript"&gt;51&lt;/style&gt;&lt;/DisplayText&gt;&lt;record&gt;&lt;rec-number&gt;1327&lt;/rec-number&gt;&lt;foreign-keys&gt;&lt;key app="EN" db-id="pzzxezpwdrte22e2fe5vrww72fdtdf2wp5ep" timestamp="1530823266"&gt;1327&lt;/key&gt;&lt;/foreign-keys&gt;&lt;ref-type name="Journal Article"&gt;17&lt;/ref-type&gt;&lt;contributors&gt;&lt;authors&gt;&lt;author&gt;Provataris, P.&lt;/author&gt;&lt;author&gt;Meusemann, K.&lt;/author&gt;&lt;author&gt;Niehuis, O.&lt;/author&gt;&lt;author&gt;Grath, S.&lt;/author&gt;&lt;author&gt;Misof, B.&lt;/author&gt;&lt;/authors&gt;&lt;/contributors&gt;&lt;auth-address&gt;Center for Molecular Biodiversity Research, Zoological Research Museum Alexander Koenig, Bonn, Germany.&amp;#xD;Evolutionary Biology and Ecology, Institute of Biology I (Zoology), Albert Ludwig University Freiburg, Freiburg (Brsg.), Germany.&amp;#xD;Australian National Insect Collection, CSIRO National Research Collections Australia, Acton, Australian Capital Territory, Australia.&amp;#xD;Division of Evolutionary Biology, Faculty of Biology, Ludwig-Maximilians-Universitat Munchen, Planegg, Germany.&lt;/auth-address&gt;&lt;titles&gt;&lt;title&gt;Signatures of DNA Methylation across Insects Suggest Reduced DNA Methylation Levels in Holometabola&lt;/title&gt;&lt;secondary-title&gt;Genome Biol Evol&lt;/secondary-title&gt;&lt;/titles&gt;&lt;periodical&gt;&lt;full-title&gt;Genome Biol Evol&lt;/full-title&gt;&lt;abbr-1&gt;Genome biology and evolution&lt;/abbr-1&gt;&lt;/periodical&gt;&lt;pages&gt;1185-1197&lt;/pages&gt;&lt;volume&gt;10&lt;/volume&gt;&lt;number&gt;4&lt;/number&gt;&lt;dates&gt;&lt;year&gt;2018&lt;/year&gt;&lt;pub-dates&gt;&lt;date&gt;Apr 1&lt;/date&gt;&lt;/pub-dates&gt;&lt;/dates&gt;&lt;isbn&gt;1759-6653 (Electronic)&amp;#xD;1759-6653 (Linking)&lt;/isbn&gt;&lt;accession-num&gt;29697817&lt;/accession-num&gt;&lt;urls&gt;&lt;related-urls&gt;&lt;url&gt;https://www.ncbi.nlm.nih.gov/pubmed/29697817&lt;/url&gt;&lt;url&gt;https://www.ncbi.nlm.nih.gov/pmc/articles/PMC5915941/pdf/evy066.pdf&lt;/url&gt;&lt;/related-urls&gt;&lt;/urls&gt;&lt;custom2&gt;PMC5915941&lt;/custom2&gt;&lt;electronic-resource-num&gt;10.1093/gbe/evy066&lt;/electronic-resource-num&gt;&lt;/record&gt;&lt;/Cite&gt;&lt;/EndNote&gt;</w:instrText>
      </w:r>
      <w:r>
        <w:rPr>
          <w:rFonts w:ascii="Times New Roman" w:hAnsi="Times New Roman" w:cs="Times New Roman"/>
          <w:color w:val="000000"/>
          <w:sz w:val="24"/>
          <w:szCs w:val="24"/>
          <w:lang w:val="en-US"/>
        </w:rPr>
        <w:fldChar w:fldCharType="separate"/>
      </w:r>
      <w:r w:rsidR="00105FC0" w:rsidRPr="00105FC0">
        <w:rPr>
          <w:rFonts w:ascii="Times New Roman" w:hAnsi="Times New Roman" w:cs="Times New Roman"/>
          <w:noProof/>
          <w:color w:val="000000"/>
          <w:sz w:val="24"/>
          <w:szCs w:val="24"/>
          <w:vertAlign w:val="superscript"/>
          <w:lang w:val="en-US"/>
        </w:rPr>
        <w:t>51</w:t>
      </w:r>
      <w:r>
        <w:rPr>
          <w:rFonts w:ascii="Times New Roman" w:hAnsi="Times New Roman" w:cs="Times New Roman"/>
          <w:color w:val="000000"/>
          <w:sz w:val="24"/>
          <w:szCs w:val="24"/>
          <w:lang w:val="en-US"/>
        </w:rPr>
        <w:fldChar w:fldCharType="end"/>
      </w:r>
      <w:r w:rsidRPr="00CF0C48">
        <w:rPr>
          <w:rFonts w:ascii="Times New Roman" w:hAnsi="Times New Roman" w:cs="Times New Roman"/>
          <w:color w:val="000000"/>
          <w:sz w:val="24"/>
          <w:szCs w:val="24"/>
          <w:lang w:val="en-US"/>
        </w:rPr>
        <w:t xml:space="preserve">. Interestingly, many taxa exhibited strong </w:t>
      </w:r>
      <w:r w:rsidRPr="00CF0C48">
        <w:rPr>
          <w:rFonts w:ascii="Times New Roman" w:hAnsi="Times New Roman" w:cs="Times New Roman"/>
          <w:color w:val="000000"/>
          <w:sz w:val="24"/>
          <w:szCs w:val="24"/>
          <w:lang w:val="en-US"/>
        </w:rPr>
        <w:lastRenderedPageBreak/>
        <w:t xml:space="preserve">evidence of genomic methylation (i.e., strongly bimodal CpG o/e distribution, distinct high- and low-CpG o/e profiles across genes, </w:t>
      </w:r>
      <w:r w:rsidR="00443B93" w:rsidRPr="00CF0C48">
        <w:rPr>
          <w:rFonts w:ascii="Times New Roman" w:hAnsi="Times New Roman" w:cs="Times New Roman"/>
          <w:color w:val="000000"/>
          <w:sz w:val="24"/>
          <w:szCs w:val="24"/>
          <w:lang w:val="en-US"/>
        </w:rPr>
        <w:t>etc.</w:t>
      </w:r>
      <w:r w:rsidRPr="00CF0C48">
        <w:rPr>
          <w:rFonts w:ascii="Times New Roman" w:hAnsi="Times New Roman" w:cs="Times New Roman"/>
          <w:color w:val="000000"/>
          <w:sz w:val="24"/>
          <w:szCs w:val="24"/>
          <w:lang w:val="en-US"/>
        </w:rPr>
        <w:t xml:space="preserve">), despite the apparent loss of DNMT3. This may indicate that DNMT3 is a less fundamental component of the insect DNA methylation toolkit than previously assumed. The presence of UHRF1 generally coincided with the presence of DNMT1, as expected given the function of the Uhrf1 in recruiting Dnmt1 in cells. In contrast, MBD2 appears to be present in most arthropod taxa, which is not surprising given that Mbd2 is thought to have functions beyond those associated with DNA methylation. Thus, overall, there appear to be several independent losses of DNA methylation machinery with associated changes in genic patterns and levels of CpG depletion across arthropods (e.g. MOCCI -- mites, LREC – chelicerates, PVEN -- </w:t>
      </w:r>
      <w:proofErr w:type="spellStart"/>
      <w:r w:rsidRPr="00CF0C48">
        <w:rPr>
          <w:rFonts w:ascii="Times New Roman" w:hAnsi="Times New Roman" w:cs="Times New Roman"/>
          <w:color w:val="000000"/>
          <w:sz w:val="24"/>
          <w:szCs w:val="24"/>
          <w:lang w:val="en-US"/>
        </w:rPr>
        <w:t>psylid</w:t>
      </w:r>
      <w:proofErr w:type="spellEnd"/>
      <w:r w:rsidRPr="00CF0C48">
        <w:rPr>
          <w:rFonts w:ascii="Times New Roman" w:hAnsi="Times New Roman" w:cs="Times New Roman"/>
          <w:color w:val="000000"/>
          <w:sz w:val="24"/>
          <w:szCs w:val="24"/>
          <w:lang w:val="en-US"/>
        </w:rPr>
        <w:t>, DPOND – beetle), and the presence of the DNMT3 genes is surprisingly variable.</w:t>
      </w:r>
    </w:p>
    <w:p w14:paraId="7BF16E4F" w14:textId="13F8D9A2" w:rsidR="00E569EF" w:rsidRPr="004577E4" w:rsidRDefault="00E569EF" w:rsidP="00E569EF">
      <w:pPr>
        <w:spacing w:after="200"/>
        <w:ind w:firstLine="720"/>
        <w:rPr>
          <w:rFonts w:ascii="Times New Roman" w:eastAsia="Times New Roman" w:hAnsi="Times New Roman" w:cs="Times New Roman"/>
          <w:sz w:val="24"/>
          <w:szCs w:val="24"/>
        </w:rPr>
      </w:pPr>
      <w:r>
        <w:rPr>
          <w:rFonts w:ascii="Times New Roman" w:hAnsi="Times New Roman" w:cs="Times New Roman"/>
          <w:color w:val="000000"/>
          <w:sz w:val="24"/>
          <w:szCs w:val="24"/>
          <w:lang w:val="en-US"/>
        </w:rPr>
        <w:t xml:space="preserve">Average levels of DNA methylation, as judged by CpG o/e, showed remarkable variation across </w:t>
      </w:r>
      <w:r w:rsidRPr="00443B93">
        <w:rPr>
          <w:rFonts w:ascii="Times New Roman" w:hAnsi="Times New Roman" w:cs="Times New Roman"/>
          <w:color w:val="000000"/>
          <w:sz w:val="24"/>
          <w:szCs w:val="24"/>
          <w:lang w:val="en-US"/>
        </w:rPr>
        <w:t>the Arthropoda (</w:t>
      </w:r>
      <w:r w:rsidR="00D92C52">
        <w:rPr>
          <w:rFonts w:ascii="Times New Roman" w:eastAsia="Times New Roman" w:hAnsi="Times New Roman" w:cs="Times New Roman"/>
          <w:sz w:val="24"/>
          <w:szCs w:val="24"/>
        </w:rPr>
        <w:t xml:space="preserve">Additional file 2: </w:t>
      </w:r>
      <w:r w:rsidRPr="00443B93">
        <w:rPr>
          <w:rFonts w:ascii="Times New Roman" w:hAnsi="Times New Roman" w:cs="Times New Roman"/>
          <w:color w:val="000000"/>
          <w:sz w:val="24"/>
          <w:szCs w:val="24"/>
          <w:lang w:val="en-US"/>
        </w:rPr>
        <w:t>Fig</w:t>
      </w:r>
      <w:r w:rsidR="007604CB" w:rsidRPr="00443B93">
        <w:rPr>
          <w:rFonts w:ascii="Times New Roman" w:hAnsi="Times New Roman" w:cs="Times New Roman"/>
          <w:color w:val="000000"/>
          <w:sz w:val="24"/>
          <w:szCs w:val="24"/>
          <w:lang w:val="en-US"/>
        </w:rPr>
        <w:t>.</w:t>
      </w:r>
      <w:r w:rsidRPr="00443B93">
        <w:rPr>
          <w:rFonts w:ascii="Times New Roman" w:hAnsi="Times New Roman" w:cs="Times New Roman"/>
          <w:color w:val="000000"/>
          <w:sz w:val="24"/>
          <w:szCs w:val="24"/>
          <w:lang w:val="en-US"/>
        </w:rPr>
        <w:t xml:space="preserve"> S</w:t>
      </w:r>
      <w:r w:rsidR="00D92C52">
        <w:rPr>
          <w:rFonts w:ascii="Times New Roman" w:hAnsi="Times New Roman" w:cs="Times New Roman"/>
          <w:color w:val="000000"/>
          <w:sz w:val="24"/>
          <w:szCs w:val="24"/>
          <w:lang w:val="en-US"/>
        </w:rPr>
        <w:t>4</w:t>
      </w:r>
      <w:r w:rsidRPr="00443B93">
        <w:rPr>
          <w:rFonts w:ascii="Times New Roman" w:hAnsi="Times New Roman" w:cs="Times New Roman"/>
          <w:color w:val="000000"/>
          <w:sz w:val="24"/>
          <w:szCs w:val="24"/>
          <w:lang w:val="en-US"/>
        </w:rPr>
        <w:t>).</w:t>
      </w:r>
      <w:r>
        <w:rPr>
          <w:rFonts w:ascii="Times New Roman" w:hAnsi="Times New Roman" w:cs="Times New Roman"/>
          <w:color w:val="000000"/>
          <w:sz w:val="24"/>
          <w:szCs w:val="24"/>
          <w:lang w:val="en-US"/>
        </w:rPr>
        <w:t xml:space="preserve"> The holometabolous insects tended to show high levels of CpG o/e and, therefore, lowest leve</w:t>
      </w:r>
      <w:r w:rsidR="000012BB">
        <w:rPr>
          <w:rFonts w:ascii="Times New Roman" w:hAnsi="Times New Roman" w:cs="Times New Roman"/>
          <w:color w:val="000000"/>
          <w:sz w:val="24"/>
          <w:szCs w:val="24"/>
          <w:lang w:val="en-US"/>
        </w:rPr>
        <w:t>ls of inferred DNA methylation.</w:t>
      </w:r>
      <w:r>
        <w:rPr>
          <w:rFonts w:ascii="Times New Roman" w:hAnsi="Times New Roman" w:cs="Times New Roman"/>
          <w:color w:val="000000"/>
          <w:sz w:val="24"/>
          <w:szCs w:val="24"/>
          <w:lang w:val="en-US"/>
        </w:rPr>
        <w:t xml:space="preserve"> In contrast, </w:t>
      </w:r>
      <w:r>
        <w:rPr>
          <w:rFonts w:ascii="Times New Roman" w:eastAsia="Times New Roman" w:hAnsi="Times New Roman" w:cs="Times New Roman"/>
          <w:sz w:val="24"/>
          <w:szCs w:val="24"/>
        </w:rPr>
        <w:t>t</w:t>
      </w:r>
      <w:r w:rsidRPr="00072CD5">
        <w:rPr>
          <w:rFonts w:ascii="Times New Roman" w:eastAsia="Times New Roman" w:hAnsi="Times New Roman" w:cs="Times New Roman"/>
          <w:sz w:val="24"/>
          <w:szCs w:val="24"/>
        </w:rPr>
        <w:t xml:space="preserve">he hemimetabolous insects and </w:t>
      </w:r>
      <w:r>
        <w:rPr>
          <w:rFonts w:ascii="Times New Roman" w:eastAsia="Times New Roman" w:hAnsi="Times New Roman" w:cs="Times New Roman"/>
          <w:sz w:val="24"/>
          <w:szCs w:val="24"/>
        </w:rPr>
        <w:t>non-insect</w:t>
      </w:r>
      <w:r w:rsidRPr="00072CD5">
        <w:rPr>
          <w:rFonts w:ascii="Times New Roman" w:eastAsia="Times New Roman" w:hAnsi="Times New Roman" w:cs="Times New Roman"/>
          <w:sz w:val="24"/>
          <w:szCs w:val="24"/>
        </w:rPr>
        <w:t xml:space="preserve"> arthropods tend</w:t>
      </w:r>
      <w:r>
        <w:rPr>
          <w:rFonts w:ascii="Times New Roman" w:eastAsia="Times New Roman" w:hAnsi="Times New Roman" w:cs="Times New Roman"/>
          <w:sz w:val="24"/>
          <w:szCs w:val="24"/>
        </w:rPr>
        <w:t>ed</w:t>
      </w:r>
      <w:r w:rsidRPr="00072CD5">
        <w:rPr>
          <w:rFonts w:ascii="Times New Roman" w:eastAsia="Times New Roman" w:hAnsi="Times New Roman" w:cs="Times New Roman"/>
          <w:sz w:val="24"/>
          <w:szCs w:val="24"/>
        </w:rPr>
        <w:t xml:space="preserve"> to show higher levels of DNA methylation than the holometabolous insects</w:t>
      </w:r>
      <w:r w:rsidR="005E655F">
        <w:rPr>
          <w:rFonts w:ascii="Times New Roman" w:eastAsia="Times New Roman" w:hAnsi="Times New Roman" w:cs="Times New Roman"/>
          <w:sz w:val="24"/>
          <w:szCs w:val="24"/>
        </w:rPr>
        <w:fldChar w:fldCharType="begin">
          <w:fldData xml:space="preserve">PEVuZE5vdGU+PENpdGU+PEF1dGhvcj5CZXdpY2s8L0F1dGhvcj48WWVhcj4yMDE3PC9ZZWFyPjxS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</w:fldData>
        </w:fldChar>
      </w:r>
      <w:r w:rsidR="00105FC0">
        <w:rPr>
          <w:rFonts w:ascii="Times New Roman" w:eastAsia="Times New Roman" w:hAnsi="Times New Roman" w:cs="Times New Roman"/>
          <w:sz w:val="24"/>
          <w:szCs w:val="24"/>
        </w:rPr>
        <w:instrText xml:space="preserve"> ADDIN EN.CITE </w:instrText>
      </w:r>
      <w:r w:rsidR="00105FC0">
        <w:rPr>
          <w:rFonts w:ascii="Times New Roman" w:eastAsia="Times New Roman" w:hAnsi="Times New Roman" w:cs="Times New Roman"/>
          <w:sz w:val="24"/>
          <w:szCs w:val="24"/>
        </w:rPr>
        <w:fldChar w:fldCharType="begin">
          <w:fldData xml:space="preserve">PEVuZE5vdGU+PENpdGU+PEF1dGhvcj5CZXdpY2s8L0F1dGhvcj48WWVhcj4yMDE3PC9ZZWFyPjxS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</w:fldData>
        </w:fldChar>
      </w:r>
      <w:r w:rsidR="00105FC0">
        <w:rPr>
          <w:rFonts w:ascii="Times New Roman" w:eastAsia="Times New Roman" w:hAnsi="Times New Roman" w:cs="Times New Roman"/>
          <w:sz w:val="24"/>
          <w:szCs w:val="24"/>
        </w:rPr>
        <w:instrText xml:space="preserve"> ADDIN EN.CITE.DATA </w:instrText>
      </w:r>
      <w:r w:rsidR="00105FC0">
        <w:rPr>
          <w:rFonts w:ascii="Times New Roman" w:eastAsia="Times New Roman" w:hAnsi="Times New Roman" w:cs="Times New Roman"/>
          <w:sz w:val="24"/>
          <w:szCs w:val="24"/>
        </w:rPr>
      </w:r>
      <w:r w:rsidR="00105FC0">
        <w:rPr>
          <w:rFonts w:ascii="Times New Roman" w:eastAsia="Times New Roman" w:hAnsi="Times New Roman" w:cs="Times New Roman"/>
          <w:sz w:val="24"/>
          <w:szCs w:val="24"/>
        </w:rPr>
        <w:fldChar w:fldCharType="end"/>
      </w:r>
      <w:r w:rsidR="005E655F">
        <w:rPr>
          <w:rFonts w:ascii="Times New Roman" w:eastAsia="Times New Roman" w:hAnsi="Times New Roman" w:cs="Times New Roman"/>
          <w:sz w:val="24"/>
          <w:szCs w:val="24"/>
        </w:rPr>
      </w:r>
      <w:r w:rsidR="005E655F">
        <w:rPr>
          <w:rFonts w:ascii="Times New Roman" w:eastAsia="Times New Roman" w:hAnsi="Times New Roman" w:cs="Times New Roman"/>
          <w:sz w:val="24"/>
          <w:szCs w:val="24"/>
        </w:rPr>
        <w:fldChar w:fldCharType="separate"/>
      </w:r>
      <w:r w:rsidR="00105FC0" w:rsidRPr="00105FC0">
        <w:rPr>
          <w:rFonts w:ascii="Times New Roman" w:eastAsia="Times New Roman" w:hAnsi="Times New Roman" w:cs="Times New Roman"/>
          <w:noProof/>
          <w:sz w:val="24"/>
          <w:szCs w:val="24"/>
          <w:vertAlign w:val="superscript"/>
        </w:rPr>
        <w:t>51,52</w:t>
      </w:r>
      <w:r w:rsidR="005E655F">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However, there were some species outside the </w:t>
      </w:r>
      <w:proofErr w:type="spellStart"/>
      <w:r>
        <w:rPr>
          <w:rFonts w:ascii="Times New Roman" w:eastAsia="Times New Roman" w:hAnsi="Times New Roman" w:cs="Times New Roman"/>
          <w:sz w:val="24"/>
          <w:szCs w:val="24"/>
        </w:rPr>
        <w:t>Holometabola</w:t>
      </w:r>
      <w:proofErr w:type="spellEnd"/>
      <w:r>
        <w:rPr>
          <w:rFonts w:ascii="Times New Roman" w:eastAsia="Times New Roman" w:hAnsi="Times New Roman" w:cs="Times New Roman"/>
          <w:sz w:val="24"/>
          <w:szCs w:val="24"/>
        </w:rPr>
        <w:t xml:space="preserve">, such as </w:t>
      </w:r>
      <w:r w:rsidRPr="004577E4">
        <w:rPr>
          <w:rFonts w:ascii="Times New Roman" w:eastAsia="Times New Roman" w:hAnsi="Times New Roman" w:cs="Times New Roman"/>
          <w:i/>
          <w:sz w:val="24"/>
          <w:szCs w:val="24"/>
        </w:rPr>
        <w:t xml:space="preserve">Pediculus </w:t>
      </w:r>
      <w:proofErr w:type="spellStart"/>
      <w:r w:rsidRPr="004577E4">
        <w:rPr>
          <w:rFonts w:ascii="Times New Roman" w:eastAsia="Times New Roman" w:hAnsi="Times New Roman" w:cs="Times New Roman"/>
          <w:i/>
          <w:sz w:val="24"/>
          <w:szCs w:val="24"/>
        </w:rPr>
        <w:t>humanus</w:t>
      </w:r>
      <w:proofErr w:type="spellEnd"/>
      <w:r>
        <w:rPr>
          <w:rFonts w:ascii="Times New Roman" w:eastAsia="Times New Roman" w:hAnsi="Times New Roman" w:cs="Times New Roman"/>
          <w:sz w:val="24"/>
          <w:szCs w:val="24"/>
        </w:rPr>
        <w:t xml:space="preserve">, </w:t>
      </w:r>
      <w:proofErr w:type="spellStart"/>
      <w:r w:rsidRPr="004577E4">
        <w:rPr>
          <w:rFonts w:ascii="Times New Roman" w:eastAsia="Times New Roman" w:hAnsi="Times New Roman" w:cs="Times New Roman"/>
          <w:i/>
          <w:sz w:val="24"/>
          <w:szCs w:val="24"/>
        </w:rPr>
        <w:t>Strigamia</w:t>
      </w:r>
      <w:proofErr w:type="spellEnd"/>
      <w:r w:rsidRPr="004577E4">
        <w:rPr>
          <w:rFonts w:ascii="Times New Roman" w:eastAsia="Times New Roman" w:hAnsi="Times New Roman" w:cs="Times New Roman"/>
          <w:i/>
          <w:sz w:val="24"/>
          <w:szCs w:val="24"/>
        </w:rPr>
        <w:t xml:space="preserve"> </w:t>
      </w:r>
      <w:proofErr w:type="spellStart"/>
      <w:r w:rsidRPr="004577E4">
        <w:rPr>
          <w:rFonts w:ascii="Times New Roman" w:eastAsia="Times New Roman" w:hAnsi="Times New Roman" w:cs="Times New Roman"/>
          <w:i/>
          <w:sz w:val="24"/>
          <w:szCs w:val="24"/>
        </w:rPr>
        <w:t>maritima</w:t>
      </w:r>
      <w:proofErr w:type="spellEnd"/>
      <w:r>
        <w:rPr>
          <w:rFonts w:ascii="Times New Roman" w:eastAsia="Times New Roman" w:hAnsi="Times New Roman" w:cs="Times New Roman"/>
          <w:sz w:val="24"/>
          <w:szCs w:val="24"/>
        </w:rPr>
        <w:t xml:space="preserve">, and </w:t>
      </w:r>
      <w:proofErr w:type="spellStart"/>
      <w:r w:rsidRPr="004577E4">
        <w:rPr>
          <w:rFonts w:ascii="Times New Roman" w:eastAsia="Times New Roman" w:hAnsi="Times New Roman" w:cs="Times New Roman"/>
          <w:i/>
          <w:sz w:val="24"/>
          <w:szCs w:val="24"/>
        </w:rPr>
        <w:t>Metaseiulus</w:t>
      </w:r>
      <w:proofErr w:type="spellEnd"/>
      <w:r w:rsidRPr="004577E4">
        <w:rPr>
          <w:rFonts w:ascii="Times New Roman" w:eastAsia="Times New Roman" w:hAnsi="Times New Roman" w:cs="Times New Roman"/>
          <w:i/>
          <w:sz w:val="24"/>
          <w:szCs w:val="24"/>
        </w:rPr>
        <w:t xml:space="preserve"> </w:t>
      </w:r>
      <w:proofErr w:type="spellStart"/>
      <w:r w:rsidRPr="004577E4">
        <w:rPr>
          <w:rFonts w:ascii="Times New Roman" w:eastAsia="Times New Roman" w:hAnsi="Times New Roman" w:cs="Times New Roman"/>
          <w:i/>
          <w:sz w:val="24"/>
          <w:szCs w:val="24"/>
        </w:rPr>
        <w:t>occidentalis</w:t>
      </w:r>
      <w:proofErr w:type="spellEnd"/>
      <w:r>
        <w:rPr>
          <w:rFonts w:ascii="Times New Roman" w:eastAsia="Times New Roman" w:hAnsi="Times New Roman" w:cs="Times New Roman"/>
          <w:sz w:val="24"/>
          <w:szCs w:val="24"/>
        </w:rPr>
        <w:t>, that did not show strong evidence of DNA methylation in their genomes based on average genic CpG o/e levels</w:t>
      </w:r>
      <w:r w:rsidR="00C140C5" w:rsidRPr="00C140C5">
        <w:t xml:space="preserve"> </w:t>
      </w:r>
      <w:r w:rsidR="005E655F">
        <w:rPr>
          <w:rFonts w:ascii="Times New Roman" w:eastAsia="Times New Roman" w:hAnsi="Times New Roman" w:cs="Times New Roman"/>
          <w:sz w:val="24"/>
          <w:szCs w:val="24"/>
        </w:rPr>
        <w:fldChar w:fldCharType="begin"/>
      </w:r>
      <w:r w:rsidR="00105FC0">
        <w:rPr>
          <w:rFonts w:ascii="Times New Roman" w:eastAsia="Times New Roman" w:hAnsi="Times New Roman" w:cs="Times New Roman"/>
          <w:sz w:val="24"/>
          <w:szCs w:val="24"/>
        </w:rPr>
        <w:instrText xml:space="preserve"> ADDIN EN.CITE &lt;EndNote&gt;&lt;Cite&gt;&lt;Author&gt;Bewick&lt;/Author&gt;&lt;Year&gt;2017&lt;/Year&gt;&lt;RecNum&gt;1328&lt;/RecNum&gt;&lt;DisplayText&gt;&lt;style face="superscript"&gt;52&lt;/style&gt;&lt;/DisplayText&gt;&lt;record&gt;&lt;rec-number&gt;1328&lt;/rec-number&gt;&lt;foreign-keys&gt;&lt;key app="EN" db-id="pzzxezpwdrte22e2fe5vrww72fdtdf2wp5ep" timestamp="1530823381"&gt;1328&lt;/key&gt;&lt;/foreign-keys&gt;&lt;ref-type name="Journal Article"&gt;17&lt;/ref-type&gt;&lt;contributors&gt;&lt;authors&gt;&lt;author&gt;Bewick, A. J.&lt;/author&gt;&lt;author&gt;Vogel, K. J.&lt;/author&gt;&lt;author&gt;Moore, A. J.&lt;/author&gt;&lt;author&gt;Schmitz, R. J.&lt;/author&gt;&lt;/authors&gt;&lt;/contributors&gt;&lt;auth-address&gt;Department of Genetics, University of Georgia, Athens, GA.&amp;#xD;Department of Entomology, University of Georgia, Athens, GA.&lt;/auth-address&gt;&lt;titles&gt;&lt;title&gt;Evolution of DNA Methylation across Insects&lt;/title&gt;&lt;secondary-title&gt;Mol Biol Evol&lt;/secondary-title&gt;&lt;/titles&gt;&lt;periodical&gt;&lt;full-title&gt;Mol Biol Evol&lt;/full-title&gt;&lt;abbr-1&gt;Molecular biology and evolution&lt;/abbr-1&gt;&lt;/periodical&gt;&lt;pages&gt;654-665&lt;/pages&gt;&lt;volume&gt;34&lt;/volume&gt;&lt;number&gt;3&lt;/number&gt;&lt;keywords&gt;&lt;keyword&gt;Animals&lt;/keyword&gt;&lt;keyword&gt;Behavior, Animal&lt;/keyword&gt;&lt;keyword&gt;Biological Evolution&lt;/keyword&gt;&lt;keyword&gt;CpG Islands&lt;/keyword&gt;&lt;keyword&gt;*DNA Methylation&lt;/keyword&gt;&lt;keyword&gt;*Evolution, Molecular&lt;/keyword&gt;&lt;keyword&gt;Female&lt;/keyword&gt;&lt;keyword&gt;Genetic Variation&lt;/keyword&gt;&lt;keyword&gt;Insecta/*genetics&lt;/keyword&gt;&lt;keyword&gt;Phylogeny&lt;/keyword&gt;&lt;keyword&gt;Social Behavior&lt;/keyword&gt;&lt;keyword&gt;*molecular evolution.&lt;/keyword&gt;&lt;keyword&gt;*phylogenetic comparisons&lt;/keyword&gt;&lt;keyword&gt;*social behavior&lt;/keyword&gt;&lt;keyword&gt;*whole genome bisulfite sequencing&lt;/keyword&gt;&lt;/keywords&gt;&lt;dates&gt;&lt;year&gt;2017&lt;/year&gt;&lt;pub-dates&gt;&lt;date&gt;Mar 1&lt;/date&gt;&lt;/pub-dates&gt;&lt;/dates&gt;&lt;isbn&gt;1537-1719 (Electronic)&amp;#xD;0737-4038 (Linking)&lt;/isbn&gt;&lt;accession-num&gt;28025279&lt;/accession-num&gt;&lt;urls&gt;&lt;related-urls&gt;&lt;url&gt;https://www.ncbi.nlm.nih.gov/pubmed/28025279&lt;/url&gt;&lt;url&gt;https://www.ncbi.nlm.nih.gov/pmc/articles/PMC5400375/pdf/msw264.pdf&lt;/url&gt;&lt;/related-urls&gt;&lt;/urls&gt;&lt;custom2&gt;PMC5400375&lt;/custom2&gt;&lt;electronic-resource-num&gt;10.1093/molbev/msw264&lt;/electronic-resource-num&gt;&lt;/record&gt;&lt;/Cite&gt;&lt;/EndNote&gt;</w:instrText>
      </w:r>
      <w:r w:rsidR="005E655F">
        <w:rPr>
          <w:rFonts w:ascii="Times New Roman" w:eastAsia="Times New Roman" w:hAnsi="Times New Roman" w:cs="Times New Roman"/>
          <w:sz w:val="24"/>
          <w:szCs w:val="24"/>
        </w:rPr>
        <w:fldChar w:fldCharType="separate"/>
      </w:r>
      <w:r w:rsidR="00105FC0" w:rsidRPr="00105FC0">
        <w:rPr>
          <w:rFonts w:ascii="Times New Roman" w:eastAsia="Times New Roman" w:hAnsi="Times New Roman" w:cs="Times New Roman"/>
          <w:noProof/>
          <w:sz w:val="24"/>
          <w:szCs w:val="24"/>
          <w:vertAlign w:val="superscript"/>
        </w:rPr>
        <w:t>52</w:t>
      </w:r>
      <w:r w:rsidR="005E655F">
        <w:rPr>
          <w:rFonts w:ascii="Times New Roman" w:eastAsia="Times New Roman" w:hAnsi="Times New Roman" w:cs="Times New Roman"/>
          <w:sz w:val="24"/>
          <w:szCs w:val="24"/>
        </w:rPr>
        <w:fldChar w:fldCharType="end"/>
      </w:r>
      <w:r w:rsidR="00C140C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Start"/>
      <w:r w:rsidRPr="00072CD5">
        <w:rPr>
          <w:rFonts w:ascii="Times New Roman" w:eastAsia="Times New Roman" w:hAnsi="Times New Roman" w:cs="Times New Roman"/>
          <w:sz w:val="24"/>
          <w:szCs w:val="24"/>
        </w:rPr>
        <w:t>Thus</w:t>
      </w:r>
      <w:proofErr w:type="gramEnd"/>
      <w:r w:rsidRPr="00072CD5">
        <w:rPr>
          <w:rFonts w:ascii="Times New Roman" w:eastAsia="Times New Roman" w:hAnsi="Times New Roman" w:cs="Times New Roman"/>
          <w:sz w:val="24"/>
          <w:szCs w:val="24"/>
        </w:rPr>
        <w:t xml:space="preserve"> DNA methylation seems to have been lost or diminished in the </w:t>
      </w:r>
      <w:proofErr w:type="spellStart"/>
      <w:r w:rsidRPr="00072CD5">
        <w:rPr>
          <w:rFonts w:ascii="Times New Roman" w:eastAsia="Times New Roman" w:hAnsi="Times New Roman" w:cs="Times New Roman"/>
          <w:sz w:val="24"/>
          <w:szCs w:val="24"/>
        </w:rPr>
        <w:t>Holometabola</w:t>
      </w:r>
      <w:proofErr w:type="spellEnd"/>
      <w:r>
        <w:rPr>
          <w:rFonts w:ascii="Times New Roman" w:eastAsia="Times New Roman" w:hAnsi="Times New Roman" w:cs="Times New Roman"/>
          <w:sz w:val="24"/>
          <w:szCs w:val="24"/>
        </w:rPr>
        <w:t xml:space="preserve"> and in a few other non-</w:t>
      </w:r>
      <w:proofErr w:type="spellStart"/>
      <w:r>
        <w:rPr>
          <w:rFonts w:ascii="Times New Roman" w:eastAsia="Times New Roman" w:hAnsi="Times New Roman" w:cs="Times New Roman"/>
          <w:sz w:val="24"/>
          <w:szCs w:val="24"/>
        </w:rPr>
        <w:t>Holometabola</w:t>
      </w:r>
      <w:proofErr w:type="spellEnd"/>
      <w:r>
        <w:rPr>
          <w:rFonts w:ascii="Times New Roman" w:eastAsia="Times New Roman" w:hAnsi="Times New Roman" w:cs="Times New Roman"/>
          <w:sz w:val="24"/>
          <w:szCs w:val="24"/>
        </w:rPr>
        <w:t xml:space="preserve"> arthropod taxa</w:t>
      </w:r>
      <w:r w:rsidRPr="00072CD5">
        <w:rPr>
          <w:rFonts w:ascii="Times New Roman" w:eastAsia="Times New Roman" w:hAnsi="Times New Roman" w:cs="Times New Roman"/>
          <w:sz w:val="24"/>
          <w:szCs w:val="24"/>
        </w:rPr>
        <w:t>. Such a trend runs counter to the prediction that DNA methylation contributes strongly to developmental plasticity</w:t>
      </w:r>
      <w:r w:rsidR="005E655F">
        <w:rPr>
          <w:rFonts w:ascii="Times New Roman" w:eastAsia="Times New Roman" w:hAnsi="Times New Roman" w:cs="Times New Roman"/>
          <w:sz w:val="24"/>
          <w:szCs w:val="24"/>
        </w:rPr>
        <w:fldChar w:fldCharType="begin">
          <w:fldData xml:space="preserve">PEVuZE5vdGU+PENpdGU+PEF1dGhvcj5CZXdpY2s8L0F1dGhvcj48WWVhcj4yMDE3PC9ZZWFyPjxS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</w:fldData>
        </w:fldChar>
      </w:r>
      <w:r w:rsidR="00105FC0">
        <w:rPr>
          <w:rFonts w:ascii="Times New Roman" w:eastAsia="Times New Roman" w:hAnsi="Times New Roman" w:cs="Times New Roman"/>
          <w:sz w:val="24"/>
          <w:szCs w:val="24"/>
        </w:rPr>
        <w:instrText xml:space="preserve"> ADDIN EN.CITE </w:instrText>
      </w:r>
      <w:r w:rsidR="00105FC0">
        <w:rPr>
          <w:rFonts w:ascii="Times New Roman" w:eastAsia="Times New Roman" w:hAnsi="Times New Roman" w:cs="Times New Roman"/>
          <w:sz w:val="24"/>
          <w:szCs w:val="24"/>
        </w:rPr>
        <w:fldChar w:fldCharType="begin">
          <w:fldData xml:space="preserve">PEVuZE5vdGU+PENpdGU+PEF1dGhvcj5CZXdpY2s8L0F1dGhvcj48WWVhcj4yMDE3PC9ZZWFyPjxS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</w:fldData>
        </w:fldChar>
      </w:r>
      <w:r w:rsidR="00105FC0">
        <w:rPr>
          <w:rFonts w:ascii="Times New Roman" w:eastAsia="Times New Roman" w:hAnsi="Times New Roman" w:cs="Times New Roman"/>
          <w:sz w:val="24"/>
          <w:szCs w:val="24"/>
        </w:rPr>
        <w:instrText xml:space="preserve"> ADDIN EN.CITE.DATA </w:instrText>
      </w:r>
      <w:r w:rsidR="00105FC0">
        <w:rPr>
          <w:rFonts w:ascii="Times New Roman" w:eastAsia="Times New Roman" w:hAnsi="Times New Roman" w:cs="Times New Roman"/>
          <w:sz w:val="24"/>
          <w:szCs w:val="24"/>
        </w:rPr>
      </w:r>
      <w:r w:rsidR="00105FC0">
        <w:rPr>
          <w:rFonts w:ascii="Times New Roman" w:eastAsia="Times New Roman" w:hAnsi="Times New Roman" w:cs="Times New Roman"/>
          <w:sz w:val="24"/>
          <w:szCs w:val="24"/>
        </w:rPr>
        <w:fldChar w:fldCharType="end"/>
      </w:r>
      <w:r w:rsidR="005E655F">
        <w:rPr>
          <w:rFonts w:ascii="Times New Roman" w:eastAsia="Times New Roman" w:hAnsi="Times New Roman" w:cs="Times New Roman"/>
          <w:sz w:val="24"/>
          <w:szCs w:val="24"/>
        </w:rPr>
      </w:r>
      <w:r w:rsidR="005E655F">
        <w:rPr>
          <w:rFonts w:ascii="Times New Roman" w:eastAsia="Times New Roman" w:hAnsi="Times New Roman" w:cs="Times New Roman"/>
          <w:sz w:val="24"/>
          <w:szCs w:val="24"/>
        </w:rPr>
        <w:fldChar w:fldCharType="separate"/>
      </w:r>
      <w:r w:rsidR="00105FC0" w:rsidRPr="00105FC0">
        <w:rPr>
          <w:rFonts w:ascii="Times New Roman" w:eastAsia="Times New Roman" w:hAnsi="Times New Roman" w:cs="Times New Roman"/>
          <w:noProof/>
          <w:sz w:val="24"/>
          <w:szCs w:val="24"/>
          <w:vertAlign w:val="superscript"/>
        </w:rPr>
        <w:t>52,53</w:t>
      </w:r>
      <w:r w:rsidR="005E655F">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xml:space="preserve">, which tends to be more well developed in holometabolous insects. </w:t>
      </w:r>
      <w:r>
        <w:rPr>
          <w:rFonts w:ascii="Times New Roman" w:eastAsia="Times New Roman" w:hAnsi="Times New Roman" w:cs="Times New Roman"/>
          <w:sz w:val="24"/>
          <w:szCs w:val="24"/>
        </w:rPr>
        <w:t xml:space="preserve">Overall, </w:t>
      </w:r>
      <w:r w:rsidRPr="004577E4">
        <w:rPr>
          <w:rFonts w:ascii="Times New Roman" w:eastAsia="Times New Roman" w:hAnsi="Times New Roman" w:cs="Times New Roman"/>
          <w:sz w:val="24"/>
          <w:szCs w:val="24"/>
        </w:rPr>
        <w:t xml:space="preserve">these results indicate that methylation levels were highest in ancestral arthropod </w:t>
      </w:r>
      <w:proofErr w:type="gramStart"/>
      <w:r w:rsidRPr="004577E4">
        <w:rPr>
          <w:rFonts w:ascii="Times New Roman" w:eastAsia="Times New Roman" w:hAnsi="Times New Roman" w:cs="Times New Roman"/>
          <w:sz w:val="24"/>
          <w:szCs w:val="24"/>
        </w:rPr>
        <w:t>taxa</w:t>
      </w:r>
      <w:r>
        <w:rPr>
          <w:rFonts w:ascii="Times New Roman" w:eastAsia="Times New Roman" w:hAnsi="Times New Roman" w:cs="Times New Roman"/>
          <w:sz w:val="24"/>
          <w:szCs w:val="24"/>
        </w:rPr>
        <w:t>, and</w:t>
      </w:r>
      <w:proofErr w:type="gramEnd"/>
      <w:r>
        <w:rPr>
          <w:rFonts w:ascii="Times New Roman" w:eastAsia="Times New Roman" w:hAnsi="Times New Roman" w:cs="Times New Roman"/>
          <w:sz w:val="24"/>
          <w:szCs w:val="24"/>
        </w:rPr>
        <w:t xml:space="preserve"> have remained relatively high in most of the basal arthropods and hemimetabolous insects,</w:t>
      </w:r>
      <w:r w:rsidRPr="004577E4">
        <w:rPr>
          <w:rFonts w:ascii="Times New Roman" w:eastAsia="Times New Roman" w:hAnsi="Times New Roman" w:cs="Times New Roman"/>
          <w:sz w:val="24"/>
          <w:szCs w:val="24"/>
        </w:rPr>
        <w:t xml:space="preserve"> but have dropped substantially in the </w:t>
      </w:r>
      <w:r>
        <w:rPr>
          <w:rFonts w:ascii="Times New Roman" w:eastAsia="Times New Roman" w:hAnsi="Times New Roman" w:cs="Times New Roman"/>
          <w:sz w:val="24"/>
          <w:szCs w:val="24"/>
        </w:rPr>
        <w:t>h</w:t>
      </w:r>
      <w:r w:rsidRPr="004577E4">
        <w:rPr>
          <w:rFonts w:ascii="Times New Roman" w:eastAsia="Times New Roman" w:hAnsi="Times New Roman" w:cs="Times New Roman"/>
          <w:sz w:val="24"/>
          <w:szCs w:val="24"/>
        </w:rPr>
        <w:t>olometabolous insects.</w:t>
      </w:r>
      <w:r>
        <w:rPr>
          <w:rFonts w:ascii="Times New Roman" w:eastAsia="Times New Roman" w:hAnsi="Times New Roman" w:cs="Times New Roman"/>
          <w:sz w:val="24"/>
          <w:szCs w:val="24"/>
        </w:rPr>
        <w:t xml:space="preserve"> In addition, several arthropod taxa have apparently lost the abili</w:t>
      </w:r>
      <w:r w:rsidR="000012BB">
        <w:rPr>
          <w:rFonts w:ascii="Times New Roman" w:eastAsia="Times New Roman" w:hAnsi="Times New Roman" w:cs="Times New Roman"/>
          <w:sz w:val="24"/>
          <w:szCs w:val="24"/>
        </w:rPr>
        <w:t>ty to methylate their genomes.</w:t>
      </w:r>
    </w:p>
    <w:p w14:paraId="7821CC13" w14:textId="5FAE9C12" w:rsidR="00E569EF" w:rsidRDefault="00E569EF" w:rsidP="00E569EF">
      <w:pPr>
        <w:spacing w:after="200"/>
        <w:ind w:firstLine="720"/>
        <w:rPr>
          <w:rFonts w:ascii="Times New Roman" w:eastAsia="Times New Roman" w:hAnsi="Times New Roman" w:cs="Times New Roman"/>
          <w:sz w:val="24"/>
          <w:szCs w:val="24"/>
        </w:rPr>
      </w:pPr>
      <w:r w:rsidRPr="000A1266">
        <w:rPr>
          <w:rFonts w:ascii="Times New Roman" w:eastAsia="Times New Roman" w:hAnsi="Times New Roman" w:cs="Times New Roman"/>
          <w:sz w:val="24"/>
          <w:szCs w:val="24"/>
        </w:rPr>
        <w:t xml:space="preserve">Different </w:t>
      </w:r>
      <w:r>
        <w:rPr>
          <w:rFonts w:ascii="Times New Roman" w:eastAsia="Times New Roman" w:hAnsi="Times New Roman" w:cs="Times New Roman"/>
          <w:sz w:val="24"/>
          <w:szCs w:val="24"/>
        </w:rPr>
        <w:t>arthropod clades</w:t>
      </w:r>
      <w:r w:rsidRPr="000A1266">
        <w:rPr>
          <w:rFonts w:ascii="Times New Roman" w:eastAsia="Times New Roman" w:hAnsi="Times New Roman" w:cs="Times New Roman"/>
          <w:sz w:val="24"/>
          <w:szCs w:val="24"/>
        </w:rPr>
        <w:t xml:space="preserve"> show large differences in CpG o/e profiles indicating differences in patterns of methylation </w:t>
      </w:r>
      <w:r w:rsidRPr="00443B93">
        <w:rPr>
          <w:rFonts w:ascii="Times New Roman" w:eastAsia="Times New Roman" w:hAnsi="Times New Roman" w:cs="Times New Roman"/>
          <w:sz w:val="24"/>
          <w:szCs w:val="24"/>
        </w:rPr>
        <w:t xml:space="preserve">among species </w:t>
      </w:r>
      <w:r w:rsidRPr="00443B93">
        <w:rPr>
          <w:rFonts w:ascii="Times New Roman" w:hAnsi="Times New Roman" w:cs="Times New Roman"/>
          <w:color w:val="000000"/>
          <w:sz w:val="24"/>
          <w:szCs w:val="24"/>
          <w:lang w:val="en-US"/>
        </w:rPr>
        <w:t>(</w:t>
      </w:r>
      <w:r w:rsidR="00D92C52">
        <w:rPr>
          <w:rFonts w:ascii="Times New Roman" w:eastAsia="Times New Roman" w:hAnsi="Times New Roman" w:cs="Times New Roman"/>
          <w:sz w:val="24"/>
          <w:szCs w:val="24"/>
        </w:rPr>
        <w:t xml:space="preserve">Additional file 2: </w:t>
      </w:r>
      <w:r w:rsidRPr="00443B93">
        <w:rPr>
          <w:rFonts w:ascii="Times New Roman" w:hAnsi="Times New Roman" w:cs="Times New Roman"/>
          <w:color w:val="000000"/>
          <w:sz w:val="24"/>
          <w:szCs w:val="24"/>
          <w:lang w:val="en-US"/>
        </w:rPr>
        <w:t>Fig</w:t>
      </w:r>
      <w:r w:rsidR="007604CB" w:rsidRPr="00443B93">
        <w:rPr>
          <w:rFonts w:ascii="Times New Roman" w:hAnsi="Times New Roman" w:cs="Times New Roman"/>
          <w:color w:val="000000"/>
          <w:sz w:val="24"/>
          <w:szCs w:val="24"/>
          <w:lang w:val="en-US"/>
        </w:rPr>
        <w:t>.</w:t>
      </w:r>
      <w:r w:rsidRPr="00443B93">
        <w:rPr>
          <w:rFonts w:ascii="Times New Roman" w:hAnsi="Times New Roman" w:cs="Times New Roman"/>
          <w:color w:val="000000"/>
          <w:sz w:val="24"/>
          <w:szCs w:val="24"/>
          <w:lang w:val="en-US"/>
        </w:rPr>
        <w:t xml:space="preserve"> S</w:t>
      </w:r>
      <w:r w:rsidR="00D92C52">
        <w:rPr>
          <w:rFonts w:ascii="Times New Roman" w:hAnsi="Times New Roman" w:cs="Times New Roman"/>
          <w:color w:val="000000"/>
          <w:sz w:val="24"/>
          <w:szCs w:val="24"/>
          <w:lang w:val="en-US"/>
        </w:rPr>
        <w:t>5</w:t>
      </w:r>
      <w:r w:rsidRPr="00443B93">
        <w:rPr>
          <w:rFonts w:ascii="Times New Roman" w:hAnsi="Times New Roman" w:cs="Times New Roman"/>
          <w:color w:val="000000"/>
          <w:sz w:val="24"/>
          <w:szCs w:val="24"/>
          <w:lang w:val="en-US"/>
        </w:rPr>
        <w:t>)</w:t>
      </w:r>
      <w:r w:rsidRPr="00443B93">
        <w:rPr>
          <w:rFonts w:ascii="Times New Roman" w:eastAsia="Times New Roman" w:hAnsi="Times New Roman" w:cs="Times New Roman"/>
          <w:sz w:val="24"/>
          <w:szCs w:val="24"/>
        </w:rPr>
        <w:t>.</w:t>
      </w:r>
      <w:r w:rsidRPr="006B1111">
        <w:rPr>
          <w:rFonts w:ascii="Times New Roman" w:eastAsia="Times New Roman" w:hAnsi="Times New Roman" w:cs="Times New Roman"/>
          <w:sz w:val="24"/>
          <w:szCs w:val="24"/>
        </w:rPr>
        <w:t xml:space="preserve">  Bimodal distributions, when present, reflect that genes fall into two discrete groups</w:t>
      </w:r>
      <w:r w:rsidRPr="000A1266">
        <w:rPr>
          <w:rFonts w:ascii="Times New Roman" w:eastAsia="Times New Roman" w:hAnsi="Times New Roman" w:cs="Times New Roman"/>
          <w:sz w:val="24"/>
          <w:szCs w:val="24"/>
        </w:rPr>
        <w:t xml:space="preserve"> </w:t>
      </w:r>
      <w:r w:rsidRPr="000A1266">
        <w:rPr>
          <w:rFonts w:ascii="Times New Roman" w:hAnsi="Times New Roman" w:cs="Times New Roman"/>
          <w:color w:val="000000"/>
          <w:sz w:val="24"/>
          <w:szCs w:val="24"/>
          <w:lang w:val="en-US"/>
        </w:rPr>
        <w:t>which</w:t>
      </w:r>
      <w:r w:rsidRPr="000A1266">
        <w:rPr>
          <w:rFonts w:ascii="Times New Roman" w:eastAsia="Times New Roman" w:hAnsi="Times New Roman" w:cs="Times New Roman"/>
          <w:sz w:val="24"/>
          <w:szCs w:val="24"/>
        </w:rPr>
        <w:t xml:space="preserve"> are eit</w:t>
      </w:r>
      <w:r w:rsidR="000012BB">
        <w:rPr>
          <w:rFonts w:ascii="Times New Roman" w:eastAsia="Times New Roman" w:hAnsi="Times New Roman" w:cs="Times New Roman"/>
          <w:sz w:val="24"/>
          <w:szCs w:val="24"/>
        </w:rPr>
        <w:t>her methylated or un</w:t>
      </w:r>
      <w:r w:rsidR="008276DA">
        <w:rPr>
          <w:rFonts w:ascii="Times New Roman" w:eastAsia="Times New Roman" w:hAnsi="Times New Roman" w:cs="Times New Roman"/>
          <w:sz w:val="24"/>
          <w:szCs w:val="24"/>
        </w:rPr>
        <w:t>-</w:t>
      </w:r>
      <w:r w:rsidR="000012BB">
        <w:rPr>
          <w:rFonts w:ascii="Times New Roman" w:eastAsia="Times New Roman" w:hAnsi="Times New Roman" w:cs="Times New Roman"/>
          <w:sz w:val="24"/>
          <w:szCs w:val="24"/>
        </w:rPr>
        <w:t>methylated.</w:t>
      </w:r>
      <w:r w:rsidRPr="000A1266">
        <w:rPr>
          <w:rFonts w:ascii="Times New Roman" w:eastAsia="Times New Roman" w:hAnsi="Times New Roman" w:cs="Times New Roman"/>
          <w:sz w:val="24"/>
          <w:szCs w:val="24"/>
        </w:rPr>
        <w:t xml:space="preserve"> </w:t>
      </w:r>
      <w:r w:rsidRPr="00072CD5">
        <w:rPr>
          <w:rFonts w:ascii="Times New Roman" w:eastAsia="Times New Roman" w:hAnsi="Times New Roman" w:cs="Times New Roman"/>
          <w:sz w:val="24"/>
          <w:szCs w:val="24"/>
        </w:rPr>
        <w:t xml:space="preserve">Some </w:t>
      </w:r>
      <w:r>
        <w:rPr>
          <w:rFonts w:ascii="Times New Roman" w:eastAsia="Times New Roman" w:hAnsi="Times New Roman" w:cs="Times New Roman"/>
          <w:sz w:val="24"/>
          <w:szCs w:val="24"/>
        </w:rPr>
        <w:t xml:space="preserve">basal </w:t>
      </w:r>
      <w:r w:rsidRPr="00072CD5">
        <w:rPr>
          <w:rFonts w:ascii="Times New Roman" w:eastAsia="Times New Roman" w:hAnsi="Times New Roman" w:cs="Times New Roman"/>
          <w:sz w:val="24"/>
          <w:szCs w:val="24"/>
        </w:rPr>
        <w:t xml:space="preserve">arthropods, such as the </w:t>
      </w:r>
      <w:r>
        <w:rPr>
          <w:rFonts w:ascii="Times New Roman" w:eastAsia="Times New Roman" w:hAnsi="Times New Roman" w:cs="Times New Roman"/>
          <w:sz w:val="24"/>
          <w:szCs w:val="24"/>
        </w:rPr>
        <w:t>Aranea</w:t>
      </w:r>
      <w:r w:rsidR="008276DA">
        <w:rPr>
          <w:rFonts w:ascii="Times New Roman" w:eastAsia="Times New Roman" w:hAnsi="Times New Roman" w:cs="Times New Roman"/>
          <w:sz w:val="24"/>
          <w:szCs w:val="24"/>
        </w:rPr>
        <w:t>e</w:t>
      </w:r>
      <w:r w:rsidRPr="00072CD5">
        <w:rPr>
          <w:rFonts w:ascii="Times New Roman" w:eastAsia="Times New Roman" w:hAnsi="Times New Roman" w:cs="Times New Roman"/>
          <w:sz w:val="24"/>
          <w:szCs w:val="24"/>
        </w:rPr>
        <w:t xml:space="preserve">, show a clear signal of bimodal patterns of genic methylation, whereby some genes are relatively highly </w:t>
      </w:r>
      <w:proofErr w:type="gramStart"/>
      <w:r w:rsidRPr="00072CD5">
        <w:rPr>
          <w:rFonts w:ascii="Times New Roman" w:eastAsia="Times New Roman" w:hAnsi="Times New Roman" w:cs="Times New Roman"/>
          <w:sz w:val="24"/>
          <w:szCs w:val="24"/>
        </w:rPr>
        <w:t>methylated</w:t>
      </w:r>
      <w:proofErr w:type="gramEnd"/>
      <w:r w:rsidRPr="00072CD5">
        <w:rPr>
          <w:rFonts w:ascii="Times New Roman" w:eastAsia="Times New Roman" w:hAnsi="Times New Roman" w:cs="Times New Roman"/>
          <w:sz w:val="24"/>
          <w:szCs w:val="24"/>
        </w:rPr>
        <w:t xml:space="preserve"> and others are not. Finally, some taxa, particularly in the Hymenoptera, show levels of CpG o/e higher than expected by chance alone, which may be a signal of the strong effects of gene conversion in the genome</w:t>
      </w:r>
      <w:r w:rsidR="005E655F">
        <w:rPr>
          <w:rFonts w:ascii="Times New Roman" w:eastAsia="Times New Roman" w:hAnsi="Times New Roman" w:cs="Times New Roman"/>
          <w:sz w:val="24"/>
          <w:szCs w:val="24"/>
        </w:rPr>
        <w:fldChar w:fldCharType="begin"/>
      </w:r>
      <w:r w:rsidR="00105FC0">
        <w:rPr>
          <w:rFonts w:ascii="Times New Roman" w:eastAsia="Times New Roman" w:hAnsi="Times New Roman" w:cs="Times New Roman"/>
          <w:sz w:val="24"/>
          <w:szCs w:val="24"/>
        </w:rPr>
        <w:instrText xml:space="preserve"> ADDIN EN.CITE &lt;EndNote&gt;&lt;Cite&gt;&lt;Author&gt;Kent&lt;/Author&gt;&lt;Year&gt;2012&lt;/Year&gt;&lt;RecNum&gt;1329&lt;/RecNum&gt;&lt;DisplayText&gt;&lt;style face="superscript"&gt;54&lt;/style&gt;&lt;/DisplayText&gt;&lt;record&gt;&lt;rec-number&gt;1329&lt;/rec-number&gt;&lt;foreign-keys&gt;&lt;key app="EN" db-id="pzzxezpwdrte22e2fe5vrww72fdtdf2wp5ep" timestamp="1530823613"&gt;1329&lt;/key&gt;&lt;/foreign-keys&gt;&lt;ref-type name="Journal Article"&gt;17&lt;/ref-type&gt;&lt;contributors&gt;&lt;authors&gt;&lt;author&gt;Kent, C. F.&lt;/author&gt;&lt;author&gt;Minaei, S.&lt;/author&gt;&lt;author&gt;Harpur, B. A.&lt;/author&gt;&lt;author&gt;Zayed, A.&lt;/author&gt;&lt;/authors&gt;&lt;/contributors&gt;&lt;auth-address&gt;Department of Biology, York University, Toronto, ON, Canada M3J 1P3.&lt;/auth-address&gt;&lt;titles&gt;&lt;title&gt;Recombination is associated with the evolution of genome structure and worker behavior in honey bees&lt;/title&gt;&lt;secondary-title&gt;Proc Natl Acad Sci U S A&lt;/secondary-title&gt;&lt;/titles&gt;&lt;periodical&gt;&lt;full-title&gt;Proc Natl Acad Sci U S A&lt;/full-title&gt;&lt;abbr-1&gt;Proceedings of the National Academy of Sciences of the United States of America&lt;/abbr-1&gt;&lt;/periodical&gt;&lt;pages&gt;18012-7&lt;/pages&gt;&lt;volume&gt;109&lt;/volume&gt;&lt;number&gt;44&lt;/number&gt;&lt;keywords&gt;&lt;keyword&gt;Animals&lt;/keyword&gt;&lt;keyword&gt;Bees/*genetics/physiology&lt;/keyword&gt;&lt;keyword&gt;*Behavior, Animal&lt;/keyword&gt;&lt;keyword&gt;*Evolution, Molecular&lt;/keyword&gt;&lt;keyword&gt;Molecular Sequence Data&lt;/keyword&gt;&lt;keyword&gt;*Recombination, Genetic&lt;/keyword&gt;&lt;/keywords&gt;&lt;dates&gt;&lt;year&gt;2012&lt;/year&gt;&lt;pub-dates&gt;&lt;date&gt;Oct 30&lt;/date&gt;&lt;/pub-dates&gt;&lt;/dates&gt;&lt;isbn&gt;1091-6490 (Electronic)&amp;#xD;0027-8424 (Linking)&lt;/isbn&gt;&lt;accession-num&gt;23071321&lt;/accession-num&gt;&lt;urls&gt;&lt;related-urls&gt;&lt;url&gt;https://www.ncbi.nlm.nih.gov/pubmed/23071321&lt;/url&gt;&lt;url&gt;https://www.ncbi.nlm.nih.gov/pmc/articles/PMC3497793/pdf/pnas.201208094.pdf&lt;/url&gt;&lt;/related-urls&gt;&lt;/urls&gt;&lt;custom2&gt;PMC3497793&lt;/custom2&gt;&lt;electronic-resource-num&gt;10.1073/pnas.1208094109&lt;/electronic-resource-num&gt;&lt;/record&gt;&lt;/Cite&gt;&lt;/EndNote&gt;</w:instrText>
      </w:r>
      <w:r w:rsidR="005E655F">
        <w:rPr>
          <w:rFonts w:ascii="Times New Roman" w:eastAsia="Times New Roman" w:hAnsi="Times New Roman" w:cs="Times New Roman"/>
          <w:sz w:val="24"/>
          <w:szCs w:val="24"/>
        </w:rPr>
        <w:fldChar w:fldCharType="separate"/>
      </w:r>
      <w:r w:rsidR="00105FC0" w:rsidRPr="00105FC0">
        <w:rPr>
          <w:rFonts w:ascii="Times New Roman" w:eastAsia="Times New Roman" w:hAnsi="Times New Roman" w:cs="Times New Roman"/>
          <w:noProof/>
          <w:sz w:val="24"/>
          <w:szCs w:val="24"/>
          <w:vertAlign w:val="superscript"/>
        </w:rPr>
        <w:t>54</w:t>
      </w:r>
      <w:r w:rsidR="005E655F">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w:t>
      </w:r>
    </w:p>
    <w:p w14:paraId="439EED03" w14:textId="0A1F6D63" w:rsidR="00E569EF" w:rsidRDefault="00E569EF" w:rsidP="00E569EF">
      <w:pPr>
        <w:spacing w:after="200"/>
        <w:ind w:firstLine="720"/>
        <w:rPr>
          <w:rFonts w:ascii="Times New Roman" w:hAnsi="Times New Roman" w:cs="Times New Roman"/>
          <w:color w:val="000000"/>
          <w:sz w:val="24"/>
          <w:szCs w:val="24"/>
          <w:lang w:val="en-US"/>
        </w:rPr>
      </w:pPr>
      <w:r w:rsidRPr="000A1266">
        <w:rPr>
          <w:rFonts w:ascii="Times New Roman" w:eastAsia="Times New Roman" w:hAnsi="Times New Roman" w:cs="Times New Roman"/>
          <w:sz w:val="24"/>
          <w:szCs w:val="24"/>
        </w:rPr>
        <w:t xml:space="preserve">Exons often show the strongest evidence of CpG depletion in </w:t>
      </w:r>
      <w:proofErr w:type="spellStart"/>
      <w:r w:rsidRPr="000A1266">
        <w:rPr>
          <w:rFonts w:ascii="Times New Roman" w:eastAsia="Times New Roman" w:hAnsi="Times New Roman" w:cs="Times New Roman"/>
          <w:sz w:val="24"/>
          <w:szCs w:val="24"/>
        </w:rPr>
        <w:t>Holometabola</w:t>
      </w:r>
      <w:proofErr w:type="spellEnd"/>
      <w:r w:rsidRPr="000A1266">
        <w:rPr>
          <w:rFonts w:ascii="Times New Roman" w:eastAsia="Times New Roman" w:hAnsi="Times New Roman" w:cs="Times New Roman"/>
          <w:sz w:val="24"/>
          <w:szCs w:val="24"/>
        </w:rPr>
        <w:t xml:space="preserve">, suggesting that exons are the most highly methylated </w:t>
      </w:r>
      <w:r w:rsidRPr="00443B93">
        <w:rPr>
          <w:rFonts w:ascii="Times New Roman" w:eastAsia="Times New Roman" w:hAnsi="Times New Roman" w:cs="Times New Roman"/>
          <w:sz w:val="24"/>
          <w:szCs w:val="24"/>
        </w:rPr>
        <w:t xml:space="preserve">regions of the genome </w:t>
      </w:r>
      <w:r w:rsidRPr="00443B93">
        <w:rPr>
          <w:rFonts w:ascii="Times New Roman" w:hAnsi="Times New Roman" w:cs="Times New Roman"/>
          <w:color w:val="000000"/>
          <w:sz w:val="24"/>
          <w:szCs w:val="24"/>
          <w:lang w:val="en-US"/>
        </w:rPr>
        <w:t>(</w:t>
      </w:r>
      <w:r w:rsidR="00D92C52">
        <w:rPr>
          <w:rFonts w:ascii="Times New Roman" w:eastAsia="Times New Roman" w:hAnsi="Times New Roman" w:cs="Times New Roman"/>
          <w:sz w:val="24"/>
          <w:szCs w:val="24"/>
        </w:rPr>
        <w:t xml:space="preserve">Additional file 2: </w:t>
      </w:r>
      <w:r w:rsidRPr="00443B93">
        <w:rPr>
          <w:rFonts w:ascii="Times New Roman" w:hAnsi="Times New Roman" w:cs="Times New Roman"/>
          <w:color w:val="000000"/>
          <w:sz w:val="24"/>
          <w:szCs w:val="24"/>
          <w:lang w:val="en-US"/>
        </w:rPr>
        <w:t>Fig</w:t>
      </w:r>
      <w:r w:rsidR="007604CB" w:rsidRPr="00443B93">
        <w:rPr>
          <w:rFonts w:ascii="Times New Roman" w:hAnsi="Times New Roman" w:cs="Times New Roman"/>
          <w:color w:val="000000"/>
          <w:sz w:val="24"/>
          <w:szCs w:val="24"/>
          <w:lang w:val="en-US"/>
        </w:rPr>
        <w:t>. S</w:t>
      </w:r>
      <w:r w:rsidR="00D92C52">
        <w:rPr>
          <w:rFonts w:ascii="Times New Roman" w:hAnsi="Times New Roman" w:cs="Times New Roman"/>
          <w:color w:val="000000"/>
          <w:sz w:val="24"/>
          <w:szCs w:val="24"/>
          <w:lang w:val="en-US"/>
        </w:rPr>
        <w:t>5</w:t>
      </w:r>
      <w:r w:rsidRPr="00443B93">
        <w:rPr>
          <w:rFonts w:ascii="Times New Roman" w:hAnsi="Times New Roman" w:cs="Times New Roman"/>
          <w:color w:val="000000"/>
          <w:sz w:val="24"/>
          <w:szCs w:val="24"/>
          <w:lang w:val="en-US"/>
        </w:rPr>
        <w:t>)</w:t>
      </w:r>
      <w:r w:rsidR="000012BB" w:rsidRPr="00443B93">
        <w:rPr>
          <w:rFonts w:ascii="Times New Roman" w:eastAsia="Times New Roman" w:hAnsi="Times New Roman" w:cs="Times New Roman"/>
          <w:sz w:val="24"/>
          <w:szCs w:val="24"/>
        </w:rPr>
        <w:t>.</w:t>
      </w:r>
      <w:r w:rsidRPr="00443B93">
        <w:rPr>
          <w:rFonts w:ascii="Times New Roman" w:eastAsia="Times New Roman" w:hAnsi="Times New Roman" w:cs="Times New Roman"/>
          <w:sz w:val="24"/>
          <w:szCs w:val="24"/>
        </w:rPr>
        <w:t xml:space="preserve"> However, introns and exons both show relatively high levels of CpG depletion in more basal taxa in the Arthropoda indicating that methylation is more uniform across genes in these species </w:t>
      </w:r>
      <w:r w:rsidRPr="00443B93">
        <w:rPr>
          <w:rFonts w:ascii="Times New Roman" w:hAnsi="Times New Roman" w:cs="Times New Roman"/>
          <w:color w:val="000000"/>
          <w:sz w:val="24"/>
          <w:szCs w:val="24"/>
          <w:lang w:val="en-US"/>
        </w:rPr>
        <w:t>(</w:t>
      </w:r>
      <w:r w:rsidR="00D92C52">
        <w:rPr>
          <w:rFonts w:ascii="Times New Roman" w:eastAsia="Times New Roman" w:hAnsi="Times New Roman" w:cs="Times New Roman"/>
          <w:sz w:val="24"/>
          <w:szCs w:val="24"/>
        </w:rPr>
        <w:t xml:space="preserve">Additional file 2: </w:t>
      </w:r>
      <w:r w:rsidRPr="00443B93">
        <w:rPr>
          <w:rFonts w:ascii="Times New Roman" w:hAnsi="Times New Roman" w:cs="Times New Roman"/>
          <w:color w:val="000000"/>
          <w:sz w:val="24"/>
          <w:szCs w:val="24"/>
          <w:lang w:val="en-US"/>
        </w:rPr>
        <w:t>Fig</w:t>
      </w:r>
      <w:r w:rsidR="007604CB" w:rsidRPr="00443B93">
        <w:rPr>
          <w:rFonts w:ascii="Times New Roman" w:hAnsi="Times New Roman" w:cs="Times New Roman"/>
          <w:color w:val="000000"/>
          <w:sz w:val="24"/>
          <w:szCs w:val="24"/>
          <w:lang w:val="en-US"/>
        </w:rPr>
        <w:t>. S</w:t>
      </w:r>
      <w:r w:rsidR="00D92C52">
        <w:rPr>
          <w:rFonts w:ascii="Times New Roman" w:hAnsi="Times New Roman" w:cs="Times New Roman"/>
          <w:color w:val="000000"/>
          <w:sz w:val="24"/>
          <w:szCs w:val="24"/>
          <w:lang w:val="en-US"/>
        </w:rPr>
        <w:t>5</w:t>
      </w:r>
      <w:r w:rsidRPr="00443B93">
        <w:rPr>
          <w:rFonts w:ascii="Times New Roman" w:hAnsi="Times New Roman" w:cs="Times New Roman"/>
          <w:color w:val="000000"/>
          <w:sz w:val="24"/>
          <w:szCs w:val="24"/>
          <w:lang w:val="en-US"/>
        </w:rPr>
        <w:t>)</w:t>
      </w:r>
      <w:r w:rsidR="000012BB" w:rsidRPr="00443B93">
        <w:rPr>
          <w:rFonts w:ascii="Times New Roman" w:eastAsia="Times New Roman" w:hAnsi="Times New Roman" w:cs="Times New Roman"/>
          <w:sz w:val="24"/>
          <w:szCs w:val="24"/>
        </w:rPr>
        <w:t>.</w:t>
      </w:r>
      <w:r w:rsidRPr="00443B93">
        <w:rPr>
          <w:rFonts w:ascii="Times New Roman" w:eastAsia="Times New Roman" w:hAnsi="Times New Roman" w:cs="Times New Roman"/>
          <w:sz w:val="24"/>
          <w:szCs w:val="24"/>
        </w:rPr>
        <w:t xml:space="preserve"> In addition</w:t>
      </w:r>
      <w:r>
        <w:rPr>
          <w:rFonts w:ascii="Times New Roman" w:eastAsia="Times New Roman" w:hAnsi="Times New Roman" w:cs="Times New Roman"/>
          <w:sz w:val="24"/>
          <w:szCs w:val="24"/>
        </w:rPr>
        <w:t xml:space="preserve">, </w:t>
      </w:r>
      <w:r w:rsidRPr="000A1266">
        <w:rPr>
          <w:rFonts w:ascii="Times New Roman" w:eastAsia="Times New Roman" w:hAnsi="Times New Roman" w:cs="Times New Roman"/>
          <w:sz w:val="24"/>
          <w:szCs w:val="24"/>
        </w:rPr>
        <w:t xml:space="preserve">many of the </w:t>
      </w:r>
      <w:proofErr w:type="spellStart"/>
      <w:r w:rsidRPr="000A1266">
        <w:rPr>
          <w:rFonts w:ascii="Times New Roman" w:eastAsia="Times New Roman" w:hAnsi="Times New Roman" w:cs="Times New Roman"/>
          <w:sz w:val="24"/>
          <w:szCs w:val="24"/>
        </w:rPr>
        <w:t>Holometabola</w:t>
      </w:r>
      <w:proofErr w:type="spellEnd"/>
      <w:r w:rsidRPr="000A1266">
        <w:rPr>
          <w:rFonts w:ascii="Times New Roman" w:eastAsia="Times New Roman" w:hAnsi="Times New Roman" w:cs="Times New Roman"/>
          <w:sz w:val="24"/>
          <w:szCs w:val="24"/>
        </w:rPr>
        <w:t xml:space="preserve"> appear to have DNA </w:t>
      </w:r>
      <w:r w:rsidRPr="000A1266">
        <w:rPr>
          <w:rFonts w:ascii="Times New Roman" w:eastAsia="Times New Roman" w:hAnsi="Times New Roman" w:cs="Times New Roman"/>
          <w:sz w:val="24"/>
          <w:szCs w:val="24"/>
        </w:rPr>
        <w:lastRenderedPageBreak/>
        <w:t xml:space="preserve">methylation restricted to the 5’ region of genes, while the </w:t>
      </w:r>
      <w:proofErr w:type="spellStart"/>
      <w:r w:rsidRPr="000A1266">
        <w:rPr>
          <w:rFonts w:ascii="Times New Roman" w:eastAsia="Times New Roman" w:hAnsi="Times New Roman" w:cs="Times New Roman"/>
          <w:sz w:val="24"/>
          <w:szCs w:val="24"/>
        </w:rPr>
        <w:t>Hemimetabola</w:t>
      </w:r>
      <w:proofErr w:type="spellEnd"/>
      <w:r w:rsidRPr="000A1266">
        <w:rPr>
          <w:rFonts w:ascii="Times New Roman" w:eastAsia="Times New Roman" w:hAnsi="Times New Roman" w:cs="Times New Roman"/>
          <w:sz w:val="24"/>
          <w:szCs w:val="24"/>
        </w:rPr>
        <w:t xml:space="preserve"> and more basal taxa appear to have methylation throughout gene bodies.</w:t>
      </w:r>
      <w:r>
        <w:rPr>
          <w:rFonts w:ascii="Times New Roman" w:eastAsia="Times New Roman" w:hAnsi="Times New Roman" w:cs="Times New Roman"/>
          <w:sz w:val="24"/>
          <w:szCs w:val="24"/>
        </w:rPr>
        <w:t xml:space="preserve"> </w:t>
      </w:r>
      <w:r w:rsidRPr="00DF7326">
        <w:rPr>
          <w:rFonts w:ascii="Times New Roman" w:hAnsi="Times New Roman" w:cs="Times New Roman"/>
          <w:color w:val="000000"/>
          <w:sz w:val="24"/>
          <w:szCs w:val="24"/>
          <w:lang w:val="en-US"/>
        </w:rPr>
        <w:t>The Coleoptera and Diptera showed fairly unimodal distributions of CpG o/e suggesting an absent or diminished DNA methylation system.</w:t>
      </w:r>
    </w:p>
    <w:p w14:paraId="5FA2A0D5" w14:textId="5E659998" w:rsidR="00535AB1" w:rsidRPr="00E569EF" w:rsidRDefault="00E569EF" w:rsidP="00E569EF">
      <w:pPr>
        <w:spacing w:after="200"/>
        <w:ind w:firstLine="720"/>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We conclude that </w:t>
      </w:r>
      <w:r w:rsidRPr="00061AAC">
        <w:rPr>
          <w:rFonts w:ascii="Times New Roman" w:hAnsi="Times New Roman" w:cs="Times New Roman"/>
          <w:color w:val="000000"/>
          <w:sz w:val="24"/>
          <w:szCs w:val="24"/>
          <w:lang w:val="en-US"/>
        </w:rPr>
        <w:t xml:space="preserve">DNA methylation </w:t>
      </w:r>
      <w:r>
        <w:rPr>
          <w:rFonts w:ascii="Times New Roman" w:hAnsi="Times New Roman" w:cs="Times New Roman"/>
          <w:color w:val="000000"/>
          <w:sz w:val="24"/>
          <w:szCs w:val="24"/>
          <w:lang w:val="en-US"/>
        </w:rPr>
        <w:t>in</w:t>
      </w:r>
      <w:r w:rsidRPr="00061AAC">
        <w:rPr>
          <w:rFonts w:ascii="Times New Roman" w:hAnsi="Times New Roman" w:cs="Times New Roman"/>
          <w:color w:val="000000"/>
          <w:sz w:val="24"/>
          <w:szCs w:val="24"/>
          <w:lang w:val="en-US"/>
        </w:rPr>
        <w:t xml:space="preserve"> the arthropods </w:t>
      </w:r>
      <w:r>
        <w:rPr>
          <w:rFonts w:ascii="Times New Roman" w:hAnsi="Times New Roman" w:cs="Times New Roman"/>
          <w:color w:val="000000"/>
          <w:sz w:val="24"/>
          <w:szCs w:val="24"/>
          <w:lang w:val="en-US"/>
        </w:rPr>
        <w:t>shows</w:t>
      </w:r>
      <w:r w:rsidRPr="00061AAC">
        <w:rPr>
          <w:rFonts w:ascii="Times New Roman" w:hAnsi="Times New Roman" w:cs="Times New Roman"/>
          <w:color w:val="000000"/>
          <w:sz w:val="24"/>
          <w:szCs w:val="24"/>
          <w:lang w:val="en-US"/>
        </w:rPr>
        <w:t xml:space="preserve"> remarkable</w:t>
      </w:r>
      <w:r>
        <w:rPr>
          <w:rFonts w:ascii="Times New Roman" w:hAnsi="Times New Roman" w:cs="Times New Roman"/>
          <w:color w:val="000000"/>
          <w:sz w:val="24"/>
          <w:szCs w:val="24"/>
          <w:lang w:val="en-US"/>
        </w:rPr>
        <w:t xml:space="preserve"> variation</w:t>
      </w:r>
      <w:r w:rsidRPr="00061AAC">
        <w:rPr>
          <w:rFonts w:ascii="Times New Roman" w:hAnsi="Times New Roman" w:cs="Times New Roman"/>
          <w:color w:val="000000"/>
          <w:sz w:val="24"/>
          <w:szCs w:val="24"/>
          <w:lang w:val="en-US"/>
        </w:rPr>
        <w:t xml:space="preserve">. </w:t>
      </w:r>
      <w:r>
        <w:rPr>
          <w:rFonts w:ascii="Times New Roman" w:eastAsia="Times New Roman" w:hAnsi="Times New Roman" w:cs="Times New Roman"/>
          <w:sz w:val="24"/>
          <w:szCs w:val="24"/>
          <w:lang w:val="en-US"/>
        </w:rPr>
        <w:t>The non-insect</w:t>
      </w:r>
      <w:r w:rsidRPr="00D5321E">
        <w:rPr>
          <w:rFonts w:ascii="Times New Roman" w:eastAsia="Times New Roman" w:hAnsi="Times New Roman" w:cs="Times New Roman"/>
          <w:sz w:val="24"/>
          <w:szCs w:val="24"/>
          <w:lang w:val="en-US"/>
        </w:rPr>
        <w:t xml:space="preserve"> arthropods </w:t>
      </w:r>
      <w:r>
        <w:rPr>
          <w:rFonts w:ascii="Times New Roman" w:eastAsia="Times New Roman" w:hAnsi="Times New Roman" w:cs="Times New Roman"/>
          <w:sz w:val="24"/>
          <w:szCs w:val="24"/>
          <w:lang w:val="en-US"/>
        </w:rPr>
        <w:t xml:space="preserve">and hemimetabolous insects </w:t>
      </w:r>
      <w:r w:rsidRPr="00D5321E">
        <w:rPr>
          <w:rFonts w:ascii="Times New Roman" w:eastAsia="Times New Roman" w:hAnsi="Times New Roman" w:cs="Times New Roman"/>
          <w:sz w:val="24"/>
          <w:szCs w:val="24"/>
          <w:lang w:val="en-US"/>
        </w:rPr>
        <w:t>have high levels of DNA methylation</w:t>
      </w:r>
      <w:r>
        <w:rPr>
          <w:rFonts w:ascii="Times New Roman" w:eastAsia="Times New Roman" w:hAnsi="Times New Roman" w:cs="Times New Roman"/>
          <w:sz w:val="24"/>
          <w:szCs w:val="24"/>
          <w:lang w:val="en-US"/>
        </w:rPr>
        <w:t xml:space="preserve"> whereas the </w:t>
      </w:r>
      <w:r w:rsidRPr="00D5321E">
        <w:rPr>
          <w:rFonts w:ascii="Times New Roman" w:eastAsia="Times New Roman" w:hAnsi="Times New Roman" w:cs="Times New Roman"/>
          <w:sz w:val="24"/>
          <w:szCs w:val="24"/>
          <w:lang w:val="en-US"/>
        </w:rPr>
        <w:t>holometabolous insects have low levels of DNA methylation.</w:t>
      </w:r>
      <w:r>
        <w:rPr>
          <w:rFonts w:ascii="Times New Roman" w:eastAsia="Times New Roman" w:hAnsi="Times New Roman" w:cs="Times New Roman"/>
          <w:sz w:val="24"/>
          <w:szCs w:val="24"/>
          <w:lang w:val="en-US"/>
        </w:rPr>
        <w:t xml:space="preserve"> </w:t>
      </w:r>
      <w:r w:rsidRPr="00061AAC">
        <w:rPr>
          <w:rFonts w:ascii="Times New Roman" w:hAnsi="Times New Roman" w:cs="Times New Roman"/>
          <w:color w:val="000000"/>
          <w:sz w:val="24"/>
          <w:szCs w:val="24"/>
          <w:lang w:val="en-US"/>
        </w:rPr>
        <w:t>There appear to be several independent losses of DNA methylation machinery. In addition, patterns of DNA methylation vary considerably among taxa</w:t>
      </w:r>
      <w:r>
        <w:rPr>
          <w:rFonts w:ascii="Times New Roman" w:hAnsi="Times New Roman" w:cs="Times New Roman"/>
          <w:color w:val="000000"/>
          <w:sz w:val="24"/>
          <w:szCs w:val="24"/>
          <w:lang w:val="en-US"/>
        </w:rPr>
        <w:t xml:space="preserve"> indicating that the effects of DNA methylation on gene function may differ across species</w:t>
      </w:r>
      <w:r w:rsidR="000012BB">
        <w:rPr>
          <w:rFonts w:ascii="Times New Roman" w:hAnsi="Times New Roman" w:cs="Times New Roman"/>
          <w:color w:val="000000"/>
          <w:sz w:val="24"/>
          <w:szCs w:val="24"/>
          <w:lang w:val="en-US"/>
        </w:rPr>
        <w:t>.</w:t>
      </w:r>
      <w:r>
        <w:rPr>
          <w:rFonts w:ascii="Times New Roman" w:hAnsi="Times New Roman" w:cs="Times New Roman"/>
          <w:color w:val="000000"/>
          <w:sz w:val="24"/>
          <w:szCs w:val="24"/>
          <w:lang w:val="en-US"/>
        </w:rPr>
        <w:t xml:space="preserve"> Thus</w:t>
      </w:r>
      <w:r w:rsidR="00674E18">
        <w:rPr>
          <w:rFonts w:ascii="Times New Roman" w:hAnsi="Times New Roman" w:cs="Times New Roman"/>
          <w:color w:val="000000"/>
          <w:sz w:val="24"/>
          <w:szCs w:val="24"/>
          <w:lang w:val="en-US"/>
        </w:rPr>
        <w:t>,</w:t>
      </w:r>
      <w:r>
        <w:rPr>
          <w:rFonts w:ascii="Times New Roman" w:hAnsi="Times New Roman" w:cs="Times New Roman"/>
          <w:color w:val="000000"/>
          <w:sz w:val="24"/>
          <w:szCs w:val="24"/>
          <w:lang w:val="en-US"/>
        </w:rPr>
        <w:t xml:space="preserve"> arthropods may be a very good taxon in which to study the causes and consequences of DNA methylation</w:t>
      </w:r>
      <w:r>
        <w:rPr>
          <w:rFonts w:ascii="MS Mincho" w:eastAsia="MS Mincho" w:hAnsi="MS Mincho" w:cs="MS Mincho"/>
          <w:color w:val="000000"/>
          <w:sz w:val="24"/>
          <w:szCs w:val="24"/>
          <w:lang w:val="en-US"/>
        </w:rPr>
        <w:t>.</w:t>
      </w:r>
    </w:p>
    <w:p w14:paraId="12200CE7" w14:textId="1308C404" w:rsidR="00535AB1" w:rsidRPr="00263F6A" w:rsidRDefault="00B52962" w:rsidP="0030368C">
      <w:pPr>
        <w:pStyle w:val="Heading2"/>
        <w:rPr>
          <w:rFonts w:ascii="Times New Roman" w:eastAsia="Times New Roman" w:hAnsi="Times New Roman" w:cs="Times New Roman"/>
          <w:b/>
          <w:i/>
          <w:sz w:val="24"/>
          <w:szCs w:val="24"/>
        </w:rPr>
      </w:pPr>
      <w:bookmarkStart w:id="37" w:name="_Toc26815978"/>
      <w:r w:rsidRPr="00263F6A">
        <w:rPr>
          <w:rFonts w:ascii="Times New Roman" w:eastAsia="Times New Roman" w:hAnsi="Times New Roman" w:cs="Times New Roman"/>
          <w:b/>
          <w:i/>
          <w:sz w:val="24"/>
          <w:szCs w:val="24"/>
        </w:rPr>
        <w:t xml:space="preserve">2.02 </w:t>
      </w:r>
      <w:proofErr w:type="spellStart"/>
      <w:r w:rsidRPr="00263F6A">
        <w:rPr>
          <w:rFonts w:ascii="Times New Roman" w:eastAsia="Times New Roman" w:hAnsi="Times New Roman" w:cs="Times New Roman"/>
          <w:b/>
          <w:i/>
          <w:sz w:val="24"/>
          <w:szCs w:val="24"/>
        </w:rPr>
        <w:t>Pancrustacea</w:t>
      </w:r>
      <w:proofErr w:type="spellEnd"/>
      <w:r w:rsidRPr="00263F6A">
        <w:rPr>
          <w:rFonts w:ascii="Times New Roman" w:eastAsia="Times New Roman" w:hAnsi="Times New Roman" w:cs="Times New Roman"/>
          <w:b/>
          <w:i/>
          <w:sz w:val="24"/>
          <w:szCs w:val="24"/>
        </w:rPr>
        <w:t xml:space="preserve"> phylogeny</w:t>
      </w:r>
      <w:bookmarkEnd w:id="37"/>
    </w:p>
    <w:p w14:paraId="729BA8E5" w14:textId="43CB34A4" w:rsidR="00535AB1" w:rsidRPr="00072CD5" w:rsidRDefault="00B52962">
      <w:pPr>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 xml:space="preserve">Recent large-scale phylogenetic analyses have suggested that the subphylum “Crustacea” is paraphyletic, with </w:t>
      </w:r>
      <w:proofErr w:type="spellStart"/>
      <w:r w:rsidRPr="00072CD5">
        <w:rPr>
          <w:rFonts w:ascii="Times New Roman" w:eastAsia="Times New Roman" w:hAnsi="Times New Roman" w:cs="Times New Roman"/>
          <w:sz w:val="24"/>
          <w:szCs w:val="24"/>
        </w:rPr>
        <w:t>Hexapoda</w:t>
      </w:r>
      <w:proofErr w:type="spellEnd"/>
      <w:r w:rsidRPr="00072CD5">
        <w:rPr>
          <w:rFonts w:ascii="Times New Roman" w:eastAsia="Times New Roman" w:hAnsi="Times New Roman" w:cs="Times New Roman"/>
          <w:sz w:val="24"/>
          <w:szCs w:val="24"/>
        </w:rPr>
        <w:t xml:space="preserve"> as an in-group, sister to the branchiopods (Cladocera), thus forming a monophyletic </w:t>
      </w:r>
      <w:proofErr w:type="spellStart"/>
      <w:r w:rsidRPr="00072CD5">
        <w:rPr>
          <w:rFonts w:ascii="Times New Roman" w:eastAsia="Times New Roman" w:hAnsi="Times New Roman" w:cs="Times New Roman"/>
          <w:sz w:val="24"/>
          <w:szCs w:val="24"/>
        </w:rPr>
        <w:t>Pancrustacea</w:t>
      </w:r>
      <w:proofErr w:type="spellEnd"/>
      <w:r w:rsidRPr="00072CD5">
        <w:rPr>
          <w:rFonts w:ascii="Times New Roman" w:eastAsia="Times New Roman" w:hAnsi="Times New Roman" w:cs="Times New Roman"/>
          <w:sz w:val="24"/>
          <w:szCs w:val="24"/>
        </w:rPr>
        <w:t>. This grouping is widely accepted</w:t>
      </w:r>
      <w:r w:rsidR="00985A36">
        <w:rPr>
          <w:rFonts w:ascii="Times New Roman" w:eastAsia="Times New Roman" w:hAnsi="Times New Roman" w:cs="Times New Roman"/>
          <w:sz w:val="24"/>
          <w:szCs w:val="24"/>
        </w:rPr>
        <w:fldChar w:fldCharType="begin">
          <w:fldData xml:space="preserve">PEVuZE5vdGU+PENpdGU+PEF1dGhvcj5Cb3JuZXI8L0F1dGhvcj48WWVhcj4yMDE0PC9ZZWFyPjxS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</w:fldData>
        </w:fldChar>
      </w:r>
      <w:r w:rsidR="00985A36">
        <w:rPr>
          <w:rFonts w:ascii="Times New Roman" w:eastAsia="Times New Roman" w:hAnsi="Times New Roman" w:cs="Times New Roman"/>
          <w:sz w:val="24"/>
          <w:szCs w:val="24"/>
        </w:rPr>
        <w:instrText xml:space="preserve"> ADDIN EN.CITE </w:instrText>
      </w:r>
      <w:r w:rsidR="00985A36">
        <w:rPr>
          <w:rFonts w:ascii="Times New Roman" w:eastAsia="Times New Roman" w:hAnsi="Times New Roman" w:cs="Times New Roman"/>
          <w:sz w:val="24"/>
          <w:szCs w:val="24"/>
        </w:rPr>
        <w:fldChar w:fldCharType="begin">
          <w:fldData xml:space="preserve">PEVuZE5vdGU+PENpdGU+PEF1dGhvcj5Cb3JuZXI8L0F1dGhvcj48WWVhcj4yMDE0PC9ZZWFyPjxS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</w:fldData>
        </w:fldChar>
      </w:r>
      <w:r w:rsidR="00985A36">
        <w:rPr>
          <w:rFonts w:ascii="Times New Roman" w:eastAsia="Times New Roman" w:hAnsi="Times New Roman" w:cs="Times New Roman"/>
          <w:sz w:val="24"/>
          <w:szCs w:val="24"/>
        </w:rPr>
        <w:instrText xml:space="preserve"> ADDIN EN.CITE.DATA </w:instrText>
      </w:r>
      <w:r w:rsidR="00985A36">
        <w:rPr>
          <w:rFonts w:ascii="Times New Roman" w:eastAsia="Times New Roman" w:hAnsi="Times New Roman" w:cs="Times New Roman"/>
          <w:sz w:val="24"/>
          <w:szCs w:val="24"/>
        </w:rPr>
      </w:r>
      <w:r w:rsidR="00985A36">
        <w:rPr>
          <w:rFonts w:ascii="Times New Roman" w:eastAsia="Times New Roman" w:hAnsi="Times New Roman" w:cs="Times New Roman"/>
          <w:sz w:val="24"/>
          <w:szCs w:val="24"/>
        </w:rPr>
        <w:fldChar w:fldCharType="end"/>
      </w:r>
      <w:r w:rsidR="00985A36">
        <w:rPr>
          <w:rFonts w:ascii="Times New Roman" w:eastAsia="Times New Roman" w:hAnsi="Times New Roman" w:cs="Times New Roman"/>
          <w:sz w:val="24"/>
          <w:szCs w:val="24"/>
        </w:rPr>
      </w:r>
      <w:r w:rsidR="00985A36">
        <w:rPr>
          <w:rFonts w:ascii="Times New Roman" w:eastAsia="Times New Roman" w:hAnsi="Times New Roman" w:cs="Times New Roman"/>
          <w:sz w:val="24"/>
          <w:szCs w:val="24"/>
        </w:rPr>
        <w:fldChar w:fldCharType="separate"/>
      </w:r>
      <w:r w:rsidR="00985A36" w:rsidRPr="00985A36">
        <w:rPr>
          <w:rFonts w:ascii="Times New Roman" w:eastAsia="Times New Roman" w:hAnsi="Times New Roman" w:cs="Times New Roman"/>
          <w:noProof/>
          <w:sz w:val="24"/>
          <w:szCs w:val="24"/>
          <w:vertAlign w:val="superscript"/>
        </w:rPr>
        <w:t>55-57</w:t>
      </w:r>
      <w:r w:rsidR="00985A36">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even though it is often accompanied by low statistical support</w:t>
      </w:r>
      <w:r w:rsidR="00156958" w:rsidRPr="00072CD5">
        <w:rPr>
          <w:rFonts w:ascii="Times New Roman" w:eastAsia="Times New Roman" w:hAnsi="Times New Roman" w:cs="Times New Roman"/>
          <w:sz w:val="24"/>
          <w:szCs w:val="24"/>
        </w:rPr>
        <w:t>, suggesting a more critical analysis is required</w:t>
      </w:r>
      <w:r w:rsidRPr="00072CD5">
        <w:rPr>
          <w:rFonts w:ascii="Times New Roman" w:eastAsia="Times New Roman" w:hAnsi="Times New Roman" w:cs="Times New Roman"/>
          <w:sz w:val="24"/>
          <w:szCs w:val="24"/>
        </w:rPr>
        <w:t xml:space="preserve">. The tree </w:t>
      </w:r>
      <w:r w:rsidRPr="00443B93">
        <w:rPr>
          <w:rFonts w:ascii="Times New Roman" w:eastAsia="Times New Roman" w:hAnsi="Times New Roman" w:cs="Times New Roman"/>
          <w:sz w:val="24"/>
          <w:szCs w:val="24"/>
        </w:rPr>
        <w:t xml:space="preserve">shown </w:t>
      </w:r>
      <w:r w:rsidR="007604CB" w:rsidRPr="00443B93">
        <w:rPr>
          <w:rFonts w:ascii="Times New Roman" w:eastAsia="Times New Roman" w:hAnsi="Times New Roman" w:cs="Times New Roman"/>
          <w:sz w:val="24"/>
          <w:szCs w:val="24"/>
        </w:rPr>
        <w:t>in Fig.</w:t>
      </w:r>
      <w:r w:rsidR="00CB5130" w:rsidRPr="00443B93">
        <w:rPr>
          <w:rFonts w:ascii="Times New Roman" w:eastAsia="Times New Roman" w:hAnsi="Times New Roman" w:cs="Times New Roman"/>
          <w:sz w:val="24"/>
          <w:szCs w:val="24"/>
        </w:rPr>
        <w:t xml:space="preserve"> 2</w:t>
      </w:r>
      <w:r w:rsidRPr="00443B93">
        <w:rPr>
          <w:rFonts w:ascii="Times New Roman" w:eastAsia="Times New Roman" w:hAnsi="Times New Roman" w:cs="Times New Roman"/>
          <w:sz w:val="24"/>
          <w:szCs w:val="24"/>
        </w:rPr>
        <w:t xml:space="preserve"> indicates</w:t>
      </w:r>
      <w:r w:rsidRPr="00072CD5">
        <w:rPr>
          <w:rFonts w:ascii="Times New Roman" w:eastAsia="Times New Roman" w:hAnsi="Times New Roman" w:cs="Times New Roman"/>
          <w:sz w:val="24"/>
          <w:szCs w:val="24"/>
        </w:rPr>
        <w:t xml:space="preserve"> a monophyletic crustacean group sister to the hexapods, though with low </w:t>
      </w:r>
      <w:r w:rsidRPr="006B1111">
        <w:rPr>
          <w:rFonts w:ascii="Times New Roman" w:eastAsia="Times New Roman" w:hAnsi="Times New Roman" w:cs="Times New Roman"/>
          <w:sz w:val="24"/>
          <w:szCs w:val="24"/>
        </w:rPr>
        <w:t xml:space="preserve">bootstrap support of the nodes involved in the presumed paraphyly. We find that the topology of the three crustacean orders is the most contentious in our phylogeny. For the four branches of interest (the three crustacean orders and the branch leading to </w:t>
      </w:r>
      <w:proofErr w:type="spellStart"/>
      <w:r w:rsidRPr="006B1111">
        <w:rPr>
          <w:rFonts w:ascii="Times New Roman" w:eastAsia="Times New Roman" w:hAnsi="Times New Roman" w:cs="Times New Roman"/>
          <w:sz w:val="24"/>
          <w:szCs w:val="24"/>
        </w:rPr>
        <w:t>Hexapoda</w:t>
      </w:r>
      <w:proofErr w:type="spellEnd"/>
      <w:r w:rsidRPr="006B1111">
        <w:rPr>
          <w:rFonts w:ascii="Times New Roman" w:eastAsia="Times New Roman" w:hAnsi="Times New Roman" w:cs="Times New Roman"/>
          <w:sz w:val="24"/>
          <w:szCs w:val="24"/>
        </w:rPr>
        <w:t xml:space="preserve">), there are a total of 15 possible </w:t>
      </w:r>
      <w:r w:rsidRPr="00443B93">
        <w:rPr>
          <w:rFonts w:ascii="Times New Roman" w:eastAsia="Times New Roman" w:hAnsi="Times New Roman" w:cs="Times New Roman"/>
          <w:sz w:val="24"/>
          <w:szCs w:val="24"/>
        </w:rPr>
        <w:t>topologies (</w:t>
      </w:r>
      <w:r w:rsidR="00D92C52">
        <w:rPr>
          <w:rFonts w:ascii="Times New Roman" w:eastAsia="Times New Roman" w:hAnsi="Times New Roman" w:cs="Times New Roman"/>
          <w:sz w:val="24"/>
          <w:szCs w:val="24"/>
        </w:rPr>
        <w:t xml:space="preserve">Additional file 2: </w:t>
      </w:r>
      <w:r w:rsidR="00C531BA" w:rsidRPr="00443B93">
        <w:rPr>
          <w:rFonts w:ascii="Times New Roman" w:eastAsia="Times New Roman" w:hAnsi="Times New Roman" w:cs="Times New Roman"/>
          <w:sz w:val="24"/>
          <w:szCs w:val="24"/>
        </w:rPr>
        <w:t>Fig</w:t>
      </w:r>
      <w:r w:rsidR="007604CB" w:rsidRPr="00443B93">
        <w:rPr>
          <w:rFonts w:ascii="Times New Roman" w:eastAsia="Times New Roman" w:hAnsi="Times New Roman" w:cs="Times New Roman"/>
          <w:sz w:val="24"/>
          <w:szCs w:val="24"/>
        </w:rPr>
        <w:t>. S</w:t>
      </w:r>
      <w:r w:rsidR="00D92C52">
        <w:rPr>
          <w:rFonts w:ascii="Times New Roman" w:eastAsia="Times New Roman" w:hAnsi="Times New Roman" w:cs="Times New Roman"/>
          <w:sz w:val="24"/>
          <w:szCs w:val="24"/>
        </w:rPr>
        <w:t>13</w:t>
      </w:r>
      <w:r w:rsidRPr="00443B93">
        <w:rPr>
          <w:rFonts w:ascii="Times New Roman" w:eastAsia="Times New Roman" w:hAnsi="Times New Roman" w:cs="Times New Roman"/>
          <w:sz w:val="24"/>
          <w:szCs w:val="24"/>
        </w:rPr>
        <w:t>). Among</w:t>
      </w:r>
      <w:r w:rsidRPr="00072CD5">
        <w:rPr>
          <w:rFonts w:ascii="Times New Roman" w:eastAsia="Times New Roman" w:hAnsi="Times New Roman" w:cs="Times New Roman"/>
          <w:sz w:val="24"/>
          <w:szCs w:val="24"/>
        </w:rPr>
        <w:t xml:space="preserve"> our six tree construction methods, we recover four different topologies.</w:t>
      </w:r>
    </w:p>
    <w:p w14:paraId="16E8F1B1" w14:textId="77777777" w:rsidR="00ED2855" w:rsidRDefault="00ED2855">
      <w:pPr>
        <w:rPr>
          <w:rFonts w:ascii="Times New Roman" w:eastAsia="Times New Roman" w:hAnsi="Times New Roman" w:cs="Times New Roman"/>
          <w:sz w:val="24"/>
          <w:szCs w:val="24"/>
        </w:rPr>
      </w:pPr>
    </w:p>
    <w:p w14:paraId="41A6ACEC" w14:textId="774BAD9C" w:rsidR="00535AB1" w:rsidRPr="00072CD5" w:rsidRDefault="00B52962" w:rsidP="00ED2855">
      <w:pPr>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To investigate the crustacean topology further, we decreased the number of species in our phylogenetic reconstruction in order to increase the number of sequences we could use to infer the topology of these lineages. We used three datasets including the original 22 orders with 150 genes (Dataset 1). Then we decreased the number of orders from 22 to 17 which allowed us to identify 408 single-copy orthologs (Dataset 2). Finally, we reduced the number of orders to 12 leading to 1,107 single-copy orthologs (Dataset 3). We also tested different amino acid models along with our original framework of two alignment methods and three species tree methods. All together, we reconstructed 24 species trees for each dataset, resulting in 72 total species trees.</w:t>
      </w:r>
    </w:p>
    <w:p w14:paraId="3244A88F" w14:textId="77777777" w:rsidR="00535AB1" w:rsidRPr="00072CD5" w:rsidRDefault="00535AB1">
      <w:pPr>
        <w:rPr>
          <w:rFonts w:ascii="Times New Roman" w:eastAsia="Times New Roman" w:hAnsi="Times New Roman" w:cs="Times New Roman"/>
          <w:sz w:val="24"/>
          <w:szCs w:val="24"/>
        </w:rPr>
      </w:pPr>
    </w:p>
    <w:p w14:paraId="0F035317" w14:textId="139BBFC4" w:rsidR="00535AB1" w:rsidRPr="00072CD5" w:rsidRDefault="00B52962">
      <w:pPr>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 xml:space="preserve">In total, we recovered 12 of the 15 possible </w:t>
      </w:r>
      <w:r w:rsidRPr="00443B93">
        <w:rPr>
          <w:rFonts w:ascii="Times New Roman" w:eastAsia="Times New Roman" w:hAnsi="Times New Roman" w:cs="Times New Roman"/>
          <w:sz w:val="24"/>
          <w:szCs w:val="24"/>
        </w:rPr>
        <w:t>topologies (</w:t>
      </w:r>
      <w:r w:rsidR="00D92C52">
        <w:rPr>
          <w:rFonts w:ascii="Times New Roman" w:eastAsia="Times New Roman" w:hAnsi="Times New Roman" w:cs="Times New Roman"/>
          <w:sz w:val="24"/>
          <w:szCs w:val="24"/>
        </w:rPr>
        <w:t xml:space="preserve">Additional file 2: </w:t>
      </w:r>
      <w:r w:rsidR="00C531BA" w:rsidRPr="00443B93">
        <w:rPr>
          <w:rFonts w:ascii="Times New Roman" w:eastAsia="Times New Roman" w:hAnsi="Times New Roman" w:cs="Times New Roman"/>
          <w:sz w:val="24"/>
          <w:szCs w:val="24"/>
        </w:rPr>
        <w:t>Fig</w:t>
      </w:r>
      <w:r w:rsidR="007604CB" w:rsidRPr="00443B93">
        <w:rPr>
          <w:rFonts w:ascii="Times New Roman" w:eastAsia="Times New Roman" w:hAnsi="Times New Roman" w:cs="Times New Roman"/>
          <w:sz w:val="24"/>
          <w:szCs w:val="24"/>
        </w:rPr>
        <w:t>. S</w:t>
      </w:r>
      <w:r w:rsidR="00D92C52">
        <w:rPr>
          <w:rFonts w:ascii="Times New Roman" w:eastAsia="Times New Roman" w:hAnsi="Times New Roman" w:cs="Times New Roman"/>
          <w:sz w:val="24"/>
          <w:szCs w:val="24"/>
        </w:rPr>
        <w:t>13</w:t>
      </w:r>
      <w:r w:rsidRPr="00443B93">
        <w:rPr>
          <w:rFonts w:ascii="Times New Roman" w:eastAsia="Times New Roman" w:hAnsi="Times New Roman" w:cs="Times New Roman"/>
          <w:sz w:val="24"/>
          <w:szCs w:val="24"/>
        </w:rPr>
        <w:t>), and</w:t>
      </w:r>
      <w:r w:rsidRPr="00072CD5">
        <w:rPr>
          <w:rFonts w:ascii="Times New Roman" w:eastAsia="Times New Roman" w:hAnsi="Times New Roman" w:cs="Times New Roman"/>
          <w:sz w:val="24"/>
          <w:szCs w:val="24"/>
        </w:rPr>
        <w:t xml:space="preserve"> half of our methods support a monophyletic crustacean clade. We find no clear source for systematic error in the discordance between species tree reconstruction methods. Changing the alignment software, amino acid model, or specie</w:t>
      </w:r>
      <w:r w:rsidR="008276DA">
        <w:rPr>
          <w:rFonts w:ascii="Times New Roman" w:eastAsia="Times New Roman" w:hAnsi="Times New Roman" w:cs="Times New Roman"/>
          <w:sz w:val="24"/>
          <w:szCs w:val="24"/>
        </w:rPr>
        <w:t>s tree method does not seem to a</w:t>
      </w:r>
      <w:r w:rsidRPr="00072CD5">
        <w:rPr>
          <w:rFonts w:ascii="Times New Roman" w:eastAsia="Times New Roman" w:hAnsi="Times New Roman" w:cs="Times New Roman"/>
          <w:sz w:val="24"/>
          <w:szCs w:val="24"/>
        </w:rPr>
        <w:t>ffect the clarity with which this topology is inferred. In Datasets 1 and 2 there does seem to be a tendency for concatenation/consensus methods to support th</w:t>
      </w:r>
      <w:r w:rsidR="00631A5F">
        <w:rPr>
          <w:rFonts w:ascii="Times New Roman" w:eastAsia="Times New Roman" w:hAnsi="Times New Roman" w:cs="Times New Roman"/>
          <w:sz w:val="24"/>
          <w:szCs w:val="24"/>
        </w:rPr>
        <w:t>e monophyletic grouping of the c</w:t>
      </w:r>
      <w:r w:rsidRPr="00072CD5">
        <w:rPr>
          <w:rFonts w:ascii="Times New Roman" w:eastAsia="Times New Roman" w:hAnsi="Times New Roman" w:cs="Times New Roman"/>
          <w:sz w:val="24"/>
          <w:szCs w:val="24"/>
        </w:rPr>
        <w:t>rustac</w:t>
      </w:r>
      <w:r w:rsidR="00981BCE">
        <w:rPr>
          <w:rFonts w:ascii="Times New Roman" w:eastAsia="Times New Roman" w:hAnsi="Times New Roman" w:cs="Times New Roman"/>
          <w:sz w:val="24"/>
          <w:szCs w:val="24"/>
        </w:rPr>
        <w:t xml:space="preserve">ean orders (topology </w:t>
      </w:r>
      <w:r w:rsidR="00981BCE" w:rsidRPr="00443B93">
        <w:rPr>
          <w:rFonts w:ascii="Times New Roman" w:eastAsia="Times New Roman" w:hAnsi="Times New Roman" w:cs="Times New Roman"/>
          <w:sz w:val="24"/>
          <w:szCs w:val="24"/>
        </w:rPr>
        <w:t xml:space="preserve">3 </w:t>
      </w:r>
      <w:r w:rsidR="008A1253" w:rsidRPr="00443B93">
        <w:rPr>
          <w:rFonts w:ascii="Times New Roman" w:eastAsia="Times New Roman" w:hAnsi="Times New Roman" w:cs="Times New Roman"/>
          <w:sz w:val="24"/>
          <w:szCs w:val="24"/>
        </w:rPr>
        <w:t xml:space="preserve">in </w:t>
      </w:r>
      <w:r w:rsidR="00D92C52">
        <w:rPr>
          <w:rFonts w:ascii="Times New Roman" w:eastAsia="Times New Roman" w:hAnsi="Times New Roman" w:cs="Times New Roman"/>
          <w:sz w:val="24"/>
          <w:szCs w:val="24"/>
        </w:rPr>
        <w:t xml:space="preserve">Additional file 2: </w:t>
      </w:r>
      <w:r w:rsidR="008A1253" w:rsidRPr="00443B93">
        <w:rPr>
          <w:rFonts w:ascii="Times New Roman" w:eastAsia="Times New Roman" w:hAnsi="Times New Roman" w:cs="Times New Roman"/>
          <w:sz w:val="24"/>
          <w:szCs w:val="24"/>
        </w:rPr>
        <w:t>Fig</w:t>
      </w:r>
      <w:r w:rsidR="007604CB" w:rsidRPr="00443B93">
        <w:rPr>
          <w:rFonts w:ascii="Times New Roman" w:eastAsia="Times New Roman" w:hAnsi="Times New Roman" w:cs="Times New Roman"/>
          <w:sz w:val="24"/>
          <w:szCs w:val="24"/>
        </w:rPr>
        <w:t>.</w:t>
      </w:r>
      <w:r w:rsidR="008A1253" w:rsidRPr="00443B93">
        <w:rPr>
          <w:rFonts w:ascii="Times New Roman" w:eastAsia="Times New Roman" w:hAnsi="Times New Roman" w:cs="Times New Roman"/>
          <w:sz w:val="24"/>
          <w:szCs w:val="24"/>
        </w:rPr>
        <w:t xml:space="preserve"> </w:t>
      </w:r>
      <w:r w:rsidR="007604CB" w:rsidRPr="00443B93">
        <w:rPr>
          <w:rFonts w:ascii="Times New Roman" w:eastAsia="Times New Roman" w:hAnsi="Times New Roman" w:cs="Times New Roman"/>
          <w:sz w:val="24"/>
          <w:szCs w:val="24"/>
        </w:rPr>
        <w:t>S</w:t>
      </w:r>
      <w:r w:rsidR="00D92C52">
        <w:rPr>
          <w:rFonts w:ascii="Times New Roman" w:eastAsia="Times New Roman" w:hAnsi="Times New Roman" w:cs="Times New Roman"/>
          <w:sz w:val="24"/>
          <w:szCs w:val="24"/>
        </w:rPr>
        <w:t>13</w:t>
      </w:r>
      <w:r w:rsidRPr="00443B93">
        <w:rPr>
          <w:rFonts w:ascii="Times New Roman" w:eastAsia="Times New Roman" w:hAnsi="Times New Roman" w:cs="Times New Roman"/>
          <w:sz w:val="24"/>
          <w:szCs w:val="24"/>
        </w:rPr>
        <w:t>) while</w:t>
      </w:r>
      <w:r w:rsidRPr="00072CD5">
        <w:rPr>
          <w:rFonts w:ascii="Times New Roman" w:eastAsia="Times New Roman" w:hAnsi="Times New Roman" w:cs="Times New Roman"/>
          <w:sz w:val="24"/>
          <w:szCs w:val="24"/>
        </w:rPr>
        <w:t xml:space="preserve"> coalescent methods result in non-monophyletic </w:t>
      </w:r>
      <w:r w:rsidRPr="00072CD5">
        <w:rPr>
          <w:rFonts w:ascii="Times New Roman" w:eastAsia="Times New Roman" w:hAnsi="Times New Roman" w:cs="Times New Roman"/>
          <w:sz w:val="24"/>
          <w:szCs w:val="24"/>
        </w:rPr>
        <w:lastRenderedPageBreak/>
        <w:t>groupings. However, the coalescent method itself seems sensitive to changes in alignment method and amino acid model. In general, a monophyletic Crustacea seems to be supported better than a non-monophyletic one, with average bootstrap support of the relevant nodes being 83.27 and 51.10, respectively, with monophyletic topology 3 being recovered 31 out of 72 times.</w:t>
      </w:r>
    </w:p>
    <w:p w14:paraId="0D97445E" w14:textId="77777777" w:rsidR="00535AB1" w:rsidRPr="00072CD5" w:rsidRDefault="00535AB1">
      <w:pPr>
        <w:ind w:firstLine="720"/>
        <w:rPr>
          <w:rFonts w:ascii="Times New Roman" w:eastAsia="Times New Roman" w:hAnsi="Times New Roman" w:cs="Times New Roman"/>
          <w:sz w:val="24"/>
          <w:szCs w:val="24"/>
        </w:rPr>
      </w:pPr>
    </w:p>
    <w:p w14:paraId="042F6379" w14:textId="397A416F" w:rsidR="00535AB1" w:rsidRPr="0030368C" w:rsidRDefault="00B52962" w:rsidP="0030368C">
      <w:pPr>
        <w:ind w:firstLine="720"/>
        <w:rPr>
          <w:rFonts w:ascii="Times New Roman" w:eastAsia="Times New Roman" w:hAnsi="Times New Roman" w:cs="Times New Roman"/>
          <w:sz w:val="24"/>
          <w:szCs w:val="24"/>
        </w:rPr>
      </w:pPr>
      <w:bookmarkStart w:id="38" w:name="_35nkun2" w:colFirst="0" w:colLast="0"/>
      <w:bookmarkEnd w:id="38"/>
      <w:r w:rsidRPr="00072CD5">
        <w:rPr>
          <w:rFonts w:ascii="Times New Roman" w:eastAsia="Times New Roman" w:hAnsi="Times New Roman" w:cs="Times New Roman"/>
          <w:sz w:val="24"/>
          <w:szCs w:val="24"/>
        </w:rPr>
        <w:t>The sensitivity to small changes in inference methods and low statistical support of crustacean nodes could point to true biological discordance among gene trees. Gene duplication and loss, introgression, and incomplete lineage sorting are all sources of such discordance.</w:t>
      </w:r>
      <w:r w:rsidR="004E0A54" w:rsidRPr="00072CD5">
        <w:rPr>
          <w:rFonts w:ascii="Times New Roman" w:eastAsia="Times New Roman" w:hAnsi="Times New Roman" w:cs="Times New Roman"/>
          <w:sz w:val="24"/>
          <w:szCs w:val="24"/>
        </w:rPr>
        <w:t xml:space="preserve"> </w:t>
      </w:r>
      <w:r w:rsidRPr="00072CD5">
        <w:rPr>
          <w:rFonts w:ascii="Times New Roman" w:eastAsia="Times New Roman" w:hAnsi="Times New Roman" w:cs="Times New Roman"/>
          <w:sz w:val="24"/>
          <w:szCs w:val="24"/>
        </w:rPr>
        <w:t>Gene tree discordance can lead mis-inferences of mutational events along a re</w:t>
      </w:r>
      <w:r w:rsidR="00631A5F">
        <w:rPr>
          <w:rFonts w:ascii="Times New Roman" w:eastAsia="Times New Roman" w:hAnsi="Times New Roman" w:cs="Times New Roman"/>
          <w:sz w:val="24"/>
          <w:szCs w:val="24"/>
        </w:rPr>
        <w:t>sulting species tree</w:t>
      </w:r>
      <w:r w:rsidRPr="00072CD5">
        <w:rPr>
          <w:rFonts w:ascii="Times New Roman" w:eastAsia="Times New Roman" w:hAnsi="Times New Roman" w:cs="Times New Roman"/>
          <w:sz w:val="24"/>
          <w:szCs w:val="24"/>
        </w:rPr>
        <w:t xml:space="preserve">. In light of our whole genome data and the resulting disagreement between phylogeny inference methods regarding Crustacea, we conclude that the relationships between the crustacean orders and their insect sister species remain unresolved. As such we advise and practice caution when drawing conclusions about evolutionary events in these lineages. The major drawback of this work is the sampling of only </w:t>
      </w:r>
      <w:r w:rsidR="00DA186A">
        <w:rPr>
          <w:rFonts w:ascii="Times New Roman" w:eastAsia="Times New Roman" w:hAnsi="Times New Roman" w:cs="Times New Roman"/>
          <w:sz w:val="24"/>
          <w:szCs w:val="24"/>
        </w:rPr>
        <w:t>three</w:t>
      </w:r>
      <w:r w:rsidRPr="00072CD5">
        <w:rPr>
          <w:rFonts w:ascii="Times New Roman" w:eastAsia="Times New Roman" w:hAnsi="Times New Roman" w:cs="Times New Roman"/>
          <w:sz w:val="24"/>
          <w:szCs w:val="24"/>
        </w:rPr>
        <w:t xml:space="preserve"> crustacean species. The addition of other crustaceans with wh</w:t>
      </w:r>
      <w:r w:rsidR="00401998">
        <w:rPr>
          <w:rFonts w:ascii="Times New Roman" w:eastAsia="Times New Roman" w:hAnsi="Times New Roman" w:cs="Times New Roman"/>
          <w:sz w:val="24"/>
          <w:szCs w:val="24"/>
        </w:rPr>
        <w:t xml:space="preserve">ole genome data may increase </w:t>
      </w:r>
      <w:r w:rsidRPr="00072CD5">
        <w:rPr>
          <w:rFonts w:ascii="Times New Roman" w:eastAsia="Times New Roman" w:hAnsi="Times New Roman" w:cs="Times New Roman"/>
          <w:sz w:val="24"/>
          <w:szCs w:val="24"/>
        </w:rPr>
        <w:t>confidence in the Crustacea-</w:t>
      </w:r>
      <w:proofErr w:type="spellStart"/>
      <w:r w:rsidRPr="00072CD5">
        <w:rPr>
          <w:rFonts w:ascii="Times New Roman" w:eastAsia="Times New Roman" w:hAnsi="Times New Roman" w:cs="Times New Roman"/>
          <w:sz w:val="24"/>
          <w:szCs w:val="24"/>
        </w:rPr>
        <w:t>Hexapoda</w:t>
      </w:r>
      <w:proofErr w:type="spellEnd"/>
      <w:r w:rsidRPr="00072CD5">
        <w:rPr>
          <w:rFonts w:ascii="Times New Roman" w:eastAsia="Times New Roman" w:hAnsi="Times New Roman" w:cs="Times New Roman"/>
          <w:sz w:val="24"/>
          <w:szCs w:val="24"/>
        </w:rPr>
        <w:t xml:space="preserve"> relationships in the future.</w:t>
      </w:r>
    </w:p>
    <w:p w14:paraId="28E4AAE6" w14:textId="52549336" w:rsidR="00535AB1" w:rsidRPr="00263F6A" w:rsidRDefault="00B52962" w:rsidP="0030368C">
      <w:pPr>
        <w:pStyle w:val="Heading2"/>
        <w:rPr>
          <w:rFonts w:ascii="Times New Roman" w:eastAsia="Times New Roman" w:hAnsi="Times New Roman" w:cs="Times New Roman"/>
          <w:b/>
          <w:i/>
          <w:sz w:val="24"/>
          <w:szCs w:val="24"/>
        </w:rPr>
      </w:pPr>
      <w:bookmarkStart w:id="39" w:name="_Toc26815979"/>
      <w:r w:rsidRPr="00263F6A">
        <w:rPr>
          <w:rFonts w:ascii="Times New Roman" w:eastAsia="Times New Roman" w:hAnsi="Times New Roman" w:cs="Times New Roman"/>
          <w:b/>
          <w:i/>
          <w:sz w:val="24"/>
          <w:szCs w:val="24"/>
        </w:rPr>
        <w:t>2.03 Gene families evolving on the most lineages</w:t>
      </w:r>
      <w:bookmarkEnd w:id="39"/>
    </w:p>
    <w:p w14:paraId="0652655E" w14:textId="52308699" w:rsidR="006A4B4D" w:rsidRPr="0030368C" w:rsidRDefault="00B52962" w:rsidP="0030368C">
      <w:pPr>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 xml:space="preserve">The identification of rapidly evolving gene families can provide insight into the molecular and biological functions that arose on different branches of the arthropod tree. We identified the </w:t>
      </w:r>
      <w:r w:rsidRPr="006B1111">
        <w:rPr>
          <w:rFonts w:ascii="Times New Roman" w:eastAsia="Times New Roman" w:hAnsi="Times New Roman" w:cs="Times New Roman"/>
          <w:sz w:val="24"/>
          <w:szCs w:val="24"/>
        </w:rPr>
        <w:t xml:space="preserve">30 gene families that were inferred to be rapidly changing along the most lineages </w:t>
      </w:r>
      <w:r w:rsidRPr="00ED733D">
        <w:rPr>
          <w:rFonts w:ascii="Times New Roman" w:eastAsia="Times New Roman" w:hAnsi="Times New Roman" w:cs="Times New Roman"/>
          <w:sz w:val="24"/>
          <w:szCs w:val="24"/>
        </w:rPr>
        <w:t>(</w:t>
      </w:r>
      <w:r w:rsidR="0061036D">
        <w:rPr>
          <w:rFonts w:ascii="Times New Roman" w:eastAsia="Times New Roman" w:hAnsi="Times New Roman" w:cs="Times New Roman"/>
          <w:sz w:val="24"/>
          <w:szCs w:val="24"/>
        </w:rPr>
        <w:t xml:space="preserve">Additional File 1: </w:t>
      </w:r>
      <w:r w:rsidR="00401998" w:rsidRPr="00ED733D">
        <w:rPr>
          <w:rFonts w:ascii="Times New Roman" w:eastAsia="Times New Roman" w:hAnsi="Times New Roman" w:cs="Times New Roman"/>
          <w:sz w:val="24"/>
          <w:szCs w:val="24"/>
        </w:rPr>
        <w:t>Table S1</w:t>
      </w:r>
      <w:r w:rsidR="006E2BE7" w:rsidRPr="00ED733D">
        <w:rPr>
          <w:rFonts w:ascii="Times New Roman" w:eastAsia="Times New Roman" w:hAnsi="Times New Roman" w:cs="Times New Roman"/>
          <w:sz w:val="24"/>
          <w:szCs w:val="24"/>
        </w:rPr>
        <w:t>5</w:t>
      </w:r>
      <w:r w:rsidRPr="00ED733D">
        <w:rPr>
          <w:rFonts w:ascii="Times New Roman" w:eastAsia="Times New Roman" w:hAnsi="Times New Roman" w:cs="Times New Roman"/>
          <w:sz w:val="24"/>
          <w:szCs w:val="24"/>
        </w:rPr>
        <w:t>). After</w:t>
      </w:r>
      <w:r w:rsidRPr="00072CD5">
        <w:rPr>
          <w:rFonts w:ascii="Times New Roman" w:eastAsia="Times New Roman" w:hAnsi="Times New Roman" w:cs="Times New Roman"/>
          <w:sz w:val="24"/>
          <w:szCs w:val="24"/>
        </w:rPr>
        <w:t xml:space="preserve"> excluding transposable element families that showed large changes in size (supplement), these gene families include cytochrome 450s involved in xenobiotic defense, digestive enzymes, non-p450 detoxification enzymes, cuticle components and enzymes involved in molting, zinc finger transcription factors, and genes involved in fatty acid metabolism possibly for energy production for flight</w:t>
      </w:r>
      <w:r w:rsidR="00631A5F">
        <w:rPr>
          <w:rFonts w:ascii="Times New Roman" w:eastAsia="Times New Roman" w:hAnsi="Times New Roman" w:cs="Times New Roman"/>
          <w:sz w:val="24"/>
          <w:szCs w:val="24"/>
        </w:rPr>
        <w:t>,</w:t>
      </w:r>
      <w:r w:rsidRPr="00072CD5">
        <w:rPr>
          <w:rFonts w:ascii="Times New Roman" w:eastAsia="Times New Roman" w:hAnsi="Times New Roman" w:cs="Times New Roman"/>
          <w:sz w:val="24"/>
          <w:szCs w:val="24"/>
        </w:rPr>
        <w:t xml:space="preserve"> and </w:t>
      </w:r>
      <w:proofErr w:type="spellStart"/>
      <w:r w:rsidRPr="00072CD5">
        <w:rPr>
          <w:rFonts w:ascii="Times New Roman" w:eastAsia="Times New Roman" w:hAnsi="Times New Roman" w:cs="Times New Roman"/>
          <w:sz w:val="24"/>
          <w:szCs w:val="24"/>
        </w:rPr>
        <w:t>chemosensation</w:t>
      </w:r>
      <w:proofErr w:type="spellEnd"/>
      <w:r w:rsidRPr="00072CD5">
        <w:rPr>
          <w:rFonts w:ascii="Times New Roman" w:eastAsia="Times New Roman" w:hAnsi="Times New Roman" w:cs="Times New Roman"/>
          <w:sz w:val="24"/>
          <w:szCs w:val="24"/>
        </w:rPr>
        <w:t xml:space="preserve">. With the exception of the zinc finger </w:t>
      </w:r>
      <w:proofErr w:type="spellStart"/>
      <w:r w:rsidRPr="00072CD5">
        <w:rPr>
          <w:rFonts w:ascii="Times New Roman" w:eastAsia="Times New Roman" w:hAnsi="Times New Roman" w:cs="Times New Roman"/>
          <w:sz w:val="24"/>
          <w:szCs w:val="24"/>
        </w:rPr>
        <w:t>transcriptases</w:t>
      </w:r>
      <w:proofErr w:type="spellEnd"/>
      <w:r w:rsidRPr="00072CD5">
        <w:rPr>
          <w:rFonts w:ascii="Times New Roman" w:eastAsia="Times New Roman" w:hAnsi="Times New Roman" w:cs="Times New Roman"/>
          <w:sz w:val="24"/>
          <w:szCs w:val="24"/>
        </w:rPr>
        <w:t xml:space="preserve">, all these genes are likely related to the day-to-day survival of arthropods across many hostile environments. </w:t>
      </w:r>
    </w:p>
    <w:p w14:paraId="088C484A" w14:textId="500C6B10" w:rsidR="00535AB1" w:rsidRPr="00263F6A" w:rsidRDefault="006A4B4D" w:rsidP="0030368C">
      <w:pPr>
        <w:pStyle w:val="Heading2"/>
        <w:rPr>
          <w:rFonts w:ascii="Times New Roman" w:eastAsia="Times New Roman" w:hAnsi="Times New Roman" w:cs="Times New Roman"/>
          <w:b/>
          <w:i/>
          <w:sz w:val="24"/>
          <w:szCs w:val="24"/>
        </w:rPr>
      </w:pPr>
      <w:bookmarkStart w:id="40" w:name="_Toc26815980"/>
      <w:r w:rsidRPr="00263F6A">
        <w:rPr>
          <w:rFonts w:ascii="Times New Roman" w:eastAsia="Times New Roman" w:hAnsi="Times New Roman" w:cs="Times New Roman"/>
          <w:b/>
          <w:i/>
          <w:sz w:val="24"/>
          <w:szCs w:val="24"/>
        </w:rPr>
        <w:t>2.04</w:t>
      </w:r>
      <w:r w:rsidR="00B52962" w:rsidRPr="00263F6A">
        <w:rPr>
          <w:rFonts w:ascii="Times New Roman" w:eastAsia="Times New Roman" w:hAnsi="Times New Roman" w:cs="Times New Roman"/>
          <w:b/>
          <w:i/>
          <w:sz w:val="24"/>
          <w:szCs w:val="24"/>
        </w:rPr>
        <w:t xml:space="preserve"> </w:t>
      </w:r>
      <w:r w:rsidR="00483683" w:rsidRPr="00263F6A">
        <w:rPr>
          <w:rFonts w:ascii="Times New Roman" w:eastAsia="Times New Roman" w:hAnsi="Times New Roman" w:cs="Times New Roman"/>
          <w:b/>
          <w:i/>
          <w:sz w:val="24"/>
          <w:szCs w:val="24"/>
        </w:rPr>
        <w:t>Coleopteran</w:t>
      </w:r>
      <w:r w:rsidR="00B52962" w:rsidRPr="00263F6A">
        <w:rPr>
          <w:rFonts w:ascii="Times New Roman" w:eastAsia="Times New Roman" w:hAnsi="Times New Roman" w:cs="Times New Roman"/>
          <w:b/>
          <w:i/>
          <w:sz w:val="24"/>
          <w:szCs w:val="24"/>
        </w:rPr>
        <w:t xml:space="preserve"> gene family evolution summary</w:t>
      </w:r>
      <w:bookmarkEnd w:id="40"/>
    </w:p>
    <w:p w14:paraId="70289A66" w14:textId="6EF26193" w:rsidR="00535AB1" w:rsidRPr="0030368C" w:rsidRDefault="00B52962" w:rsidP="0030368C">
      <w:pPr>
        <w:ind w:firstLine="720"/>
        <w:rPr>
          <w:rFonts w:ascii="Times New Roman" w:eastAsia="Times New Roman" w:hAnsi="Times New Roman" w:cs="Times New Roman"/>
          <w:color w:val="222222"/>
          <w:sz w:val="24"/>
          <w:szCs w:val="24"/>
          <w:highlight w:val="white"/>
        </w:rPr>
      </w:pPr>
      <w:r w:rsidRPr="00072CD5">
        <w:rPr>
          <w:rFonts w:ascii="Times New Roman" w:eastAsia="Times New Roman" w:hAnsi="Times New Roman" w:cs="Times New Roman"/>
          <w:color w:val="222222"/>
          <w:sz w:val="24"/>
          <w:szCs w:val="24"/>
          <w:highlight w:val="white"/>
        </w:rPr>
        <w:t xml:space="preserve">Fourteen gene families, together containing 707 genes in the 4 species of beetles studied, showed large expansions compared to other arthropods. Of these, EOG8Z91BB, which contains genes encoding proteins with a Ribonuclease H-like domain, had the most genes (105). These genes are putatively involved in nucleic acid metabolism, including DNA repair and replication, and RNA interference. EOG8CRPGZ, which contains PiggyBac transposable element-derived proteins, and EOG8KWN7R, which comprises proteins with putative transposase activities, are notably expanded in both </w:t>
      </w:r>
      <w:r w:rsidR="00156958" w:rsidRPr="00072CD5">
        <w:rPr>
          <w:rFonts w:ascii="Times New Roman" w:eastAsia="Times New Roman" w:hAnsi="Times New Roman" w:cs="Times New Roman"/>
          <w:i/>
          <w:color w:val="222222"/>
          <w:sz w:val="24"/>
          <w:szCs w:val="24"/>
          <w:highlight w:val="white"/>
        </w:rPr>
        <w:t>A.</w:t>
      </w:r>
      <w:r w:rsidRPr="00072CD5">
        <w:rPr>
          <w:rFonts w:ascii="Times New Roman" w:eastAsia="Times New Roman" w:hAnsi="Times New Roman" w:cs="Times New Roman"/>
          <w:i/>
          <w:color w:val="222222"/>
          <w:sz w:val="24"/>
          <w:szCs w:val="24"/>
          <w:highlight w:val="white"/>
        </w:rPr>
        <w:t xml:space="preserve"> </w:t>
      </w:r>
      <w:proofErr w:type="spellStart"/>
      <w:r w:rsidRPr="00072CD5">
        <w:rPr>
          <w:rFonts w:ascii="Times New Roman" w:eastAsia="Times New Roman" w:hAnsi="Times New Roman" w:cs="Times New Roman"/>
          <w:i/>
          <w:color w:val="222222"/>
          <w:sz w:val="24"/>
          <w:szCs w:val="24"/>
          <w:highlight w:val="white"/>
        </w:rPr>
        <w:t>glabripennis</w:t>
      </w:r>
      <w:proofErr w:type="spellEnd"/>
      <w:r w:rsidRPr="00072CD5">
        <w:rPr>
          <w:rFonts w:ascii="Times New Roman" w:eastAsia="Times New Roman" w:hAnsi="Times New Roman" w:cs="Times New Roman"/>
          <w:color w:val="222222"/>
          <w:sz w:val="24"/>
          <w:szCs w:val="24"/>
          <w:highlight w:val="white"/>
        </w:rPr>
        <w:t xml:space="preserve"> (37 and 25 genes, respectively) and</w:t>
      </w:r>
      <w:r w:rsidR="00156958" w:rsidRPr="00072CD5">
        <w:rPr>
          <w:rFonts w:ascii="Times New Roman" w:eastAsia="Times New Roman" w:hAnsi="Times New Roman" w:cs="Times New Roman"/>
          <w:i/>
          <w:color w:val="222222"/>
          <w:sz w:val="24"/>
          <w:szCs w:val="24"/>
          <w:highlight w:val="white"/>
        </w:rPr>
        <w:t xml:space="preserve"> L.</w:t>
      </w:r>
      <w:r w:rsidRPr="00072CD5">
        <w:rPr>
          <w:rFonts w:ascii="Times New Roman" w:eastAsia="Times New Roman" w:hAnsi="Times New Roman" w:cs="Times New Roman"/>
          <w:i/>
          <w:color w:val="222222"/>
          <w:sz w:val="24"/>
          <w:szCs w:val="24"/>
          <w:highlight w:val="white"/>
        </w:rPr>
        <w:t xml:space="preserve"> </w:t>
      </w:r>
      <w:proofErr w:type="spellStart"/>
      <w:r w:rsidRPr="00072CD5">
        <w:rPr>
          <w:rFonts w:ascii="Times New Roman" w:eastAsia="Times New Roman" w:hAnsi="Times New Roman" w:cs="Times New Roman"/>
          <w:i/>
          <w:color w:val="222222"/>
          <w:sz w:val="24"/>
          <w:szCs w:val="24"/>
          <w:highlight w:val="white"/>
        </w:rPr>
        <w:t>decemlineata</w:t>
      </w:r>
      <w:proofErr w:type="spellEnd"/>
      <w:r w:rsidRPr="00072CD5">
        <w:rPr>
          <w:rFonts w:ascii="Times New Roman" w:eastAsia="Times New Roman" w:hAnsi="Times New Roman" w:cs="Times New Roman"/>
          <w:color w:val="222222"/>
          <w:sz w:val="24"/>
          <w:szCs w:val="24"/>
          <w:highlight w:val="white"/>
        </w:rPr>
        <w:t xml:space="preserve"> (52 and 26 genes, respectively), suggesting that these phytophagous beetle genomes have high levels of transposable element activity. </w:t>
      </w:r>
      <w:proofErr w:type="spellStart"/>
      <w:r w:rsidRPr="00072CD5">
        <w:rPr>
          <w:rFonts w:ascii="Times New Roman" w:eastAsia="Times New Roman" w:hAnsi="Times New Roman" w:cs="Times New Roman"/>
          <w:i/>
          <w:color w:val="222222"/>
          <w:sz w:val="24"/>
          <w:szCs w:val="24"/>
          <w:highlight w:val="white"/>
        </w:rPr>
        <w:t>Leptinotarsa</w:t>
      </w:r>
      <w:proofErr w:type="spellEnd"/>
      <w:r w:rsidRPr="00072CD5">
        <w:rPr>
          <w:rFonts w:ascii="Times New Roman" w:eastAsia="Times New Roman" w:hAnsi="Times New Roman" w:cs="Times New Roman"/>
          <w:i/>
          <w:color w:val="222222"/>
          <w:sz w:val="24"/>
          <w:szCs w:val="24"/>
          <w:highlight w:val="white"/>
        </w:rPr>
        <w:t xml:space="preserve"> </w:t>
      </w:r>
      <w:r w:rsidRPr="00072CD5">
        <w:rPr>
          <w:rFonts w:ascii="Times New Roman" w:eastAsia="Times New Roman" w:hAnsi="Times New Roman" w:cs="Times New Roman"/>
          <w:color w:val="222222"/>
          <w:sz w:val="24"/>
          <w:szCs w:val="24"/>
          <w:highlight w:val="white"/>
        </w:rPr>
        <w:t xml:space="preserve">notably has 31 genes in EOG8GTNT0 </w:t>
      </w:r>
      <w:r w:rsidRPr="00072CD5">
        <w:rPr>
          <w:rFonts w:ascii="Times New Roman" w:eastAsia="Times New Roman" w:hAnsi="Times New Roman" w:cs="Times New Roman"/>
          <w:color w:val="222222"/>
          <w:sz w:val="24"/>
          <w:szCs w:val="24"/>
          <w:highlight w:val="white"/>
        </w:rPr>
        <w:lastRenderedPageBreak/>
        <w:t>(integrase catalytic domain; important for integrating viral genomes into host genomes)</w:t>
      </w:r>
      <w:r w:rsidRPr="000012BB">
        <w:rPr>
          <w:rFonts w:ascii="Times New Roman" w:eastAsia="Times New Roman" w:hAnsi="Times New Roman" w:cs="Times New Roman"/>
          <w:color w:val="222222"/>
          <w:sz w:val="24"/>
          <w:szCs w:val="24"/>
          <w:highlight w:val="white"/>
        </w:rPr>
        <w:t>,</w:t>
      </w:r>
      <w:r w:rsidR="000012BB" w:rsidRPr="000012BB">
        <w:rPr>
          <w:rFonts w:ascii="Times New Roman" w:eastAsia="Times New Roman" w:hAnsi="Times New Roman" w:cs="Times New Roman"/>
          <w:color w:val="222222"/>
          <w:sz w:val="24"/>
          <w:szCs w:val="24"/>
          <w:highlight w:val="white"/>
        </w:rPr>
        <w:t xml:space="preserve"> </w:t>
      </w:r>
      <w:r w:rsidRPr="00072CD5">
        <w:rPr>
          <w:rFonts w:ascii="Times New Roman" w:eastAsia="Times New Roman" w:hAnsi="Times New Roman" w:cs="Times New Roman"/>
          <w:color w:val="222222"/>
          <w:sz w:val="24"/>
          <w:szCs w:val="24"/>
          <w:highlight w:val="white"/>
        </w:rPr>
        <w:t xml:space="preserve">which are typically found in proteins with transposase activities. EOG8WDGTK was expanded in </w:t>
      </w:r>
      <w:r w:rsidRPr="00072CD5">
        <w:rPr>
          <w:rFonts w:ascii="Times New Roman" w:eastAsia="Times New Roman" w:hAnsi="Times New Roman" w:cs="Times New Roman"/>
          <w:i/>
          <w:color w:val="222222"/>
          <w:sz w:val="24"/>
          <w:szCs w:val="24"/>
          <w:highlight w:val="white"/>
        </w:rPr>
        <w:t xml:space="preserve">A. </w:t>
      </w:r>
      <w:proofErr w:type="spellStart"/>
      <w:r w:rsidRPr="00072CD5">
        <w:rPr>
          <w:rFonts w:ascii="Times New Roman" w:eastAsia="Times New Roman" w:hAnsi="Times New Roman" w:cs="Times New Roman"/>
          <w:i/>
          <w:color w:val="222222"/>
          <w:sz w:val="24"/>
          <w:szCs w:val="24"/>
          <w:highlight w:val="white"/>
        </w:rPr>
        <w:t>glabripennis</w:t>
      </w:r>
      <w:proofErr w:type="spellEnd"/>
      <w:r w:rsidRPr="00072CD5">
        <w:rPr>
          <w:rFonts w:ascii="Times New Roman" w:eastAsia="Times New Roman" w:hAnsi="Times New Roman" w:cs="Times New Roman"/>
          <w:i/>
          <w:color w:val="222222"/>
          <w:sz w:val="24"/>
          <w:szCs w:val="24"/>
          <w:highlight w:val="white"/>
        </w:rPr>
        <w:t xml:space="preserve"> </w:t>
      </w:r>
      <w:r w:rsidRPr="00072CD5">
        <w:rPr>
          <w:rFonts w:ascii="Times New Roman" w:eastAsia="Times New Roman" w:hAnsi="Times New Roman" w:cs="Times New Roman"/>
          <w:color w:val="222222"/>
          <w:sz w:val="24"/>
          <w:szCs w:val="24"/>
          <w:highlight w:val="white"/>
        </w:rPr>
        <w:t>(37 genes) and contains proteins with Parvovirus coat VP1. Four families that contain genes encoding proteins with potential transmembrane transporter activity (EOG8284G8, EOG80P6ND, EOG80S2WJ, EOG89W4VJ) show a similar degree of ex</w:t>
      </w:r>
      <w:r w:rsidR="00156958" w:rsidRPr="00072CD5">
        <w:rPr>
          <w:rFonts w:ascii="Times New Roman" w:eastAsia="Times New Roman" w:hAnsi="Times New Roman" w:cs="Times New Roman"/>
          <w:color w:val="222222"/>
          <w:sz w:val="24"/>
          <w:szCs w:val="24"/>
          <w:highlight w:val="white"/>
        </w:rPr>
        <w:t>pansion in the beetles studied. McKenna</w:t>
      </w:r>
      <w:r w:rsidR="00072CD5" w:rsidRPr="00072CD5">
        <w:rPr>
          <w:rFonts w:ascii="Times New Roman" w:eastAsia="Times New Roman" w:hAnsi="Times New Roman" w:cs="Times New Roman"/>
          <w:color w:val="222222"/>
          <w:sz w:val="24"/>
          <w:szCs w:val="24"/>
        </w:rPr>
        <w:fldChar w:fldCharType="begin">
          <w:fldData xml:space="preserve">PEVuZE5vdGU+PENpdGU+PEF1dGhvcj5NY0tlbm5hPC9BdXRob3I+PFllYXI+MjAxNjwvWWVhcj48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==
</w:fldData>
        </w:fldChar>
      </w:r>
      <w:r w:rsidR="00985A36">
        <w:rPr>
          <w:rFonts w:ascii="Times New Roman" w:eastAsia="Times New Roman" w:hAnsi="Times New Roman" w:cs="Times New Roman"/>
          <w:color w:val="222222"/>
          <w:sz w:val="24"/>
          <w:szCs w:val="24"/>
        </w:rPr>
        <w:instrText xml:space="preserve"> ADDIN EN.CITE </w:instrText>
      </w:r>
      <w:r w:rsidR="00985A36">
        <w:rPr>
          <w:rFonts w:ascii="Times New Roman" w:eastAsia="Times New Roman" w:hAnsi="Times New Roman" w:cs="Times New Roman"/>
          <w:color w:val="222222"/>
          <w:sz w:val="24"/>
          <w:szCs w:val="24"/>
        </w:rPr>
        <w:fldChar w:fldCharType="begin">
          <w:fldData xml:space="preserve">PEVuZE5vdGU+PENpdGU+PEF1dGhvcj5NY0tlbm5hPC9BdXRob3I+PFllYXI+MjAxNjwvWWVhcj48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==
</w:fldData>
        </w:fldChar>
      </w:r>
      <w:r w:rsidR="00985A36">
        <w:rPr>
          <w:rFonts w:ascii="Times New Roman" w:eastAsia="Times New Roman" w:hAnsi="Times New Roman" w:cs="Times New Roman"/>
          <w:color w:val="222222"/>
          <w:sz w:val="24"/>
          <w:szCs w:val="24"/>
        </w:rPr>
        <w:instrText xml:space="preserve"> ADDIN EN.CITE.DATA </w:instrText>
      </w:r>
      <w:r w:rsidR="00985A36">
        <w:rPr>
          <w:rFonts w:ascii="Times New Roman" w:eastAsia="Times New Roman" w:hAnsi="Times New Roman" w:cs="Times New Roman"/>
          <w:color w:val="222222"/>
          <w:sz w:val="24"/>
          <w:szCs w:val="24"/>
        </w:rPr>
      </w:r>
      <w:r w:rsidR="00985A36">
        <w:rPr>
          <w:rFonts w:ascii="Times New Roman" w:eastAsia="Times New Roman" w:hAnsi="Times New Roman" w:cs="Times New Roman"/>
          <w:color w:val="222222"/>
          <w:sz w:val="24"/>
          <w:szCs w:val="24"/>
        </w:rPr>
        <w:fldChar w:fldCharType="end"/>
      </w:r>
      <w:r w:rsidR="00072CD5" w:rsidRPr="00072CD5">
        <w:rPr>
          <w:rFonts w:ascii="Times New Roman" w:eastAsia="Times New Roman" w:hAnsi="Times New Roman" w:cs="Times New Roman"/>
          <w:color w:val="222222"/>
          <w:sz w:val="24"/>
          <w:szCs w:val="24"/>
        </w:rPr>
      </w:r>
      <w:r w:rsidR="00072CD5" w:rsidRPr="00072CD5">
        <w:rPr>
          <w:rFonts w:ascii="Times New Roman" w:eastAsia="Times New Roman" w:hAnsi="Times New Roman" w:cs="Times New Roman"/>
          <w:color w:val="222222"/>
          <w:sz w:val="24"/>
          <w:szCs w:val="24"/>
        </w:rPr>
        <w:fldChar w:fldCharType="separate"/>
      </w:r>
      <w:r w:rsidR="00985A36" w:rsidRPr="00985A36">
        <w:rPr>
          <w:rFonts w:ascii="Times New Roman" w:eastAsia="Times New Roman" w:hAnsi="Times New Roman" w:cs="Times New Roman"/>
          <w:noProof/>
          <w:color w:val="222222"/>
          <w:sz w:val="24"/>
          <w:szCs w:val="24"/>
          <w:vertAlign w:val="superscript"/>
        </w:rPr>
        <w:t>58</w:t>
      </w:r>
      <w:r w:rsidR="00072CD5" w:rsidRPr="00072CD5">
        <w:rPr>
          <w:rFonts w:ascii="Times New Roman" w:eastAsia="Times New Roman" w:hAnsi="Times New Roman" w:cs="Times New Roman"/>
          <w:color w:val="222222"/>
          <w:sz w:val="24"/>
          <w:szCs w:val="24"/>
        </w:rPr>
        <w:fldChar w:fldCharType="end"/>
      </w:r>
      <w:r w:rsidRPr="00072CD5">
        <w:rPr>
          <w:rFonts w:ascii="Times New Roman" w:eastAsia="Times New Roman" w:hAnsi="Times New Roman" w:cs="Times New Roman"/>
          <w:color w:val="222222"/>
          <w:sz w:val="24"/>
          <w:szCs w:val="24"/>
          <w:highlight w:val="white"/>
        </w:rPr>
        <w:t xml:space="preserve"> proposed that the acquisition of new genes via HGT, followed by gene copy number amplification and functional divergence, contributed to the addition, expansion, and enhancement of the metabolic repertoire of beetles, perhaps especially those that feed on living plants. Our results are compatible with this view, and further reveal that selfish DNA, including transposable elements and viruses, may also play a key role in the generation of adaptive novelty (metabolic and other) in beetle genomes. Notably, all beetle genomes studied to date have been from the species rich suborder </w:t>
      </w:r>
      <w:proofErr w:type="spellStart"/>
      <w:r w:rsidRPr="00072CD5">
        <w:rPr>
          <w:rFonts w:ascii="Times New Roman" w:eastAsia="Times New Roman" w:hAnsi="Times New Roman" w:cs="Times New Roman"/>
          <w:color w:val="222222"/>
          <w:sz w:val="24"/>
          <w:szCs w:val="24"/>
          <w:highlight w:val="white"/>
        </w:rPr>
        <w:t>Polyphaga</w:t>
      </w:r>
      <w:proofErr w:type="spellEnd"/>
      <w:r w:rsidRPr="00072CD5">
        <w:rPr>
          <w:rFonts w:ascii="Times New Roman" w:eastAsia="Times New Roman" w:hAnsi="Times New Roman" w:cs="Times New Roman"/>
          <w:color w:val="222222"/>
          <w:sz w:val="24"/>
          <w:szCs w:val="24"/>
          <w:highlight w:val="white"/>
        </w:rPr>
        <w:t xml:space="preserve"> (more than 350,000 described extant species). The other 3 suborders of beetles (</w:t>
      </w:r>
      <w:proofErr w:type="spellStart"/>
      <w:r w:rsidRPr="00072CD5">
        <w:rPr>
          <w:rFonts w:ascii="Times New Roman" w:eastAsia="Times New Roman" w:hAnsi="Times New Roman" w:cs="Times New Roman"/>
          <w:color w:val="222222"/>
          <w:sz w:val="24"/>
          <w:szCs w:val="24"/>
          <w:highlight w:val="white"/>
        </w:rPr>
        <w:t>Adephaga</w:t>
      </w:r>
      <w:proofErr w:type="spellEnd"/>
      <w:r w:rsidRPr="00072CD5">
        <w:rPr>
          <w:rFonts w:ascii="Times New Roman" w:eastAsia="Times New Roman" w:hAnsi="Times New Roman" w:cs="Times New Roman"/>
          <w:color w:val="222222"/>
          <w:sz w:val="24"/>
          <w:szCs w:val="24"/>
          <w:highlight w:val="white"/>
        </w:rPr>
        <w:t xml:space="preserve">, </w:t>
      </w:r>
      <w:proofErr w:type="spellStart"/>
      <w:r w:rsidRPr="00072CD5">
        <w:rPr>
          <w:rFonts w:ascii="Times New Roman" w:eastAsia="Times New Roman" w:hAnsi="Times New Roman" w:cs="Times New Roman"/>
          <w:color w:val="222222"/>
          <w:sz w:val="24"/>
          <w:szCs w:val="24"/>
          <w:highlight w:val="white"/>
        </w:rPr>
        <w:t>Archostemata</w:t>
      </w:r>
      <w:proofErr w:type="spellEnd"/>
      <w:r w:rsidRPr="00072CD5">
        <w:rPr>
          <w:rFonts w:ascii="Times New Roman" w:eastAsia="Times New Roman" w:hAnsi="Times New Roman" w:cs="Times New Roman"/>
          <w:color w:val="222222"/>
          <w:sz w:val="24"/>
          <w:szCs w:val="24"/>
          <w:highlight w:val="white"/>
        </w:rPr>
        <w:t xml:space="preserve">, and </w:t>
      </w:r>
      <w:proofErr w:type="spellStart"/>
      <w:r w:rsidRPr="00072CD5">
        <w:rPr>
          <w:rFonts w:ascii="Times New Roman" w:eastAsia="Times New Roman" w:hAnsi="Times New Roman" w:cs="Times New Roman"/>
          <w:color w:val="222222"/>
          <w:sz w:val="24"/>
          <w:szCs w:val="24"/>
          <w:highlight w:val="white"/>
        </w:rPr>
        <w:t>Myxophaga</w:t>
      </w:r>
      <w:proofErr w:type="spellEnd"/>
      <w:r w:rsidRPr="00072CD5">
        <w:rPr>
          <w:rFonts w:ascii="Times New Roman" w:eastAsia="Times New Roman" w:hAnsi="Times New Roman" w:cs="Times New Roman"/>
          <w:color w:val="222222"/>
          <w:sz w:val="24"/>
          <w:szCs w:val="24"/>
          <w:highlight w:val="white"/>
        </w:rPr>
        <w:t>), remain un</w:t>
      </w:r>
      <w:r w:rsidR="00156958" w:rsidRPr="00072CD5">
        <w:rPr>
          <w:rFonts w:ascii="Times New Roman" w:eastAsia="Times New Roman" w:hAnsi="Times New Roman" w:cs="Times New Roman"/>
          <w:color w:val="222222"/>
          <w:sz w:val="24"/>
          <w:szCs w:val="24"/>
          <w:highlight w:val="white"/>
        </w:rPr>
        <w:t>-</w:t>
      </w:r>
      <w:r w:rsidRPr="00072CD5">
        <w:rPr>
          <w:rFonts w:ascii="Times New Roman" w:eastAsia="Times New Roman" w:hAnsi="Times New Roman" w:cs="Times New Roman"/>
          <w:color w:val="222222"/>
          <w:sz w:val="24"/>
          <w:szCs w:val="24"/>
          <w:highlight w:val="white"/>
        </w:rPr>
        <w:t>sampled.</w:t>
      </w:r>
    </w:p>
    <w:p w14:paraId="1602AD85" w14:textId="077421BA" w:rsidR="00535AB1" w:rsidRPr="00263F6A" w:rsidRDefault="006A4B4D" w:rsidP="0030368C">
      <w:pPr>
        <w:pStyle w:val="Heading2"/>
        <w:rPr>
          <w:rFonts w:ascii="Times New Roman" w:eastAsia="Times New Roman" w:hAnsi="Times New Roman" w:cs="Times New Roman"/>
          <w:b/>
          <w:i/>
          <w:sz w:val="24"/>
          <w:szCs w:val="24"/>
        </w:rPr>
      </w:pPr>
      <w:bookmarkStart w:id="41" w:name="_Toc26815981"/>
      <w:r w:rsidRPr="00263F6A">
        <w:rPr>
          <w:rFonts w:ascii="Times New Roman" w:eastAsia="Times New Roman" w:hAnsi="Times New Roman" w:cs="Times New Roman"/>
          <w:b/>
          <w:i/>
          <w:sz w:val="24"/>
          <w:szCs w:val="24"/>
        </w:rPr>
        <w:t>2.05</w:t>
      </w:r>
      <w:r w:rsidR="00B52962" w:rsidRPr="00263F6A">
        <w:rPr>
          <w:rFonts w:ascii="Times New Roman" w:eastAsia="Times New Roman" w:hAnsi="Times New Roman" w:cs="Times New Roman"/>
          <w:b/>
          <w:i/>
          <w:sz w:val="24"/>
          <w:szCs w:val="24"/>
        </w:rPr>
        <w:t xml:space="preserve"> Diptera gene family evolution </w:t>
      </w:r>
      <w:r w:rsidR="00483683" w:rsidRPr="00263F6A">
        <w:rPr>
          <w:rFonts w:ascii="Times New Roman" w:eastAsia="Times New Roman" w:hAnsi="Times New Roman" w:cs="Times New Roman"/>
          <w:b/>
          <w:i/>
          <w:sz w:val="24"/>
          <w:szCs w:val="24"/>
        </w:rPr>
        <w:t>summary</w:t>
      </w:r>
      <w:bookmarkEnd w:id="41"/>
    </w:p>
    <w:p w14:paraId="7FC78CFF" w14:textId="77777777" w:rsidR="00535AB1" w:rsidRPr="00072CD5" w:rsidRDefault="00B52962" w:rsidP="00715480">
      <w:pPr>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 xml:space="preserve">Gene family evolution analyses in flies are particularly attractive given the large number of functionally characterized genes in </w:t>
      </w:r>
      <w:r w:rsidRPr="00072CD5">
        <w:rPr>
          <w:rFonts w:ascii="Times New Roman" w:eastAsia="Times New Roman" w:hAnsi="Times New Roman" w:cs="Times New Roman"/>
          <w:i/>
          <w:sz w:val="24"/>
          <w:szCs w:val="24"/>
        </w:rPr>
        <w:t>D. melanogaster</w:t>
      </w:r>
      <w:r w:rsidRPr="00072CD5">
        <w:rPr>
          <w:rFonts w:ascii="Times New Roman" w:eastAsia="Times New Roman" w:hAnsi="Times New Roman" w:cs="Times New Roman"/>
          <w:sz w:val="24"/>
          <w:szCs w:val="24"/>
        </w:rPr>
        <w:t xml:space="preserve">. Gene family expansions in the lineage to </w:t>
      </w:r>
      <w:r w:rsidRPr="00072CD5">
        <w:rPr>
          <w:rFonts w:ascii="Times New Roman" w:eastAsia="Times New Roman" w:hAnsi="Times New Roman" w:cs="Times New Roman"/>
          <w:i/>
          <w:sz w:val="24"/>
          <w:szCs w:val="24"/>
        </w:rPr>
        <w:t>Drosophila</w:t>
      </w:r>
      <w:r w:rsidRPr="00072CD5">
        <w:rPr>
          <w:rFonts w:ascii="Times New Roman" w:eastAsia="Times New Roman" w:hAnsi="Times New Roman" w:cs="Times New Roman"/>
          <w:sz w:val="24"/>
          <w:szCs w:val="24"/>
        </w:rPr>
        <w:t xml:space="preserve">, for instance, have the potential to inform about adaptive events in the more recent history of </w:t>
      </w:r>
      <w:r w:rsidRPr="00072CD5">
        <w:rPr>
          <w:rFonts w:ascii="Times New Roman" w:eastAsia="Times New Roman" w:hAnsi="Times New Roman" w:cs="Times New Roman"/>
          <w:i/>
          <w:sz w:val="24"/>
          <w:szCs w:val="24"/>
        </w:rPr>
        <w:t>Drosophila</w:t>
      </w:r>
      <w:r w:rsidRPr="00072CD5">
        <w:rPr>
          <w:rFonts w:ascii="Times New Roman" w:eastAsia="Times New Roman" w:hAnsi="Times New Roman" w:cs="Times New Roman"/>
          <w:sz w:val="24"/>
          <w:szCs w:val="24"/>
        </w:rPr>
        <w:t xml:space="preserve"> evolution likely with higher accuracy and efficiency given the increased accuracy of orthology calls, thus leveraging the phylogenetic closeness of </w:t>
      </w:r>
      <w:r w:rsidRPr="00072CD5">
        <w:rPr>
          <w:rFonts w:ascii="Times New Roman" w:eastAsia="Times New Roman" w:hAnsi="Times New Roman" w:cs="Times New Roman"/>
          <w:i/>
          <w:sz w:val="24"/>
          <w:szCs w:val="24"/>
        </w:rPr>
        <w:t>Drosophila</w:t>
      </w:r>
      <w:r w:rsidRPr="00072CD5">
        <w:rPr>
          <w:rFonts w:ascii="Times New Roman" w:eastAsia="Times New Roman" w:hAnsi="Times New Roman" w:cs="Times New Roman"/>
          <w:sz w:val="24"/>
          <w:szCs w:val="24"/>
        </w:rPr>
        <w:t xml:space="preserve"> genetic data. Vice versa, also insights into family extinctions in the lineage leading to </w:t>
      </w:r>
      <w:r w:rsidRPr="00072CD5">
        <w:rPr>
          <w:rFonts w:ascii="Times New Roman" w:eastAsia="Times New Roman" w:hAnsi="Times New Roman" w:cs="Times New Roman"/>
          <w:i/>
          <w:sz w:val="24"/>
          <w:szCs w:val="24"/>
        </w:rPr>
        <w:t>Drosophila</w:t>
      </w:r>
      <w:r w:rsidRPr="00072CD5">
        <w:rPr>
          <w:rFonts w:ascii="Times New Roman" w:eastAsia="Times New Roman" w:hAnsi="Times New Roman" w:cs="Times New Roman"/>
          <w:sz w:val="24"/>
          <w:szCs w:val="24"/>
        </w:rPr>
        <w:t xml:space="preserve"> are of exceptional use as this information informs about gene families that cannot be studied in </w:t>
      </w:r>
      <w:r w:rsidRPr="00072CD5">
        <w:rPr>
          <w:rFonts w:ascii="Times New Roman" w:eastAsia="Times New Roman" w:hAnsi="Times New Roman" w:cs="Times New Roman"/>
          <w:i/>
          <w:sz w:val="24"/>
          <w:szCs w:val="24"/>
        </w:rPr>
        <w:t>Drosophila</w:t>
      </w:r>
      <w:r w:rsidRPr="00072CD5">
        <w:rPr>
          <w:rFonts w:ascii="Times New Roman" w:eastAsia="Times New Roman" w:hAnsi="Times New Roman" w:cs="Times New Roman"/>
          <w:sz w:val="24"/>
          <w:szCs w:val="24"/>
        </w:rPr>
        <w:t>, hence calling for studies in arthropod/insect satellite model species. Finally, previously documented gene family expansions and extinctions in flies can serve as benchmarks/gold standard to characterize the accuracy and sensitivity of genome-wide gene family studies.</w:t>
      </w:r>
    </w:p>
    <w:p w14:paraId="25790FFE" w14:textId="77777777" w:rsidR="00535AB1" w:rsidRPr="00072CD5" w:rsidRDefault="00535AB1" w:rsidP="00715480">
      <w:pPr>
        <w:ind w:firstLine="720"/>
        <w:rPr>
          <w:rFonts w:ascii="Times New Roman" w:eastAsia="Times New Roman" w:hAnsi="Times New Roman" w:cs="Times New Roman"/>
          <w:sz w:val="24"/>
          <w:szCs w:val="24"/>
        </w:rPr>
      </w:pPr>
    </w:p>
    <w:p w14:paraId="306758C5" w14:textId="442C4961" w:rsidR="00535AB1" w:rsidRPr="00072CD5" w:rsidRDefault="003D184C" w:rsidP="0071548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dipteran portion of our gene content analysis</w:t>
      </w:r>
      <w:r w:rsidR="00B52962" w:rsidRPr="00072CD5">
        <w:rPr>
          <w:rFonts w:ascii="Times New Roman" w:eastAsia="Times New Roman" w:hAnsi="Times New Roman" w:cs="Times New Roman"/>
          <w:sz w:val="24"/>
          <w:szCs w:val="24"/>
        </w:rPr>
        <w:t xml:space="preserve"> tree only captures a small glimpse of fly diversity, which is documented to exceed 150,000 species</w:t>
      </w:r>
      <w:r w:rsidR="00072CD5" w:rsidRPr="00072CD5">
        <w:rPr>
          <w:rFonts w:ascii="Times New Roman" w:eastAsia="Times New Roman" w:hAnsi="Times New Roman" w:cs="Times New Roman"/>
          <w:sz w:val="24"/>
          <w:szCs w:val="24"/>
        </w:rPr>
        <w:fldChar w:fldCharType="begin"/>
      </w:r>
      <w:r w:rsidR="00985A36">
        <w:rPr>
          <w:rFonts w:ascii="Times New Roman" w:eastAsia="Times New Roman" w:hAnsi="Times New Roman" w:cs="Times New Roman"/>
          <w:sz w:val="24"/>
          <w:szCs w:val="24"/>
        </w:rPr>
        <w:instrText xml:space="preserve"> ADDIN EN.CITE &lt;EndNote&gt;&lt;Cite&gt;&lt;Author&gt;Wiegmann&lt;/Author&gt;&lt;Year&gt;2011&lt;/Year&gt;&lt;RecNum&gt;354&lt;/RecNum&gt;&lt;DisplayText&gt;&lt;style face="superscript"&gt;59&lt;/style&gt;&lt;/DisplayText&gt;&lt;record&gt;&lt;rec-number&gt;354&lt;/rec-number&gt;&lt;foreign-keys&gt;&lt;key app="EN" db-id="pzzxezpwdrte22e2fe5vrww72fdtdf2wp5ep" timestamp="1436381191"&gt;354&lt;/key&gt;&lt;/foreign-keys&gt;&lt;ref-type name="Journal Article"&gt;17&lt;/ref-type&gt;&lt;contributors&gt;&lt;authors&gt;&lt;author&gt;B. M. Wiegmann&lt;/author&gt;&lt;author&gt;M. D. Trautwein&lt;/author&gt;&lt;author&gt;I. S. Winklera&lt;/author&gt;&lt;author&gt;N. B. Barr&lt;/author&gt;&lt;author&gt;J-W. Kima&lt;/author&gt;&lt;author&gt;C. Lambkinc&lt;/author&gt;&lt;author&gt;M. A. Bertone&lt;/author&gt;&lt;author&gt;B. K. Cassela&lt;/author&gt;&lt;author&gt;K. M. Baylessa&lt;/author&gt;&lt;author&gt;A. M. Heimberge&lt;/author&gt;&lt;author&gt;B. M. Wheeler&lt;/author&gt;&lt;author&gt;K. J. Peterson&lt;/author&gt;&lt;author&gt;T. Pape&lt;/author&gt;&lt;author&gt;B. J. Sinclair&lt;/author&gt;&lt;author&gt;J. H. Skevington&lt;/author&gt;&lt;author&gt;V. Blagoderov&lt;/author&gt;&lt;author&gt;J. Caravas&lt;/author&gt;&lt;author&gt;S. N. Kutty&lt;/author&gt;&lt;author&gt;U. Schmidt-Ott&lt;/author&gt;&lt;author&gt;G. E. Kampmeier&lt;/author&gt;&lt;author&gt;F. C. Thompson&lt;/author&gt;&lt;author&gt;D. A. Grimaldi&lt;/author&gt;&lt;author&gt;A. T. Beckenbach&lt;/author&gt;&lt;author&gt;G. W. Courtney&lt;/author&gt;&lt;author&gt;M. Friedrich&lt;/author&gt;&lt;author&gt;R. Meier&lt;/author&gt;&lt;author&gt;D. K. Yeates&lt;/author&gt;&lt;/authors&gt;&lt;/contributors&gt;&lt;titles&gt;&lt;title&gt;Episodic radiations in the fly tree of life&lt;/title&gt;&lt;secondary-title&gt;Proc. Natl. Acad. Sci. USA&lt;/secondary-title&gt;&lt;/titles&gt;&lt;periodical&gt;&lt;full-title&gt;Proc. Natl. Acad. Sci. USA&lt;/full-title&gt;&lt;/periodical&gt;&lt;pages&gt;5690-5695&lt;/pages&gt;&lt;volume&gt;108&lt;/volume&gt;&lt;number&gt;14&lt;/number&gt;&lt;dates&gt;&lt;year&gt;2011&lt;/year&gt;&lt;/dates&gt;&lt;urls&gt;&lt;related-urls&gt;&lt;url&gt;http://www.pnas.org/content/108/14/5690.full.pdf&lt;/url&gt;&lt;/related-urls&gt;&lt;/urls&gt;&lt;/record&gt;&lt;/Cite&gt;&lt;/EndNote&gt;</w:instrText>
      </w:r>
      <w:r w:rsidR="00072CD5" w:rsidRPr="00072CD5">
        <w:rPr>
          <w:rFonts w:ascii="Times New Roman" w:eastAsia="Times New Roman" w:hAnsi="Times New Roman" w:cs="Times New Roman"/>
          <w:sz w:val="24"/>
          <w:szCs w:val="24"/>
        </w:rPr>
        <w:fldChar w:fldCharType="separate"/>
      </w:r>
      <w:r w:rsidR="00985A36" w:rsidRPr="00985A36">
        <w:rPr>
          <w:rFonts w:ascii="Times New Roman" w:eastAsia="Times New Roman" w:hAnsi="Times New Roman" w:cs="Times New Roman"/>
          <w:noProof/>
          <w:sz w:val="24"/>
          <w:szCs w:val="24"/>
          <w:vertAlign w:val="superscript"/>
        </w:rPr>
        <w:t>59</w:t>
      </w:r>
      <w:r w:rsidR="00072CD5" w:rsidRPr="00072CD5">
        <w:rPr>
          <w:rFonts w:ascii="Times New Roman" w:eastAsia="Times New Roman" w:hAnsi="Times New Roman" w:cs="Times New Roman"/>
          <w:sz w:val="24"/>
          <w:szCs w:val="24"/>
        </w:rPr>
        <w:fldChar w:fldCharType="end"/>
      </w:r>
      <w:r w:rsidR="00B52962" w:rsidRPr="00072CD5">
        <w:rPr>
          <w:rFonts w:ascii="Times New Roman" w:eastAsia="Times New Roman" w:hAnsi="Times New Roman" w:cs="Times New Roman"/>
          <w:sz w:val="24"/>
          <w:szCs w:val="24"/>
        </w:rPr>
        <w:t xml:space="preserve">. Moreover, the majority of the corresponding 14 sampled dipteran species are comparatively closely related with 4 species representing mosquitoes and 3 species representing the genus </w:t>
      </w:r>
      <w:r w:rsidR="00B52962" w:rsidRPr="00072CD5">
        <w:rPr>
          <w:rFonts w:ascii="Times New Roman" w:eastAsia="Times New Roman" w:hAnsi="Times New Roman" w:cs="Times New Roman"/>
          <w:i/>
          <w:sz w:val="24"/>
          <w:szCs w:val="24"/>
        </w:rPr>
        <w:t>Drosophila</w:t>
      </w:r>
      <w:r w:rsidR="00B52962" w:rsidRPr="00072CD5">
        <w:rPr>
          <w:rFonts w:ascii="Times New Roman" w:eastAsia="Times New Roman" w:hAnsi="Times New Roman" w:cs="Times New Roman"/>
          <w:sz w:val="24"/>
          <w:szCs w:val="24"/>
        </w:rPr>
        <w:t xml:space="preserve">. At the same time, given the distant relation of these two preferentially sampled clades, the taxon sample covers close to the maximum of dipteran species divergence which reaches back approximately </w:t>
      </w:r>
      <w:r w:rsidR="00E706F6">
        <w:rPr>
          <w:rFonts w:ascii="Times New Roman" w:eastAsia="Times New Roman" w:hAnsi="Times New Roman" w:cs="Times New Roman"/>
          <w:sz w:val="24"/>
          <w:szCs w:val="24"/>
        </w:rPr>
        <w:t>170 million</w:t>
      </w:r>
      <w:r w:rsidR="00D93EC1" w:rsidRPr="00072CD5">
        <w:rPr>
          <w:rFonts w:ascii="Times New Roman" w:eastAsia="Times New Roman" w:hAnsi="Times New Roman" w:cs="Times New Roman"/>
          <w:sz w:val="24"/>
          <w:szCs w:val="24"/>
        </w:rPr>
        <w:t xml:space="preserve"> years</w:t>
      </w:r>
      <w:r w:rsidR="00072CD5" w:rsidRPr="00072CD5">
        <w:rPr>
          <w:rFonts w:ascii="Times New Roman" w:eastAsia="Times New Roman" w:hAnsi="Times New Roman" w:cs="Times New Roman"/>
          <w:sz w:val="24"/>
          <w:szCs w:val="24"/>
        </w:rPr>
        <w:fldChar w:fldCharType="begin">
          <w:fldData xml:space="preserve">PEVuZE5vdGU+PENpdGU+PEF1dGhvcj5NaXNvZjwvQXV0aG9yPjxZZWFyPjIwMTQ8L1llYXI+PFJl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</w:fldData>
        </w:fldChar>
      </w:r>
      <w:r w:rsidR="00072CD5" w:rsidRPr="00072CD5">
        <w:rPr>
          <w:rFonts w:ascii="Times New Roman" w:eastAsia="Times New Roman" w:hAnsi="Times New Roman" w:cs="Times New Roman"/>
          <w:sz w:val="24"/>
          <w:szCs w:val="24"/>
        </w:rPr>
        <w:instrText xml:space="preserve"> ADDIN EN.CITE </w:instrText>
      </w:r>
      <w:r w:rsidR="00072CD5" w:rsidRPr="00072CD5">
        <w:rPr>
          <w:rFonts w:ascii="Times New Roman" w:eastAsia="Times New Roman" w:hAnsi="Times New Roman" w:cs="Times New Roman"/>
          <w:sz w:val="24"/>
          <w:szCs w:val="24"/>
        </w:rPr>
        <w:fldChar w:fldCharType="begin">
          <w:fldData xml:space="preserve">PEVuZE5vdGU+PENpdGU+PEF1dGhvcj5NaXNvZjwvQXV0aG9yPjxZZWFyPjIwMTQ8L1llYXI+PFJl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</w:fldData>
        </w:fldChar>
      </w:r>
      <w:r w:rsidR="00072CD5" w:rsidRPr="00072CD5">
        <w:rPr>
          <w:rFonts w:ascii="Times New Roman" w:eastAsia="Times New Roman" w:hAnsi="Times New Roman" w:cs="Times New Roman"/>
          <w:sz w:val="24"/>
          <w:szCs w:val="24"/>
        </w:rPr>
        <w:instrText xml:space="preserve"> ADDIN EN.CITE.DATA </w:instrText>
      </w:r>
      <w:r w:rsidR="00072CD5" w:rsidRPr="00072CD5">
        <w:rPr>
          <w:rFonts w:ascii="Times New Roman" w:eastAsia="Times New Roman" w:hAnsi="Times New Roman" w:cs="Times New Roman"/>
          <w:sz w:val="24"/>
          <w:szCs w:val="24"/>
        </w:rPr>
      </w:r>
      <w:r w:rsidR="00072CD5" w:rsidRPr="00072CD5">
        <w:rPr>
          <w:rFonts w:ascii="Times New Roman" w:eastAsia="Times New Roman" w:hAnsi="Times New Roman" w:cs="Times New Roman"/>
          <w:sz w:val="24"/>
          <w:szCs w:val="24"/>
        </w:rPr>
        <w:fldChar w:fldCharType="end"/>
      </w:r>
      <w:r w:rsidR="00072CD5" w:rsidRPr="00072CD5">
        <w:rPr>
          <w:rFonts w:ascii="Times New Roman" w:eastAsia="Times New Roman" w:hAnsi="Times New Roman" w:cs="Times New Roman"/>
          <w:sz w:val="24"/>
          <w:szCs w:val="24"/>
        </w:rPr>
      </w:r>
      <w:r w:rsidR="00072CD5" w:rsidRPr="00072CD5">
        <w:rPr>
          <w:rFonts w:ascii="Times New Roman" w:eastAsia="Times New Roman" w:hAnsi="Times New Roman" w:cs="Times New Roman"/>
          <w:sz w:val="24"/>
          <w:szCs w:val="24"/>
        </w:rPr>
        <w:fldChar w:fldCharType="separate"/>
      </w:r>
      <w:r w:rsidR="00072CD5" w:rsidRPr="00072CD5">
        <w:rPr>
          <w:rFonts w:ascii="Times New Roman" w:eastAsia="Times New Roman" w:hAnsi="Times New Roman" w:cs="Times New Roman"/>
          <w:noProof/>
          <w:sz w:val="24"/>
          <w:szCs w:val="24"/>
          <w:vertAlign w:val="superscript"/>
        </w:rPr>
        <w:t>3</w:t>
      </w:r>
      <w:r w:rsidR="00072CD5" w:rsidRPr="00072CD5">
        <w:rPr>
          <w:rFonts w:ascii="Times New Roman" w:eastAsia="Times New Roman" w:hAnsi="Times New Roman" w:cs="Times New Roman"/>
          <w:sz w:val="24"/>
          <w:szCs w:val="24"/>
        </w:rPr>
        <w:fldChar w:fldCharType="end"/>
      </w:r>
      <w:r w:rsidR="00B52962" w:rsidRPr="00072CD5">
        <w:rPr>
          <w:rFonts w:ascii="Times New Roman" w:eastAsia="Times New Roman" w:hAnsi="Times New Roman" w:cs="Times New Roman"/>
          <w:sz w:val="24"/>
          <w:szCs w:val="24"/>
        </w:rPr>
        <w:t xml:space="preserve">. </w:t>
      </w:r>
    </w:p>
    <w:p w14:paraId="07C53AB6" w14:textId="77777777" w:rsidR="00535AB1" w:rsidRPr="00072CD5" w:rsidRDefault="00535AB1" w:rsidP="00715480">
      <w:pPr>
        <w:ind w:firstLine="720"/>
        <w:rPr>
          <w:rFonts w:ascii="Times New Roman" w:eastAsia="Times New Roman" w:hAnsi="Times New Roman" w:cs="Times New Roman"/>
          <w:sz w:val="24"/>
          <w:szCs w:val="24"/>
        </w:rPr>
      </w:pPr>
    </w:p>
    <w:p w14:paraId="346A13FC" w14:textId="15C1B3D6" w:rsidR="00535AB1" w:rsidRPr="00072CD5" w:rsidRDefault="007C43B9" w:rsidP="00BE2DF2">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total, the dipteran </w:t>
      </w:r>
      <w:r w:rsidR="009D6281">
        <w:rPr>
          <w:rFonts w:ascii="Times New Roman" w:eastAsia="Times New Roman" w:hAnsi="Times New Roman" w:cs="Times New Roman"/>
          <w:sz w:val="24"/>
          <w:szCs w:val="24"/>
        </w:rPr>
        <w:t>i5K</w:t>
      </w:r>
      <w:r w:rsidR="00B52962" w:rsidRPr="00072CD5">
        <w:rPr>
          <w:rFonts w:ascii="Times New Roman" w:eastAsia="Times New Roman" w:hAnsi="Times New Roman" w:cs="Times New Roman"/>
          <w:sz w:val="24"/>
          <w:szCs w:val="24"/>
        </w:rPr>
        <w:t xml:space="preserve"> subtree contains 15,424 expansions and 43,539 contractions, suggesting that gene loss has been more frequent than </w:t>
      </w:r>
      <w:r w:rsidR="00B52962" w:rsidRPr="006B1111">
        <w:rPr>
          <w:rFonts w:ascii="Times New Roman" w:eastAsia="Times New Roman" w:hAnsi="Times New Roman" w:cs="Times New Roman"/>
          <w:sz w:val="24"/>
          <w:szCs w:val="24"/>
        </w:rPr>
        <w:t>gain (</w:t>
      </w:r>
      <w:r w:rsidR="00D92C52">
        <w:rPr>
          <w:rFonts w:ascii="Times New Roman" w:eastAsia="Times New Roman" w:hAnsi="Times New Roman" w:cs="Times New Roman"/>
          <w:sz w:val="24"/>
          <w:szCs w:val="24"/>
        </w:rPr>
        <w:t xml:space="preserve">Additional file 2: </w:t>
      </w:r>
      <w:r w:rsidR="007604CB" w:rsidRPr="006B1111">
        <w:rPr>
          <w:rFonts w:ascii="Times New Roman" w:eastAsia="Times New Roman" w:hAnsi="Times New Roman" w:cs="Times New Roman"/>
          <w:sz w:val="24"/>
          <w:szCs w:val="24"/>
        </w:rPr>
        <w:t>Fig. S</w:t>
      </w:r>
      <w:r w:rsidR="00D92C52">
        <w:rPr>
          <w:rFonts w:ascii="Times New Roman" w:eastAsia="Times New Roman" w:hAnsi="Times New Roman" w:cs="Times New Roman"/>
          <w:sz w:val="24"/>
          <w:szCs w:val="24"/>
        </w:rPr>
        <w:t>30</w:t>
      </w:r>
      <w:r w:rsidR="004E2A15" w:rsidRPr="006B1111">
        <w:rPr>
          <w:rFonts w:ascii="Times New Roman" w:eastAsia="Times New Roman" w:hAnsi="Times New Roman" w:cs="Times New Roman"/>
          <w:sz w:val="24"/>
          <w:szCs w:val="24"/>
        </w:rPr>
        <w:t xml:space="preserve"> A &amp; B)</w:t>
      </w:r>
      <w:r w:rsidR="00B52962" w:rsidRPr="006B1111">
        <w:rPr>
          <w:rFonts w:ascii="Times New Roman" w:eastAsia="Times New Roman" w:hAnsi="Times New Roman" w:cs="Times New Roman"/>
          <w:sz w:val="24"/>
          <w:szCs w:val="24"/>
        </w:rPr>
        <w:t>.</w:t>
      </w:r>
      <w:r w:rsidR="00B52962" w:rsidRPr="00072CD5">
        <w:rPr>
          <w:rFonts w:ascii="Times New Roman" w:eastAsia="Times New Roman" w:hAnsi="Times New Roman" w:cs="Times New Roman"/>
          <w:sz w:val="24"/>
          <w:szCs w:val="24"/>
        </w:rPr>
        <w:t xml:space="preserve"> In part, however, this indicated trend could be an artifact due to poor gene coverage in the sand fly and Hessian fly </w:t>
      </w:r>
      <w:r w:rsidR="00B52962" w:rsidRPr="00443B93">
        <w:rPr>
          <w:rFonts w:ascii="Times New Roman" w:eastAsia="Times New Roman" w:hAnsi="Times New Roman" w:cs="Times New Roman"/>
          <w:sz w:val="24"/>
          <w:szCs w:val="24"/>
        </w:rPr>
        <w:t xml:space="preserve">genomes, which stand out by accounting for 12,905, </w:t>
      </w:r>
      <w:r w:rsidR="00B52962" w:rsidRPr="00443B93">
        <w:rPr>
          <w:rFonts w:ascii="Times New Roman" w:eastAsia="Times New Roman" w:hAnsi="Times New Roman" w:cs="Times New Roman"/>
          <w:i/>
          <w:sz w:val="24"/>
          <w:szCs w:val="24"/>
        </w:rPr>
        <w:t>i.e.</w:t>
      </w:r>
      <w:r w:rsidR="00DA186A" w:rsidRPr="00443B93">
        <w:rPr>
          <w:rFonts w:ascii="Times New Roman" w:eastAsia="Times New Roman" w:hAnsi="Times New Roman" w:cs="Times New Roman"/>
          <w:sz w:val="24"/>
          <w:szCs w:val="24"/>
        </w:rPr>
        <w:t>,</w:t>
      </w:r>
      <w:r w:rsidR="00B52962" w:rsidRPr="00443B93">
        <w:rPr>
          <w:rFonts w:ascii="Times New Roman" w:eastAsia="Times New Roman" w:hAnsi="Times New Roman" w:cs="Times New Roman"/>
          <w:sz w:val="24"/>
          <w:szCs w:val="24"/>
        </w:rPr>
        <w:t xml:space="preserve"> 30%, of the gene family contractions (</w:t>
      </w:r>
      <w:r w:rsidR="00D92C52">
        <w:rPr>
          <w:rFonts w:ascii="Times New Roman" w:eastAsia="Times New Roman" w:hAnsi="Times New Roman" w:cs="Times New Roman"/>
          <w:sz w:val="24"/>
          <w:szCs w:val="24"/>
        </w:rPr>
        <w:t xml:space="preserve">Additional file 2: </w:t>
      </w:r>
      <w:r w:rsidR="00963216" w:rsidRPr="00443B93">
        <w:rPr>
          <w:rFonts w:ascii="Times New Roman" w:eastAsia="Times New Roman" w:hAnsi="Times New Roman" w:cs="Times New Roman"/>
          <w:sz w:val="24"/>
          <w:szCs w:val="24"/>
        </w:rPr>
        <w:t>Fig</w:t>
      </w:r>
      <w:r w:rsidR="00443B93" w:rsidRPr="00443B93">
        <w:rPr>
          <w:rFonts w:ascii="Times New Roman" w:eastAsia="Times New Roman" w:hAnsi="Times New Roman" w:cs="Times New Roman"/>
          <w:sz w:val="24"/>
          <w:szCs w:val="24"/>
        </w:rPr>
        <w:t>. S3</w:t>
      </w:r>
      <w:r w:rsidR="00D92C52">
        <w:rPr>
          <w:rFonts w:ascii="Times New Roman" w:eastAsia="Times New Roman" w:hAnsi="Times New Roman" w:cs="Times New Roman"/>
          <w:sz w:val="24"/>
          <w:szCs w:val="24"/>
        </w:rPr>
        <w:t>1</w:t>
      </w:r>
      <w:r w:rsidR="00BE2DF2" w:rsidRPr="00443B93">
        <w:rPr>
          <w:rFonts w:ascii="Times New Roman" w:eastAsia="Times New Roman" w:hAnsi="Times New Roman" w:cs="Times New Roman"/>
          <w:sz w:val="24"/>
          <w:szCs w:val="24"/>
        </w:rPr>
        <w:t xml:space="preserve"> B</w:t>
      </w:r>
      <w:r w:rsidR="00B52962" w:rsidRPr="00443B93">
        <w:rPr>
          <w:rFonts w:ascii="Times New Roman" w:eastAsia="Times New Roman" w:hAnsi="Times New Roman" w:cs="Times New Roman"/>
          <w:sz w:val="24"/>
          <w:szCs w:val="24"/>
        </w:rPr>
        <w:t xml:space="preserve">). Among the internal nodes, the root note and </w:t>
      </w:r>
      <w:r w:rsidR="00B52962" w:rsidRPr="00443B93">
        <w:rPr>
          <w:rFonts w:ascii="Times New Roman" w:eastAsia="Times New Roman" w:hAnsi="Times New Roman" w:cs="Times New Roman"/>
          <w:sz w:val="24"/>
          <w:szCs w:val="24"/>
        </w:rPr>
        <w:lastRenderedPageBreak/>
        <w:t xml:space="preserve">the close to terminal note DL 1, which represents the presumptive last common ancestor to the mosquito species </w:t>
      </w:r>
      <w:r w:rsidR="00B52962" w:rsidRPr="00443B93">
        <w:rPr>
          <w:rFonts w:ascii="Times New Roman" w:eastAsia="Times New Roman" w:hAnsi="Times New Roman" w:cs="Times New Roman"/>
          <w:i/>
          <w:sz w:val="24"/>
          <w:szCs w:val="24"/>
        </w:rPr>
        <w:t>Aedes aegypti</w:t>
      </w:r>
      <w:r w:rsidR="00B52962" w:rsidRPr="00443B93">
        <w:rPr>
          <w:rFonts w:ascii="Times New Roman" w:eastAsia="Times New Roman" w:hAnsi="Times New Roman" w:cs="Times New Roman"/>
          <w:sz w:val="24"/>
          <w:szCs w:val="24"/>
        </w:rPr>
        <w:t xml:space="preserve"> and</w:t>
      </w:r>
      <w:r w:rsidR="00B52962" w:rsidRPr="00443B93">
        <w:rPr>
          <w:rFonts w:ascii="Times New Roman" w:eastAsia="Times New Roman" w:hAnsi="Times New Roman" w:cs="Times New Roman"/>
          <w:i/>
          <w:sz w:val="24"/>
          <w:szCs w:val="24"/>
        </w:rPr>
        <w:t xml:space="preserve"> Culex </w:t>
      </w:r>
      <w:proofErr w:type="spellStart"/>
      <w:r w:rsidR="00B52962" w:rsidRPr="00443B93">
        <w:rPr>
          <w:rFonts w:ascii="Times New Roman" w:eastAsia="Times New Roman" w:hAnsi="Times New Roman" w:cs="Times New Roman"/>
          <w:i/>
          <w:sz w:val="24"/>
          <w:szCs w:val="24"/>
        </w:rPr>
        <w:t>quinquefasciatus</w:t>
      </w:r>
      <w:proofErr w:type="spellEnd"/>
      <w:r w:rsidR="00B52962" w:rsidRPr="00443B93">
        <w:rPr>
          <w:rFonts w:ascii="Times New Roman" w:eastAsia="Times New Roman" w:hAnsi="Times New Roman" w:cs="Times New Roman"/>
          <w:sz w:val="24"/>
          <w:szCs w:val="24"/>
        </w:rPr>
        <w:t xml:space="preserve">, stand out with the highest number of gene family expansions, 709 and 700 respectively. Only DL 1, however, also stands out with the highest number of rapidly evolving gene families, </w:t>
      </w:r>
      <w:r w:rsidR="00B52962" w:rsidRPr="00443B93">
        <w:rPr>
          <w:rFonts w:ascii="Times New Roman" w:eastAsia="Times New Roman" w:hAnsi="Times New Roman" w:cs="Times New Roman"/>
          <w:i/>
          <w:sz w:val="24"/>
          <w:szCs w:val="24"/>
        </w:rPr>
        <w:t>i.e.</w:t>
      </w:r>
      <w:r w:rsidR="00DA186A" w:rsidRPr="00443B93">
        <w:rPr>
          <w:rFonts w:ascii="Times New Roman" w:eastAsia="Times New Roman" w:hAnsi="Times New Roman" w:cs="Times New Roman"/>
          <w:sz w:val="24"/>
          <w:szCs w:val="24"/>
        </w:rPr>
        <w:t>,</w:t>
      </w:r>
      <w:r w:rsidR="00B52962" w:rsidRPr="00443B93">
        <w:rPr>
          <w:rFonts w:ascii="Times New Roman" w:eastAsia="Times New Roman" w:hAnsi="Times New Roman" w:cs="Times New Roman"/>
          <w:sz w:val="24"/>
          <w:szCs w:val="24"/>
        </w:rPr>
        <w:t xml:space="preserve"> 38, while the dipteran root node accounts for only 4 rapidly evolving gene families, ranking among the bottom 4 internal branches in this variable (</w:t>
      </w:r>
      <w:r w:rsidR="00D92C52">
        <w:rPr>
          <w:rFonts w:ascii="Times New Roman" w:eastAsia="Times New Roman" w:hAnsi="Times New Roman" w:cs="Times New Roman"/>
          <w:sz w:val="24"/>
          <w:szCs w:val="24"/>
        </w:rPr>
        <w:t xml:space="preserve">Additional file 2: </w:t>
      </w:r>
      <w:r w:rsidR="00443B93" w:rsidRPr="00443B93">
        <w:rPr>
          <w:rFonts w:ascii="Times New Roman" w:eastAsia="Times New Roman" w:hAnsi="Times New Roman" w:cs="Times New Roman"/>
          <w:sz w:val="24"/>
          <w:szCs w:val="24"/>
        </w:rPr>
        <w:t>Fig. S3</w:t>
      </w:r>
      <w:r w:rsidR="00D92C52">
        <w:rPr>
          <w:rFonts w:ascii="Times New Roman" w:eastAsia="Times New Roman" w:hAnsi="Times New Roman" w:cs="Times New Roman"/>
          <w:sz w:val="24"/>
          <w:szCs w:val="24"/>
        </w:rPr>
        <w:t>1</w:t>
      </w:r>
      <w:r w:rsidR="00BE2DF2" w:rsidRPr="00443B93">
        <w:rPr>
          <w:rFonts w:ascii="Times New Roman" w:eastAsia="Times New Roman" w:hAnsi="Times New Roman" w:cs="Times New Roman"/>
          <w:sz w:val="24"/>
          <w:szCs w:val="24"/>
        </w:rPr>
        <w:t xml:space="preserve"> A &amp; B</w:t>
      </w:r>
      <w:r w:rsidR="00B52962" w:rsidRPr="00443B93">
        <w:rPr>
          <w:rFonts w:ascii="Times New Roman" w:eastAsia="Times New Roman" w:hAnsi="Times New Roman" w:cs="Times New Roman"/>
          <w:sz w:val="24"/>
          <w:szCs w:val="24"/>
        </w:rPr>
        <w:t xml:space="preserve">). In general, however, there is also a pronounced bias in the taxonomic </w:t>
      </w:r>
      <w:r w:rsidR="00631A5F" w:rsidRPr="00443B93">
        <w:rPr>
          <w:rFonts w:ascii="Times New Roman" w:eastAsia="Times New Roman" w:hAnsi="Times New Roman" w:cs="Times New Roman"/>
          <w:sz w:val="24"/>
          <w:szCs w:val="24"/>
        </w:rPr>
        <w:t>re</w:t>
      </w:r>
      <w:r w:rsidR="00B52962" w:rsidRPr="00443B93">
        <w:rPr>
          <w:rFonts w:ascii="Times New Roman" w:eastAsia="Times New Roman" w:hAnsi="Times New Roman" w:cs="Times New Roman"/>
          <w:sz w:val="24"/>
          <w:szCs w:val="24"/>
        </w:rPr>
        <w:t>presentation of the 889 dipteran rapidly evolving gene families: 148 are associated with 13 internal nodes (1.5%) while 741 (84%) are associated with 14 OTUs (</w:t>
      </w:r>
      <w:r w:rsidR="00D92C52">
        <w:rPr>
          <w:rFonts w:ascii="Times New Roman" w:eastAsia="Times New Roman" w:hAnsi="Times New Roman" w:cs="Times New Roman"/>
          <w:sz w:val="24"/>
          <w:szCs w:val="24"/>
        </w:rPr>
        <w:t xml:space="preserve">Additional file 2: </w:t>
      </w:r>
      <w:r w:rsidR="00963216" w:rsidRPr="00443B93">
        <w:rPr>
          <w:rFonts w:ascii="Times New Roman" w:eastAsia="Times New Roman" w:hAnsi="Times New Roman" w:cs="Times New Roman"/>
          <w:sz w:val="24"/>
          <w:szCs w:val="24"/>
        </w:rPr>
        <w:t>Fig</w:t>
      </w:r>
      <w:r w:rsidR="00443B93" w:rsidRPr="00443B93">
        <w:rPr>
          <w:rFonts w:ascii="Times New Roman" w:eastAsia="Times New Roman" w:hAnsi="Times New Roman" w:cs="Times New Roman"/>
          <w:sz w:val="24"/>
          <w:szCs w:val="24"/>
        </w:rPr>
        <w:t>. S3</w:t>
      </w:r>
      <w:r w:rsidR="00D92C52">
        <w:rPr>
          <w:rFonts w:ascii="Times New Roman" w:eastAsia="Times New Roman" w:hAnsi="Times New Roman" w:cs="Times New Roman"/>
          <w:sz w:val="24"/>
          <w:szCs w:val="24"/>
        </w:rPr>
        <w:t>1</w:t>
      </w:r>
      <w:r w:rsidR="00BE2DF2" w:rsidRPr="00443B93">
        <w:rPr>
          <w:rFonts w:ascii="Times New Roman" w:eastAsia="Times New Roman" w:hAnsi="Times New Roman" w:cs="Times New Roman"/>
          <w:sz w:val="24"/>
          <w:szCs w:val="24"/>
        </w:rPr>
        <w:t xml:space="preserve"> C</w:t>
      </w:r>
      <w:r w:rsidR="00B52962" w:rsidRPr="00443B93">
        <w:rPr>
          <w:rFonts w:ascii="Times New Roman" w:eastAsia="Times New Roman" w:hAnsi="Times New Roman" w:cs="Times New Roman"/>
          <w:sz w:val="24"/>
          <w:szCs w:val="24"/>
        </w:rPr>
        <w:t>). In</w:t>
      </w:r>
      <w:r w:rsidR="00B52962" w:rsidRPr="00072CD5">
        <w:rPr>
          <w:rFonts w:ascii="Times New Roman" w:eastAsia="Times New Roman" w:hAnsi="Times New Roman" w:cs="Times New Roman"/>
          <w:sz w:val="24"/>
          <w:szCs w:val="24"/>
        </w:rPr>
        <w:t xml:space="preserve"> the latter, remarkably the house fly </w:t>
      </w:r>
      <w:r w:rsidR="00B52962" w:rsidRPr="00072CD5">
        <w:rPr>
          <w:rFonts w:ascii="Times New Roman" w:eastAsia="Times New Roman" w:hAnsi="Times New Roman" w:cs="Times New Roman"/>
          <w:i/>
          <w:sz w:val="24"/>
          <w:szCs w:val="24"/>
        </w:rPr>
        <w:t>Musca</w:t>
      </w:r>
      <w:r w:rsidR="00B52962" w:rsidRPr="00072CD5">
        <w:rPr>
          <w:rFonts w:ascii="Times New Roman" w:eastAsia="Times New Roman" w:hAnsi="Times New Roman" w:cs="Times New Roman"/>
          <w:sz w:val="24"/>
          <w:szCs w:val="24"/>
        </w:rPr>
        <w:t xml:space="preserve"> </w:t>
      </w:r>
      <w:proofErr w:type="spellStart"/>
      <w:r w:rsidR="00B52962" w:rsidRPr="00072CD5">
        <w:rPr>
          <w:rFonts w:ascii="Times New Roman" w:eastAsia="Times New Roman" w:hAnsi="Times New Roman" w:cs="Times New Roman"/>
          <w:i/>
          <w:sz w:val="24"/>
          <w:szCs w:val="24"/>
        </w:rPr>
        <w:t>domestica</w:t>
      </w:r>
      <w:proofErr w:type="spellEnd"/>
      <w:r w:rsidR="00B52962" w:rsidRPr="00072CD5">
        <w:rPr>
          <w:rFonts w:ascii="Times New Roman" w:eastAsia="Times New Roman" w:hAnsi="Times New Roman" w:cs="Times New Roman"/>
          <w:sz w:val="24"/>
          <w:szCs w:val="24"/>
        </w:rPr>
        <w:t xml:space="preserve"> accounts for 203 (23%) rapidly evolving gene families alone compared to an average of 41 in the other OTUs. </w:t>
      </w:r>
    </w:p>
    <w:p w14:paraId="648D8967" w14:textId="77777777" w:rsidR="00535AB1" w:rsidRPr="00072CD5" w:rsidRDefault="00535AB1" w:rsidP="00715480">
      <w:pPr>
        <w:ind w:firstLine="720"/>
        <w:rPr>
          <w:rFonts w:ascii="Times New Roman" w:eastAsia="Times New Roman" w:hAnsi="Times New Roman" w:cs="Times New Roman"/>
          <w:sz w:val="24"/>
          <w:szCs w:val="24"/>
        </w:rPr>
      </w:pPr>
    </w:p>
    <w:p w14:paraId="24DD32F9" w14:textId="55A35237" w:rsidR="00535AB1" w:rsidRPr="00072CD5" w:rsidRDefault="00B52962" w:rsidP="00715480">
      <w:pPr>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D</w:t>
      </w:r>
      <w:r w:rsidR="007C43B9">
        <w:rPr>
          <w:rFonts w:ascii="Times New Roman" w:eastAsia="Times New Roman" w:hAnsi="Times New Roman" w:cs="Times New Roman"/>
          <w:sz w:val="24"/>
          <w:szCs w:val="24"/>
        </w:rPr>
        <w:t xml:space="preserve">ipteran relationships in the </w:t>
      </w:r>
      <w:r w:rsidR="009D6281">
        <w:rPr>
          <w:rFonts w:ascii="Times New Roman" w:eastAsia="Times New Roman" w:hAnsi="Times New Roman" w:cs="Times New Roman"/>
          <w:sz w:val="24"/>
          <w:szCs w:val="24"/>
        </w:rPr>
        <w:t>i5K</w:t>
      </w:r>
      <w:r w:rsidRPr="00072CD5">
        <w:rPr>
          <w:rFonts w:ascii="Times New Roman" w:eastAsia="Times New Roman" w:hAnsi="Times New Roman" w:cs="Times New Roman"/>
          <w:sz w:val="24"/>
          <w:szCs w:val="24"/>
        </w:rPr>
        <w:t xml:space="preserve"> tree are largely consistent with the </w:t>
      </w:r>
      <w:proofErr w:type="spellStart"/>
      <w:r w:rsidRPr="00072CD5">
        <w:rPr>
          <w:rFonts w:ascii="Times New Roman" w:eastAsia="Times New Roman" w:hAnsi="Times New Roman" w:cs="Times New Roman"/>
          <w:sz w:val="24"/>
          <w:szCs w:val="24"/>
        </w:rPr>
        <w:t>flytree</w:t>
      </w:r>
      <w:proofErr w:type="spellEnd"/>
      <w:r w:rsidRPr="00072CD5">
        <w:rPr>
          <w:rFonts w:ascii="Times New Roman" w:eastAsia="Times New Roman" w:hAnsi="Times New Roman" w:cs="Times New Roman"/>
          <w:sz w:val="24"/>
          <w:szCs w:val="24"/>
        </w:rPr>
        <w:t xml:space="preserve"> of life</w:t>
      </w:r>
      <w:r w:rsidR="00072CD5" w:rsidRPr="00072CD5">
        <w:rPr>
          <w:rFonts w:ascii="Times New Roman" w:eastAsia="Times New Roman" w:hAnsi="Times New Roman" w:cs="Times New Roman"/>
          <w:sz w:val="24"/>
          <w:szCs w:val="24"/>
        </w:rPr>
        <w:fldChar w:fldCharType="begin"/>
      </w:r>
      <w:r w:rsidR="00985A36">
        <w:rPr>
          <w:rFonts w:ascii="Times New Roman" w:eastAsia="Times New Roman" w:hAnsi="Times New Roman" w:cs="Times New Roman"/>
          <w:sz w:val="24"/>
          <w:szCs w:val="24"/>
        </w:rPr>
        <w:instrText xml:space="preserve"> ADDIN EN.CITE &lt;EndNote&gt;&lt;Cite&gt;&lt;Author&gt;Wiegmann&lt;/Author&gt;&lt;Year&gt;2011&lt;/Year&gt;&lt;RecNum&gt;354&lt;/RecNum&gt;&lt;DisplayText&gt;&lt;style face="superscript"&gt;59&lt;/style&gt;&lt;/DisplayText&gt;&lt;record&gt;&lt;rec-number&gt;354&lt;/rec-number&gt;&lt;foreign-keys&gt;&lt;key app="EN" db-id="pzzxezpwdrte22e2fe5vrww72fdtdf2wp5ep" timestamp="1436381191"&gt;354&lt;/key&gt;&lt;/foreign-keys&gt;&lt;ref-type name="Journal Article"&gt;17&lt;/ref-type&gt;&lt;contributors&gt;&lt;authors&gt;&lt;author&gt;B. M. Wiegmann&lt;/author&gt;&lt;author&gt;M. D. Trautwein&lt;/author&gt;&lt;author&gt;I. S. Winklera&lt;/author&gt;&lt;author&gt;N. B. Barr&lt;/author&gt;&lt;author&gt;J-W. Kima&lt;/author&gt;&lt;author&gt;C. Lambkinc&lt;/author&gt;&lt;author&gt;M. A. Bertone&lt;/author&gt;&lt;author&gt;B. K. Cassela&lt;/author&gt;&lt;author&gt;K. M. Baylessa&lt;/author&gt;&lt;author&gt;A. M. Heimberge&lt;/author&gt;&lt;author&gt;B. M. Wheeler&lt;/author&gt;&lt;author&gt;K. J. Peterson&lt;/author&gt;&lt;author&gt;T. Pape&lt;/author&gt;&lt;author&gt;B. J. Sinclair&lt;/author&gt;&lt;author&gt;J. H. Skevington&lt;/author&gt;&lt;author&gt;V. Blagoderov&lt;/author&gt;&lt;author&gt;J. Caravas&lt;/author&gt;&lt;author&gt;S. N. Kutty&lt;/author&gt;&lt;author&gt;U. Schmidt-Ott&lt;/author&gt;&lt;author&gt;G. E. Kampmeier&lt;/author&gt;&lt;author&gt;F. C. Thompson&lt;/author&gt;&lt;author&gt;D. A. Grimaldi&lt;/author&gt;&lt;author&gt;A. T. Beckenbach&lt;/author&gt;&lt;author&gt;G. W. Courtney&lt;/author&gt;&lt;author&gt;M. Friedrich&lt;/author&gt;&lt;author&gt;R. Meier&lt;/author&gt;&lt;author&gt;D. K. Yeates&lt;/author&gt;&lt;/authors&gt;&lt;/contributors&gt;&lt;titles&gt;&lt;title&gt;Episodic radiations in the fly tree of life&lt;/title&gt;&lt;secondary-title&gt;Proc. Natl. Acad. Sci. USA&lt;/secondary-title&gt;&lt;/titles&gt;&lt;periodical&gt;&lt;full-title&gt;Proc. Natl. Acad. Sci. USA&lt;/full-title&gt;&lt;/periodical&gt;&lt;pages&gt;5690-5695&lt;/pages&gt;&lt;volume&gt;108&lt;/volume&gt;&lt;number&gt;14&lt;/number&gt;&lt;dates&gt;&lt;year&gt;2011&lt;/year&gt;&lt;/dates&gt;&lt;urls&gt;&lt;related-urls&gt;&lt;url&gt;http://www.pnas.org/content/108/14/5690.full.pdf&lt;/url&gt;&lt;/related-urls&gt;&lt;/urls&gt;&lt;/record&gt;&lt;/Cite&gt;&lt;/EndNote&gt;</w:instrText>
      </w:r>
      <w:r w:rsidR="00072CD5" w:rsidRPr="00072CD5">
        <w:rPr>
          <w:rFonts w:ascii="Times New Roman" w:eastAsia="Times New Roman" w:hAnsi="Times New Roman" w:cs="Times New Roman"/>
          <w:sz w:val="24"/>
          <w:szCs w:val="24"/>
        </w:rPr>
        <w:fldChar w:fldCharType="separate"/>
      </w:r>
      <w:r w:rsidR="00985A36" w:rsidRPr="00985A36">
        <w:rPr>
          <w:rFonts w:ascii="Times New Roman" w:eastAsia="Times New Roman" w:hAnsi="Times New Roman" w:cs="Times New Roman"/>
          <w:noProof/>
          <w:sz w:val="24"/>
          <w:szCs w:val="24"/>
          <w:vertAlign w:val="superscript"/>
        </w:rPr>
        <w:t>59</w:t>
      </w:r>
      <w:r w:rsidR="00072CD5" w:rsidRPr="00072CD5">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xml:space="preserve">, except for the closer relatedness of the Mediterranean </w:t>
      </w:r>
      <w:proofErr w:type="spellStart"/>
      <w:r w:rsidRPr="00072CD5">
        <w:rPr>
          <w:rFonts w:ascii="Times New Roman" w:eastAsia="Times New Roman" w:hAnsi="Times New Roman" w:cs="Times New Roman"/>
          <w:sz w:val="24"/>
          <w:szCs w:val="24"/>
        </w:rPr>
        <w:t>fruitfly</w:t>
      </w:r>
      <w:proofErr w:type="spellEnd"/>
      <w:r w:rsidRPr="00072CD5">
        <w:rPr>
          <w:rFonts w:ascii="Times New Roman" w:eastAsia="Times New Roman" w:hAnsi="Times New Roman" w:cs="Times New Roman"/>
          <w:sz w:val="24"/>
          <w:szCs w:val="24"/>
        </w:rPr>
        <w:t xml:space="preserve">, a representative of the family </w:t>
      </w:r>
      <w:proofErr w:type="spellStart"/>
      <w:r w:rsidRPr="00072CD5">
        <w:rPr>
          <w:rFonts w:ascii="Times New Roman" w:eastAsia="Times New Roman" w:hAnsi="Times New Roman" w:cs="Times New Roman"/>
          <w:sz w:val="24"/>
          <w:szCs w:val="24"/>
        </w:rPr>
        <w:t>Tephritidae</w:t>
      </w:r>
      <w:proofErr w:type="spellEnd"/>
      <w:r w:rsidRPr="00072CD5">
        <w:rPr>
          <w:rFonts w:ascii="Times New Roman" w:eastAsia="Times New Roman" w:hAnsi="Times New Roman" w:cs="Times New Roman"/>
          <w:sz w:val="24"/>
          <w:szCs w:val="24"/>
        </w:rPr>
        <w:t xml:space="preserve"> to the </w:t>
      </w:r>
      <w:proofErr w:type="spellStart"/>
      <w:r w:rsidRPr="00072CD5">
        <w:rPr>
          <w:rFonts w:ascii="Times New Roman" w:eastAsia="Times New Roman" w:hAnsi="Times New Roman" w:cs="Times New Roman"/>
          <w:sz w:val="24"/>
          <w:szCs w:val="24"/>
        </w:rPr>
        <w:t>Drosophilidae</w:t>
      </w:r>
      <w:proofErr w:type="spellEnd"/>
      <w:r w:rsidRPr="00072CD5">
        <w:rPr>
          <w:rFonts w:ascii="Times New Roman" w:eastAsia="Times New Roman" w:hAnsi="Times New Roman" w:cs="Times New Roman"/>
          <w:sz w:val="24"/>
          <w:szCs w:val="24"/>
        </w:rPr>
        <w:t xml:space="preserve"> instead of calyptrate Diptera. </w:t>
      </w:r>
    </w:p>
    <w:p w14:paraId="54F94C47" w14:textId="77777777" w:rsidR="00535AB1" w:rsidRPr="00072CD5" w:rsidRDefault="00535AB1" w:rsidP="00715480">
      <w:pPr>
        <w:ind w:firstLine="720"/>
        <w:rPr>
          <w:rFonts w:ascii="Times New Roman" w:eastAsia="Times New Roman" w:hAnsi="Times New Roman" w:cs="Times New Roman"/>
          <w:sz w:val="24"/>
          <w:szCs w:val="24"/>
        </w:rPr>
      </w:pPr>
    </w:p>
    <w:p w14:paraId="7AF0271E" w14:textId="7FCE1D02" w:rsidR="00535AB1" w:rsidRPr="006B1111" w:rsidRDefault="00B52962" w:rsidP="00715480">
      <w:pPr>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 xml:space="preserve">Rapidly evolving gene family content was analyzed in more detail for 4 important, consistently recovered nodes. This includes the dipteran root node DL 48 and two higher up nodes that are associated with major radiations in the dipteran tree of life. One of them is the node DL 17 at the base of </w:t>
      </w:r>
      <w:proofErr w:type="spellStart"/>
      <w:r w:rsidRPr="00072CD5">
        <w:rPr>
          <w:rFonts w:ascii="Times New Roman" w:eastAsia="Times New Roman" w:hAnsi="Times New Roman" w:cs="Times New Roman"/>
          <w:sz w:val="24"/>
          <w:szCs w:val="24"/>
        </w:rPr>
        <w:t>schizophoran</w:t>
      </w:r>
      <w:proofErr w:type="spellEnd"/>
      <w:r w:rsidRPr="00072CD5">
        <w:rPr>
          <w:rFonts w:ascii="Times New Roman" w:eastAsia="Times New Roman" w:hAnsi="Times New Roman" w:cs="Times New Roman"/>
          <w:sz w:val="24"/>
          <w:szCs w:val="24"/>
        </w:rPr>
        <w:t xml:space="preserve"> fly diversity and one of them is DL 13 at the base of calyptrate </w:t>
      </w:r>
      <w:r w:rsidRPr="00ED733D">
        <w:rPr>
          <w:rFonts w:ascii="Times New Roman" w:eastAsia="Times New Roman" w:hAnsi="Times New Roman" w:cs="Times New Roman"/>
          <w:sz w:val="24"/>
          <w:szCs w:val="24"/>
        </w:rPr>
        <w:t>diversity (</w:t>
      </w:r>
      <w:r w:rsidR="00D92C52">
        <w:rPr>
          <w:rFonts w:ascii="Times New Roman" w:eastAsia="Times New Roman" w:hAnsi="Times New Roman" w:cs="Times New Roman"/>
          <w:sz w:val="24"/>
          <w:szCs w:val="24"/>
        </w:rPr>
        <w:t xml:space="preserve">Additional file 1: </w:t>
      </w:r>
      <w:r w:rsidR="00ED733D" w:rsidRPr="00ED733D">
        <w:rPr>
          <w:rFonts w:ascii="Times New Roman" w:eastAsia="Times New Roman" w:hAnsi="Times New Roman" w:cs="Times New Roman"/>
          <w:sz w:val="24"/>
          <w:szCs w:val="24"/>
        </w:rPr>
        <w:t>Tables S22, S26</w:t>
      </w:r>
      <w:r w:rsidR="00963216" w:rsidRPr="00ED733D">
        <w:rPr>
          <w:rFonts w:ascii="Times New Roman" w:eastAsia="Times New Roman" w:hAnsi="Times New Roman" w:cs="Times New Roman"/>
          <w:sz w:val="24"/>
          <w:szCs w:val="24"/>
        </w:rPr>
        <w:t xml:space="preserve">, </w:t>
      </w:r>
      <w:r w:rsidR="000C494D" w:rsidRPr="00ED733D">
        <w:rPr>
          <w:rFonts w:ascii="Times New Roman" w:eastAsia="Times New Roman" w:hAnsi="Times New Roman" w:cs="Times New Roman"/>
          <w:sz w:val="24"/>
          <w:szCs w:val="24"/>
        </w:rPr>
        <w:t>and</w:t>
      </w:r>
      <w:r w:rsidR="00B83681" w:rsidRPr="006B1111">
        <w:rPr>
          <w:rFonts w:eastAsia="Times New Roman"/>
          <w:bCs/>
          <w:color w:val="000000"/>
        </w:rPr>
        <w:t xml:space="preserve"> at</w:t>
      </w:r>
      <w:r w:rsidR="00A83CD4">
        <w:rPr>
          <w:rFonts w:eastAsia="Times New Roman"/>
          <w:bCs/>
          <w:color w:val="000000"/>
        </w:rPr>
        <w:t xml:space="preserve"> </w:t>
      </w:r>
      <w:hyperlink r:id="rId16" w:history="1">
        <w:r w:rsidR="00A83CD4" w:rsidRPr="00E649A9">
          <w:rPr>
            <w:rStyle w:val="Hyperlink"/>
            <w:rFonts w:eastAsia="Times New Roman"/>
            <w:bCs/>
          </w:rPr>
          <w:t>https://arthrofam.org</w:t>
        </w:r>
      </w:hyperlink>
      <w:r w:rsidRPr="006B1111">
        <w:rPr>
          <w:rFonts w:ascii="Times New Roman" w:eastAsia="Times New Roman" w:hAnsi="Times New Roman" w:cs="Times New Roman"/>
          <w:sz w:val="24"/>
          <w:szCs w:val="24"/>
        </w:rPr>
        <w:t xml:space="preserve">). The dipteran root node is characterized by two rapidly expanding gene families, both of which include functionally characterized </w:t>
      </w:r>
      <w:r w:rsidRPr="006B1111">
        <w:rPr>
          <w:rFonts w:ascii="Times New Roman" w:eastAsia="Times New Roman" w:hAnsi="Times New Roman" w:cs="Times New Roman"/>
          <w:i/>
          <w:sz w:val="24"/>
          <w:szCs w:val="24"/>
        </w:rPr>
        <w:t>Drosophila</w:t>
      </w:r>
      <w:r w:rsidRPr="006B1111">
        <w:rPr>
          <w:rFonts w:ascii="Times New Roman" w:eastAsia="Times New Roman" w:hAnsi="Times New Roman" w:cs="Times New Roman"/>
          <w:sz w:val="24"/>
          <w:szCs w:val="24"/>
        </w:rPr>
        <w:t xml:space="preserve"> genes: The gene family of </w:t>
      </w:r>
      <w:proofErr w:type="spellStart"/>
      <w:r w:rsidRPr="006B1111">
        <w:rPr>
          <w:rFonts w:ascii="Times New Roman" w:eastAsia="Times New Roman" w:hAnsi="Times New Roman" w:cs="Times New Roman"/>
          <w:i/>
          <w:sz w:val="24"/>
          <w:szCs w:val="24"/>
        </w:rPr>
        <w:t>grauzone</w:t>
      </w:r>
      <w:proofErr w:type="spellEnd"/>
      <w:r w:rsidRPr="006B1111">
        <w:rPr>
          <w:rFonts w:ascii="Times New Roman" w:eastAsia="Times New Roman" w:hAnsi="Times New Roman" w:cs="Times New Roman"/>
          <w:sz w:val="24"/>
          <w:szCs w:val="24"/>
        </w:rPr>
        <w:t xml:space="preserve"> (</w:t>
      </w:r>
      <w:proofErr w:type="spellStart"/>
      <w:r w:rsidRPr="006B1111">
        <w:rPr>
          <w:rFonts w:ascii="Times New Roman" w:eastAsia="Times New Roman" w:hAnsi="Times New Roman" w:cs="Times New Roman"/>
          <w:i/>
          <w:sz w:val="24"/>
          <w:szCs w:val="24"/>
        </w:rPr>
        <w:t>grau</w:t>
      </w:r>
      <w:proofErr w:type="spellEnd"/>
      <w:r w:rsidRPr="006B1111">
        <w:rPr>
          <w:rFonts w:ascii="Times New Roman" w:eastAsia="Times New Roman" w:hAnsi="Times New Roman" w:cs="Times New Roman"/>
          <w:sz w:val="24"/>
          <w:szCs w:val="24"/>
        </w:rPr>
        <w:t>) related zinc finger transcription factors, which are involved in t</w:t>
      </w:r>
      <w:r w:rsidR="009E2323" w:rsidRPr="006B1111">
        <w:rPr>
          <w:rFonts w:ascii="Times New Roman" w:eastAsia="Times New Roman" w:hAnsi="Times New Roman" w:cs="Times New Roman"/>
          <w:sz w:val="24"/>
          <w:szCs w:val="24"/>
        </w:rPr>
        <w:t>he regulation of oogenesis</w:t>
      </w:r>
      <w:r w:rsidR="00072CD5" w:rsidRPr="006B1111">
        <w:rPr>
          <w:rFonts w:ascii="Times New Roman" w:eastAsia="Times New Roman" w:hAnsi="Times New Roman" w:cs="Times New Roman"/>
          <w:sz w:val="24"/>
          <w:szCs w:val="24"/>
        </w:rPr>
        <w:fldChar w:fldCharType="begin"/>
      </w:r>
      <w:r w:rsidR="00985A36">
        <w:rPr>
          <w:rFonts w:ascii="Times New Roman" w:eastAsia="Times New Roman" w:hAnsi="Times New Roman" w:cs="Times New Roman"/>
          <w:sz w:val="24"/>
          <w:szCs w:val="24"/>
        </w:rPr>
        <w:instrText xml:space="preserve"> ADDIN EN.CITE &lt;EndNote&gt;&lt;Cite&gt;&lt;Author&gt;Page&lt;/Author&gt;&lt;Year&gt;1996&lt;/Year&gt;&lt;RecNum&gt;1280&lt;/RecNum&gt;&lt;DisplayText&gt;&lt;style face="superscript"&gt;60&lt;/style&gt;&lt;/DisplayText&gt;&lt;record&gt;&lt;rec-number&gt;1280&lt;/rec-number&gt;&lt;foreign-keys&gt;&lt;key app="EN" db-id="pzzxezpwdrte22e2fe5vrww72fdtdf2wp5ep" timestamp="1525038523"&gt;1280&lt;/key&gt;&lt;/foreign-keys&gt;&lt;ref-type name="Journal Article"&gt;17&lt;/ref-type&gt;&lt;contributors&gt;&lt;authors&gt;&lt;author&gt;Page, A. W.&lt;/author&gt;&lt;author&gt;Orr-Weaver, T. L.&lt;/author&gt;&lt;/authors&gt;&lt;/contributors&gt;&lt;auth-address&gt;Department of Biology, Massachusetts Institute of Technology, Cambridge 02142, USA.&lt;/auth-address&gt;&lt;titles&gt;&lt;title&gt;The Drosophila genes grauzone and cortex are necessary for proper female meiosis&lt;/title&gt;&lt;secondary-title&gt;J Cell Sci&lt;/secondary-title&gt;&lt;/titles&gt;&lt;periodical&gt;&lt;full-title&gt;J Cell Sci&lt;/full-title&gt;&lt;/periodical&gt;&lt;pages&gt;1707-15&lt;/pages&gt;&lt;volume&gt;109 ( Pt 7)&lt;/volume&gt;&lt;keywords&gt;&lt;keyword&gt;Animals&lt;/keyword&gt;&lt;keyword&gt;Cell Cycle/genetics&lt;/keyword&gt;&lt;keyword&gt;Drosophila/*genetics&lt;/keyword&gt;&lt;keyword&gt;Female&lt;/keyword&gt;&lt;keyword&gt;Male&lt;/keyword&gt;&lt;keyword&gt;Meiosis/*genetics&lt;/keyword&gt;&lt;keyword&gt;Mutation&lt;/keyword&gt;&lt;keyword&gt;Oocytes&lt;/keyword&gt;&lt;/keywords&gt;&lt;dates&gt;&lt;year&gt;1996&lt;/year&gt;&lt;pub-dates&gt;&lt;date&gt;Jul&lt;/date&gt;&lt;/pub-dates&gt;&lt;/dates&gt;&lt;isbn&gt;0021-9533 (Print)&amp;#xD;0021-9533 (Linking)&lt;/isbn&gt;&lt;accession-num&gt;8832393&lt;/accession-num&gt;&lt;urls&gt;&lt;related-urls&gt;&lt;url&gt;https://www.ncbi.nlm.nih.gov/pubmed/8832393&lt;/url&gt;&lt;url&gt;http://jcs.biologists.org/content/joces/109/7/1707.full.pdf&lt;/url&gt;&lt;/related-urls&gt;&lt;/urls&gt;&lt;/record&gt;&lt;/Cite&gt;&lt;/EndNote&gt;</w:instrText>
      </w:r>
      <w:r w:rsidR="00072CD5" w:rsidRPr="006B1111">
        <w:rPr>
          <w:rFonts w:ascii="Times New Roman" w:eastAsia="Times New Roman" w:hAnsi="Times New Roman" w:cs="Times New Roman"/>
          <w:sz w:val="24"/>
          <w:szCs w:val="24"/>
        </w:rPr>
        <w:fldChar w:fldCharType="separate"/>
      </w:r>
      <w:r w:rsidR="00985A36" w:rsidRPr="00985A36">
        <w:rPr>
          <w:rFonts w:ascii="Times New Roman" w:eastAsia="Times New Roman" w:hAnsi="Times New Roman" w:cs="Times New Roman"/>
          <w:noProof/>
          <w:sz w:val="24"/>
          <w:szCs w:val="24"/>
          <w:vertAlign w:val="superscript"/>
        </w:rPr>
        <w:t>60</w:t>
      </w:r>
      <w:r w:rsidR="00072CD5" w:rsidRPr="006B1111">
        <w:rPr>
          <w:rFonts w:ascii="Times New Roman" w:eastAsia="Times New Roman" w:hAnsi="Times New Roman" w:cs="Times New Roman"/>
          <w:sz w:val="24"/>
          <w:szCs w:val="24"/>
        </w:rPr>
        <w:fldChar w:fldCharType="end"/>
      </w:r>
      <w:r w:rsidRPr="006B1111">
        <w:rPr>
          <w:rFonts w:ascii="Times New Roman" w:eastAsia="Times New Roman" w:hAnsi="Times New Roman" w:cs="Times New Roman"/>
          <w:sz w:val="24"/>
          <w:szCs w:val="24"/>
        </w:rPr>
        <w:t xml:space="preserve">, and the Niemann-Pick type C-2d gene family of sterol transport involved lipid </w:t>
      </w:r>
      <w:r w:rsidRPr="00ED733D">
        <w:rPr>
          <w:rFonts w:ascii="Times New Roman" w:eastAsia="Times New Roman" w:hAnsi="Times New Roman" w:cs="Times New Roman"/>
          <w:sz w:val="24"/>
          <w:szCs w:val="24"/>
        </w:rPr>
        <w:t>associated proteins (</w:t>
      </w:r>
      <w:r w:rsidR="0061036D">
        <w:rPr>
          <w:rFonts w:ascii="Times New Roman" w:eastAsia="Times New Roman" w:hAnsi="Times New Roman" w:cs="Times New Roman"/>
          <w:sz w:val="24"/>
          <w:szCs w:val="24"/>
        </w:rPr>
        <w:t xml:space="preserve">Additional File 1: </w:t>
      </w:r>
      <w:r w:rsidR="006C0EBF" w:rsidRPr="00ED733D">
        <w:rPr>
          <w:rFonts w:ascii="Times New Roman" w:eastAsia="Times New Roman" w:hAnsi="Times New Roman" w:cs="Times New Roman"/>
          <w:sz w:val="24"/>
          <w:szCs w:val="24"/>
        </w:rPr>
        <w:t>Table S2</w:t>
      </w:r>
      <w:r w:rsidR="00ED733D" w:rsidRPr="00ED733D">
        <w:rPr>
          <w:rFonts w:ascii="Times New Roman" w:eastAsia="Times New Roman" w:hAnsi="Times New Roman" w:cs="Times New Roman"/>
          <w:sz w:val="24"/>
          <w:szCs w:val="24"/>
        </w:rPr>
        <w:t>3</w:t>
      </w:r>
      <w:r w:rsidR="0016754E" w:rsidRPr="00ED733D">
        <w:rPr>
          <w:rFonts w:ascii="Times New Roman" w:eastAsia="Times New Roman" w:hAnsi="Times New Roman" w:cs="Times New Roman"/>
          <w:sz w:val="24"/>
          <w:szCs w:val="24"/>
        </w:rPr>
        <w:t>, worksheet</w:t>
      </w:r>
      <w:r w:rsidR="000C494D" w:rsidRPr="00ED733D">
        <w:rPr>
          <w:rFonts w:ascii="Times New Roman" w:eastAsia="Times New Roman" w:hAnsi="Times New Roman" w:cs="Times New Roman"/>
          <w:sz w:val="24"/>
          <w:szCs w:val="24"/>
        </w:rPr>
        <w:t xml:space="preserve"> DL48 Dipteran Root)</w:t>
      </w:r>
      <w:r w:rsidRPr="00ED733D">
        <w:rPr>
          <w:rFonts w:ascii="Times New Roman" w:eastAsia="Times New Roman" w:hAnsi="Times New Roman" w:cs="Times New Roman"/>
          <w:sz w:val="24"/>
          <w:szCs w:val="24"/>
        </w:rPr>
        <w:t>. The</w:t>
      </w:r>
      <w:r w:rsidRPr="006B1111">
        <w:rPr>
          <w:rFonts w:ascii="Times New Roman" w:eastAsia="Times New Roman" w:hAnsi="Times New Roman" w:cs="Times New Roman"/>
          <w:sz w:val="24"/>
          <w:szCs w:val="24"/>
        </w:rPr>
        <w:t xml:space="preserve">se two expansions at the dipteran root are complemented with three diagnosed contractions, two of which, however, concern the same gene family of Activity-regulated cytoskeleton associated (Arc) </w:t>
      </w:r>
      <w:r w:rsidRPr="00ED733D">
        <w:rPr>
          <w:rFonts w:ascii="Times New Roman" w:eastAsia="Times New Roman" w:hAnsi="Times New Roman" w:cs="Times New Roman"/>
          <w:sz w:val="24"/>
          <w:szCs w:val="24"/>
        </w:rPr>
        <w:t>proteins</w:t>
      </w:r>
      <w:r w:rsidR="000C494D" w:rsidRPr="00ED733D">
        <w:rPr>
          <w:rFonts w:ascii="Times New Roman" w:eastAsia="Times New Roman" w:hAnsi="Times New Roman" w:cs="Times New Roman"/>
          <w:sz w:val="24"/>
          <w:szCs w:val="24"/>
        </w:rPr>
        <w:t xml:space="preserve"> (</w:t>
      </w:r>
      <w:r w:rsidR="0061036D">
        <w:rPr>
          <w:rFonts w:ascii="Times New Roman" w:eastAsia="Times New Roman" w:hAnsi="Times New Roman" w:cs="Times New Roman"/>
          <w:sz w:val="24"/>
          <w:szCs w:val="24"/>
        </w:rPr>
        <w:t xml:space="preserve">Additional File 1: </w:t>
      </w:r>
      <w:r w:rsidR="006C0EBF" w:rsidRPr="00ED733D">
        <w:rPr>
          <w:rFonts w:ascii="Times New Roman" w:eastAsia="Times New Roman" w:hAnsi="Times New Roman" w:cs="Times New Roman"/>
          <w:sz w:val="24"/>
          <w:szCs w:val="24"/>
        </w:rPr>
        <w:t>Table S2</w:t>
      </w:r>
      <w:r w:rsidR="00ED733D" w:rsidRPr="00ED733D">
        <w:rPr>
          <w:rFonts w:ascii="Times New Roman" w:eastAsia="Times New Roman" w:hAnsi="Times New Roman" w:cs="Times New Roman"/>
          <w:sz w:val="24"/>
          <w:szCs w:val="24"/>
        </w:rPr>
        <w:t>3</w:t>
      </w:r>
      <w:r w:rsidR="000C494D" w:rsidRPr="00ED733D">
        <w:rPr>
          <w:rFonts w:ascii="Times New Roman" w:eastAsia="Times New Roman" w:hAnsi="Times New Roman" w:cs="Times New Roman"/>
          <w:sz w:val="24"/>
          <w:szCs w:val="24"/>
        </w:rPr>
        <w:t xml:space="preserve">, worksheet </w:t>
      </w:r>
      <w:r w:rsidR="00401998" w:rsidRPr="00ED733D">
        <w:rPr>
          <w:rFonts w:ascii="Times New Roman" w:eastAsia="Times New Roman" w:hAnsi="Times New Roman" w:cs="Times New Roman"/>
          <w:sz w:val="24"/>
          <w:szCs w:val="24"/>
        </w:rPr>
        <w:t>‘</w:t>
      </w:r>
      <w:r w:rsidR="000C494D" w:rsidRPr="00ED733D">
        <w:rPr>
          <w:rFonts w:ascii="Times New Roman" w:eastAsia="Times New Roman" w:hAnsi="Times New Roman" w:cs="Times New Roman"/>
          <w:sz w:val="24"/>
          <w:szCs w:val="24"/>
        </w:rPr>
        <w:t>DL48 Dipteran Root</w:t>
      </w:r>
      <w:r w:rsidR="00401998" w:rsidRPr="00ED733D">
        <w:rPr>
          <w:rFonts w:ascii="Times New Roman" w:eastAsia="Times New Roman" w:hAnsi="Times New Roman" w:cs="Times New Roman"/>
          <w:sz w:val="24"/>
          <w:szCs w:val="24"/>
        </w:rPr>
        <w:t>’</w:t>
      </w:r>
      <w:r w:rsidR="000C494D" w:rsidRPr="00ED733D">
        <w:rPr>
          <w:rFonts w:ascii="Times New Roman" w:eastAsia="Times New Roman" w:hAnsi="Times New Roman" w:cs="Times New Roman"/>
          <w:sz w:val="24"/>
          <w:szCs w:val="24"/>
        </w:rPr>
        <w:t>).</w:t>
      </w:r>
      <w:r w:rsidRPr="006B1111">
        <w:rPr>
          <w:rFonts w:ascii="Times New Roman" w:eastAsia="Times New Roman" w:hAnsi="Times New Roman" w:cs="Times New Roman"/>
          <w:sz w:val="24"/>
          <w:szCs w:val="24"/>
        </w:rPr>
        <w:t xml:space="preserve"> </w:t>
      </w:r>
    </w:p>
    <w:p w14:paraId="6A19963E" w14:textId="77777777" w:rsidR="00535AB1" w:rsidRPr="006B1111" w:rsidRDefault="00535AB1" w:rsidP="00715480">
      <w:pPr>
        <w:ind w:firstLine="720"/>
        <w:rPr>
          <w:rFonts w:ascii="Times New Roman" w:eastAsia="Times New Roman" w:hAnsi="Times New Roman" w:cs="Times New Roman"/>
          <w:sz w:val="24"/>
          <w:szCs w:val="24"/>
        </w:rPr>
      </w:pPr>
    </w:p>
    <w:p w14:paraId="72A5BB89" w14:textId="5EC43F1A" w:rsidR="00535AB1" w:rsidRPr="00072CD5" w:rsidRDefault="00B52962" w:rsidP="00715480">
      <w:pPr>
        <w:ind w:firstLine="720"/>
        <w:rPr>
          <w:rFonts w:ascii="Times New Roman" w:eastAsia="Times New Roman" w:hAnsi="Times New Roman" w:cs="Times New Roman"/>
          <w:sz w:val="24"/>
          <w:szCs w:val="24"/>
        </w:rPr>
      </w:pPr>
      <w:r w:rsidRPr="006B1111">
        <w:rPr>
          <w:rFonts w:ascii="Times New Roman" w:eastAsia="Times New Roman" w:hAnsi="Times New Roman" w:cs="Times New Roman"/>
          <w:sz w:val="24"/>
          <w:szCs w:val="24"/>
        </w:rPr>
        <w:t xml:space="preserve">The approximately 65 million years old higher </w:t>
      </w:r>
      <w:proofErr w:type="spellStart"/>
      <w:r w:rsidRPr="006B1111">
        <w:rPr>
          <w:rFonts w:ascii="Times New Roman" w:eastAsia="Times New Roman" w:hAnsi="Times New Roman" w:cs="Times New Roman"/>
          <w:sz w:val="24"/>
          <w:szCs w:val="24"/>
        </w:rPr>
        <w:t>taxon</w:t>
      </w:r>
      <w:proofErr w:type="spellEnd"/>
      <w:r w:rsidRPr="006B1111">
        <w:rPr>
          <w:rFonts w:ascii="Times New Roman" w:eastAsia="Times New Roman" w:hAnsi="Times New Roman" w:cs="Times New Roman"/>
          <w:sz w:val="24"/>
          <w:szCs w:val="24"/>
        </w:rPr>
        <w:t xml:space="preserve"> </w:t>
      </w:r>
      <w:proofErr w:type="spellStart"/>
      <w:r w:rsidRPr="006B1111">
        <w:rPr>
          <w:rFonts w:ascii="Times New Roman" w:eastAsia="Times New Roman" w:hAnsi="Times New Roman" w:cs="Times New Roman"/>
          <w:sz w:val="24"/>
          <w:szCs w:val="24"/>
        </w:rPr>
        <w:t>Schizophora</w:t>
      </w:r>
      <w:proofErr w:type="spellEnd"/>
      <w:r w:rsidRPr="006B1111">
        <w:rPr>
          <w:rFonts w:ascii="Times New Roman" w:eastAsia="Times New Roman" w:hAnsi="Times New Roman" w:cs="Times New Roman"/>
          <w:sz w:val="24"/>
          <w:szCs w:val="24"/>
        </w:rPr>
        <w:t xml:space="preserve"> represents one of the most dramatic radiations within </w:t>
      </w:r>
      <w:r w:rsidR="00631A5F" w:rsidRPr="006B1111">
        <w:rPr>
          <w:rFonts w:ascii="Times New Roman" w:eastAsia="Times New Roman" w:hAnsi="Times New Roman" w:cs="Times New Roman"/>
          <w:sz w:val="24"/>
          <w:szCs w:val="24"/>
        </w:rPr>
        <w:t>Diptera, with</w:t>
      </w:r>
      <w:r w:rsidRPr="006B1111">
        <w:rPr>
          <w:rFonts w:ascii="Times New Roman" w:eastAsia="Times New Roman" w:hAnsi="Times New Roman" w:cs="Times New Roman"/>
          <w:sz w:val="24"/>
          <w:szCs w:val="24"/>
        </w:rPr>
        <w:t xml:space="preserve"> over 50,000 species</w:t>
      </w:r>
      <w:r w:rsidR="00072CD5" w:rsidRPr="006B1111">
        <w:rPr>
          <w:rFonts w:ascii="Times New Roman" w:eastAsia="Times New Roman" w:hAnsi="Times New Roman" w:cs="Times New Roman"/>
          <w:sz w:val="24"/>
          <w:szCs w:val="24"/>
        </w:rPr>
        <w:fldChar w:fldCharType="begin"/>
      </w:r>
      <w:r w:rsidR="00985A36">
        <w:rPr>
          <w:rFonts w:ascii="Times New Roman" w:eastAsia="Times New Roman" w:hAnsi="Times New Roman" w:cs="Times New Roman"/>
          <w:sz w:val="24"/>
          <w:szCs w:val="24"/>
        </w:rPr>
        <w:instrText xml:space="preserve"> ADDIN EN.CITE &lt;EndNote&gt;&lt;Cite&gt;&lt;Author&gt;Wiegmann&lt;/Author&gt;&lt;Year&gt;2011&lt;/Year&gt;&lt;RecNum&gt;354&lt;/RecNum&gt;&lt;DisplayText&gt;&lt;style face="superscript"&gt;59&lt;/style&gt;&lt;/DisplayText&gt;&lt;record&gt;&lt;rec-number&gt;354&lt;/rec-number&gt;&lt;foreign-keys&gt;&lt;key app="EN" db-id="pzzxezpwdrte22e2fe5vrww72fdtdf2wp5ep" timestamp="1436381191"&gt;354&lt;/key&gt;&lt;/foreign-keys&gt;&lt;ref-type name="Journal Article"&gt;17&lt;/ref-type&gt;&lt;contributors&gt;&lt;authors&gt;&lt;author&gt;B. M. Wiegmann&lt;/author&gt;&lt;author&gt;M. D. Trautwein&lt;/author&gt;&lt;author&gt;I. S. Winklera&lt;/author&gt;&lt;author&gt;N. B. Barr&lt;/author&gt;&lt;author&gt;J-W. Kima&lt;/author&gt;&lt;author&gt;C. Lambkinc&lt;/author&gt;&lt;author&gt;M. A. Bertone&lt;/author&gt;&lt;author&gt;B. K. Cassela&lt;/author&gt;&lt;author&gt;K. M. Baylessa&lt;/author&gt;&lt;author&gt;A. M. Heimberge&lt;/author&gt;&lt;author&gt;B. M. Wheeler&lt;/author&gt;&lt;author&gt;K. J. Peterson&lt;/author&gt;&lt;author&gt;T. Pape&lt;/author&gt;&lt;author&gt;B. J. Sinclair&lt;/author&gt;&lt;author&gt;J. H. Skevington&lt;/author&gt;&lt;author&gt;V. Blagoderov&lt;/author&gt;&lt;author&gt;J. Caravas&lt;/author&gt;&lt;author&gt;S. N. Kutty&lt;/author&gt;&lt;author&gt;U. Schmidt-Ott&lt;/author&gt;&lt;author&gt;G. E. Kampmeier&lt;/author&gt;&lt;author&gt;F. C. Thompson&lt;/author&gt;&lt;author&gt;D. A. Grimaldi&lt;/author&gt;&lt;author&gt;A. T. Beckenbach&lt;/author&gt;&lt;author&gt;G. W. Courtney&lt;/author&gt;&lt;author&gt;M. Friedrich&lt;/author&gt;&lt;author&gt;R. Meier&lt;/author&gt;&lt;author&gt;D. K. Yeates&lt;/author&gt;&lt;/authors&gt;&lt;/contributors&gt;&lt;titles&gt;&lt;title&gt;Episodic radiations in the fly tree of life&lt;/title&gt;&lt;secondary-title&gt;Proc. Natl. Acad. Sci. USA&lt;/secondary-title&gt;&lt;/titles&gt;&lt;periodical&gt;&lt;full-title&gt;Proc. Natl. Acad. Sci. USA&lt;/full-title&gt;&lt;/periodical&gt;&lt;pages&gt;5690-5695&lt;/pages&gt;&lt;volume&gt;108&lt;/volume&gt;&lt;number&gt;14&lt;/number&gt;&lt;dates&gt;&lt;year&gt;2011&lt;/year&gt;&lt;/dates&gt;&lt;urls&gt;&lt;related-urls&gt;&lt;url&gt;http://www.pnas.org/content/108/14/5690.full.pdf&lt;/url&gt;&lt;/related-urls&gt;&lt;/urls&gt;&lt;/record&gt;&lt;/Cite&gt;&lt;/EndNote&gt;</w:instrText>
      </w:r>
      <w:r w:rsidR="00072CD5" w:rsidRPr="006B1111">
        <w:rPr>
          <w:rFonts w:ascii="Times New Roman" w:eastAsia="Times New Roman" w:hAnsi="Times New Roman" w:cs="Times New Roman"/>
          <w:sz w:val="24"/>
          <w:szCs w:val="24"/>
        </w:rPr>
        <w:fldChar w:fldCharType="separate"/>
      </w:r>
      <w:r w:rsidR="00985A36" w:rsidRPr="00985A36">
        <w:rPr>
          <w:rFonts w:ascii="Times New Roman" w:eastAsia="Times New Roman" w:hAnsi="Times New Roman" w:cs="Times New Roman"/>
          <w:noProof/>
          <w:sz w:val="24"/>
          <w:szCs w:val="24"/>
          <w:vertAlign w:val="superscript"/>
        </w:rPr>
        <w:t>59</w:t>
      </w:r>
      <w:r w:rsidR="00072CD5" w:rsidRPr="006B1111">
        <w:rPr>
          <w:rFonts w:ascii="Times New Roman" w:eastAsia="Times New Roman" w:hAnsi="Times New Roman" w:cs="Times New Roman"/>
          <w:sz w:val="24"/>
          <w:szCs w:val="24"/>
        </w:rPr>
        <w:fldChar w:fldCharType="end"/>
      </w:r>
      <w:r w:rsidR="009E2323" w:rsidRPr="006B1111">
        <w:rPr>
          <w:rFonts w:ascii="Times New Roman" w:eastAsia="Times New Roman" w:hAnsi="Times New Roman" w:cs="Times New Roman"/>
          <w:sz w:val="24"/>
          <w:szCs w:val="24"/>
        </w:rPr>
        <w:t>.</w:t>
      </w:r>
      <w:r w:rsidRPr="006B1111">
        <w:rPr>
          <w:rFonts w:ascii="Times New Roman" w:eastAsia="Times New Roman" w:hAnsi="Times New Roman" w:cs="Times New Roman"/>
          <w:sz w:val="24"/>
          <w:szCs w:val="24"/>
        </w:rPr>
        <w:t xml:space="preserve"> CAFE analysis detected 14 rapidly evolving gene families at the base of this group, the large majority of which (12) have been </w:t>
      </w:r>
      <w:r w:rsidRPr="00ED733D">
        <w:rPr>
          <w:rFonts w:ascii="Times New Roman" w:eastAsia="Times New Roman" w:hAnsi="Times New Roman" w:cs="Times New Roman"/>
          <w:sz w:val="24"/>
          <w:szCs w:val="24"/>
        </w:rPr>
        <w:t>expanding</w:t>
      </w:r>
      <w:r w:rsidR="00401998" w:rsidRPr="00ED733D">
        <w:rPr>
          <w:rFonts w:ascii="Times New Roman" w:eastAsia="Times New Roman" w:hAnsi="Times New Roman" w:cs="Times New Roman"/>
          <w:sz w:val="24"/>
          <w:szCs w:val="24"/>
        </w:rPr>
        <w:t xml:space="preserve"> (</w:t>
      </w:r>
      <w:r w:rsidR="0017092E">
        <w:rPr>
          <w:rFonts w:ascii="Times New Roman" w:eastAsia="Times New Roman" w:hAnsi="Times New Roman" w:cs="Times New Roman"/>
          <w:sz w:val="24"/>
          <w:szCs w:val="24"/>
        </w:rPr>
        <w:t xml:space="preserve">Additional File 1: </w:t>
      </w:r>
      <w:r w:rsidR="006C0EBF" w:rsidRPr="00ED733D">
        <w:rPr>
          <w:rFonts w:ascii="Times New Roman" w:eastAsia="Times New Roman" w:hAnsi="Times New Roman" w:cs="Times New Roman"/>
          <w:sz w:val="24"/>
          <w:szCs w:val="24"/>
        </w:rPr>
        <w:t>Table S2</w:t>
      </w:r>
      <w:r w:rsidR="00ED733D" w:rsidRPr="00ED733D">
        <w:rPr>
          <w:rFonts w:ascii="Times New Roman" w:eastAsia="Times New Roman" w:hAnsi="Times New Roman" w:cs="Times New Roman"/>
          <w:sz w:val="24"/>
          <w:szCs w:val="24"/>
        </w:rPr>
        <w:t>5</w:t>
      </w:r>
      <w:r w:rsidR="00401998" w:rsidRPr="00ED733D">
        <w:rPr>
          <w:rFonts w:ascii="Times New Roman" w:eastAsia="Times New Roman" w:hAnsi="Times New Roman" w:cs="Times New Roman"/>
          <w:sz w:val="24"/>
          <w:szCs w:val="24"/>
        </w:rPr>
        <w:t xml:space="preserve">, worksheet ‘DL17 </w:t>
      </w:r>
      <w:proofErr w:type="spellStart"/>
      <w:r w:rsidR="00401998" w:rsidRPr="00ED733D">
        <w:rPr>
          <w:rFonts w:ascii="Times New Roman" w:eastAsia="Times New Roman" w:hAnsi="Times New Roman" w:cs="Times New Roman"/>
          <w:sz w:val="24"/>
          <w:szCs w:val="24"/>
        </w:rPr>
        <w:t>Schizophora</w:t>
      </w:r>
      <w:proofErr w:type="spellEnd"/>
      <w:r w:rsidR="00401998" w:rsidRPr="00ED733D">
        <w:rPr>
          <w:rFonts w:ascii="Times New Roman" w:eastAsia="Times New Roman" w:hAnsi="Times New Roman" w:cs="Times New Roman"/>
          <w:sz w:val="24"/>
          <w:szCs w:val="24"/>
        </w:rPr>
        <w:t>’)</w:t>
      </w:r>
      <w:r w:rsidRPr="00ED733D">
        <w:rPr>
          <w:rFonts w:ascii="Times New Roman" w:eastAsia="Times New Roman" w:hAnsi="Times New Roman" w:cs="Times New Roman"/>
          <w:sz w:val="24"/>
          <w:szCs w:val="24"/>
        </w:rPr>
        <w:t>. The</w:t>
      </w:r>
      <w:r w:rsidRPr="00072CD5">
        <w:rPr>
          <w:rFonts w:ascii="Times New Roman" w:eastAsia="Times New Roman" w:hAnsi="Times New Roman" w:cs="Times New Roman"/>
          <w:sz w:val="24"/>
          <w:szCs w:val="24"/>
        </w:rPr>
        <w:t xml:space="preserve"> majority of genes within these gene families lack functional characterization in </w:t>
      </w:r>
      <w:r w:rsidRPr="00631A5F">
        <w:rPr>
          <w:rFonts w:ascii="Times New Roman" w:eastAsia="Times New Roman" w:hAnsi="Times New Roman" w:cs="Times New Roman"/>
          <w:i/>
          <w:sz w:val="24"/>
          <w:szCs w:val="24"/>
        </w:rPr>
        <w:t>Drosophila</w:t>
      </w:r>
      <w:r w:rsidRPr="00072CD5">
        <w:rPr>
          <w:rFonts w:ascii="Times New Roman" w:eastAsia="Times New Roman" w:hAnsi="Times New Roman" w:cs="Times New Roman"/>
          <w:sz w:val="24"/>
          <w:szCs w:val="24"/>
        </w:rPr>
        <w:t>. Notable exceptions include the Lysozyme gene family, which has been previously reported for having experienced an adaptive expansion in flies</w:t>
      </w:r>
      <w:r w:rsidR="00072CD5" w:rsidRPr="00072CD5">
        <w:rPr>
          <w:rFonts w:ascii="Times New Roman" w:eastAsia="Times New Roman" w:hAnsi="Times New Roman" w:cs="Times New Roman"/>
          <w:sz w:val="24"/>
          <w:szCs w:val="24"/>
        </w:rPr>
        <w:fldChar w:fldCharType="begin"/>
      </w:r>
      <w:r w:rsidR="00985A36">
        <w:rPr>
          <w:rFonts w:ascii="Times New Roman" w:eastAsia="Times New Roman" w:hAnsi="Times New Roman" w:cs="Times New Roman"/>
          <w:sz w:val="24"/>
          <w:szCs w:val="24"/>
        </w:rPr>
        <w:instrText xml:space="preserve"> ADDIN EN.CITE &lt;EndNote&gt;&lt;Cite&gt;&lt;Author&gt;Daffre&lt;/Author&gt;&lt;Year&gt;1994&lt;/Year&gt;&lt;RecNum&gt;1281&lt;/RecNum&gt;&lt;DisplayText&gt;&lt;style face="superscript"&gt;61&lt;/style&gt;&lt;/DisplayText&gt;&lt;record&gt;&lt;rec-number&gt;1281&lt;/rec-number&gt;&lt;foreign-keys&gt;&lt;key app="EN" db-id="pzzxezpwdrte22e2fe5vrww72fdtdf2wp5ep" timestamp="1525038789"&gt;1281&lt;/key&gt;&lt;/foreign-keys&gt;&lt;ref-type name="Journal Article"&gt;17&lt;/ref-type&gt;&lt;contributors&gt;&lt;authors&gt;&lt;author&gt;Daffre, S.&lt;/author&gt;&lt;author&gt;Kylsten, P.&lt;/author&gt;&lt;author&gt;Samakovlis, C.&lt;/author&gt;&lt;author&gt;Hultmark, D.&lt;/author&gt;&lt;/authors&gt;&lt;/contributors&gt;&lt;auth-address&gt;Department of Molecular Biology, Stockholm University, Sweden.&lt;/auth-address&gt;&lt;titles&gt;&lt;title&gt;The lysozyme locus in Drosophila melanogaster: an expanded gene family adapted for expression in the digestive tract&lt;/title&gt;&lt;secondary-title&gt;Mol Gen Genet&lt;/secondary-title&gt;&lt;/titles&gt;&lt;periodical&gt;&lt;full-title&gt;Mol Gen Genet&lt;/full-title&gt;&lt;/periodical&gt;&lt;pages&gt;152-62&lt;/pages&gt;&lt;volume&gt;242&lt;/volume&gt;&lt;number&gt;2&lt;/number&gt;&lt;keywords&gt;&lt;keyword&gt;Adaptation, Physiological&lt;/keyword&gt;&lt;keyword&gt;Amino Acid Sequence&lt;/keyword&gt;&lt;keyword&gt;Animals&lt;/keyword&gt;&lt;keyword&gt;Base Sequence&lt;/keyword&gt;&lt;keyword&gt;Biological Evolution&lt;/keyword&gt;&lt;keyword&gt;Chromosome Mapping&lt;/keyword&gt;&lt;keyword&gt;DNA, Complementary/genetics&lt;/keyword&gt;&lt;keyword&gt;Digestive System/enzymology&lt;/keyword&gt;&lt;keyword&gt;Drosophila melanogaster/*enzymology/*genetics/growth &amp;amp; development&lt;/keyword&gt;&lt;keyword&gt;Female&lt;/keyword&gt;&lt;keyword&gt;Gene Expression&lt;/keyword&gt;&lt;keyword&gt;*Genes, Insect&lt;/keyword&gt;&lt;keyword&gt;In Situ Hybridization&lt;/keyword&gt;&lt;keyword&gt;Isoelectric Point&lt;/keyword&gt;&lt;keyword&gt;Male&lt;/keyword&gt;&lt;keyword&gt;Molecular Sequence Data&lt;/keyword&gt;&lt;keyword&gt;*Multigene Family&lt;/keyword&gt;&lt;keyword&gt;Muramidase/chemistry/*genetics/metabolism&lt;/keyword&gt;&lt;keyword&gt;Sequence Homology, Amino Acid&lt;/keyword&gt;&lt;keyword&gt;Tissue Distribution&lt;/keyword&gt;&lt;/keywords&gt;&lt;dates&gt;&lt;year&gt;1994&lt;/year&gt;&lt;pub-dates&gt;&lt;date&gt;Jan&lt;/date&gt;&lt;/pub-dates&gt;&lt;/dates&gt;&lt;isbn&gt;0026-8925 (Print)&amp;#xD;0026-8925 (Linking)&lt;/isbn&gt;&lt;accession-num&gt;8159165&lt;/accession-num&gt;&lt;urls&gt;&lt;related-urls&gt;&lt;url&gt;https://www.ncbi.nlm.nih.gov/pubmed/8159165&lt;/url&gt;&lt;/related-urls&gt;&lt;/urls&gt;&lt;/record&gt;&lt;/Cite&gt;&lt;/EndNote&gt;</w:instrText>
      </w:r>
      <w:r w:rsidR="00072CD5" w:rsidRPr="00072CD5">
        <w:rPr>
          <w:rFonts w:ascii="Times New Roman" w:eastAsia="Times New Roman" w:hAnsi="Times New Roman" w:cs="Times New Roman"/>
          <w:sz w:val="24"/>
          <w:szCs w:val="24"/>
        </w:rPr>
        <w:fldChar w:fldCharType="separate"/>
      </w:r>
      <w:r w:rsidR="00985A36" w:rsidRPr="00985A36">
        <w:rPr>
          <w:rFonts w:ascii="Times New Roman" w:eastAsia="Times New Roman" w:hAnsi="Times New Roman" w:cs="Times New Roman"/>
          <w:noProof/>
          <w:sz w:val="24"/>
          <w:szCs w:val="24"/>
          <w:vertAlign w:val="superscript"/>
        </w:rPr>
        <w:t>61</w:t>
      </w:r>
      <w:r w:rsidR="00072CD5" w:rsidRPr="00072CD5">
        <w:rPr>
          <w:rFonts w:ascii="Times New Roman" w:eastAsia="Times New Roman" w:hAnsi="Times New Roman" w:cs="Times New Roman"/>
          <w:sz w:val="24"/>
          <w:szCs w:val="24"/>
        </w:rPr>
        <w:fldChar w:fldCharType="end"/>
      </w:r>
      <w:r w:rsidR="009E2323" w:rsidRPr="00072CD5">
        <w:rPr>
          <w:rFonts w:ascii="Times New Roman" w:eastAsia="Times New Roman" w:hAnsi="Times New Roman" w:cs="Times New Roman"/>
          <w:sz w:val="24"/>
          <w:szCs w:val="24"/>
        </w:rPr>
        <w:t>,</w:t>
      </w:r>
      <w:r w:rsidRPr="00072CD5">
        <w:rPr>
          <w:rFonts w:ascii="Times New Roman" w:eastAsia="Times New Roman" w:hAnsi="Times New Roman" w:cs="Times New Roman"/>
          <w:sz w:val="24"/>
          <w:szCs w:val="24"/>
        </w:rPr>
        <w:t xml:space="preserve"> the Serine proteinase inhibitor gene family</w:t>
      </w:r>
      <w:r w:rsidR="00072CD5" w:rsidRPr="00072CD5">
        <w:rPr>
          <w:rFonts w:ascii="Times New Roman" w:eastAsia="Times New Roman" w:hAnsi="Times New Roman" w:cs="Times New Roman"/>
          <w:sz w:val="24"/>
          <w:szCs w:val="24"/>
        </w:rPr>
        <w:fldChar w:fldCharType="begin"/>
      </w:r>
      <w:r w:rsidR="00985A36">
        <w:rPr>
          <w:rFonts w:ascii="Times New Roman" w:eastAsia="Times New Roman" w:hAnsi="Times New Roman" w:cs="Times New Roman"/>
          <w:sz w:val="24"/>
          <w:szCs w:val="24"/>
        </w:rPr>
        <w:instrText xml:space="preserve"> ADDIN EN.CITE &lt;EndNote&gt;&lt;Cite&gt;&lt;Author&gt;Borner&lt;/Author&gt;&lt;Year&gt;2008&lt;/Year&gt;&lt;RecNum&gt;1282&lt;/RecNum&gt;&lt;DisplayText&gt;&lt;style face="superscript"&gt;62&lt;/style&gt;&lt;/DisplayText&gt;&lt;record&gt;&lt;rec-number&gt;1282&lt;/rec-number&gt;&lt;foreign-keys&gt;&lt;key app="EN" db-id="pzzxezpwdrte22e2fe5vrww72fdtdf2wp5ep" timestamp="1525038850"&gt;1282&lt;/key&gt;&lt;/foreign-keys&gt;&lt;ref-type name="Journal Article"&gt;17&lt;/ref-type&gt;&lt;contributors&gt;&lt;authors&gt;&lt;author&gt;Borner, S.&lt;/author&gt;&lt;author&gt;Ragg, H.&lt;/author&gt;&lt;/authors&gt;&lt;/contributors&gt;&lt;auth-address&gt;Department of Biotechnology, Faculty of Technology, Bielefeld University, D-33501 Bielefeld, Germany.&lt;/auth-address&gt;&lt;titles&gt;&lt;title&gt;Functional diversification of a protease inhibitor gene in the genus Drosophila and its molecular basis&lt;/title&gt;&lt;secondary-title&gt;Gene&lt;/secondary-title&gt;&lt;/titles&gt;&lt;periodical&gt;&lt;full-title&gt;Gene&lt;/full-title&gt;&lt;abbr-1&gt;Gene&lt;/abbr-1&gt;&lt;/periodical&gt;&lt;pages&gt;23-31&lt;/pages&gt;&lt;volume&gt;415&lt;/volume&gt;&lt;number&gt;1-2&lt;/number&gt;&lt;keywords&gt;&lt;keyword&gt;Amino Acid Sequence&lt;/keyword&gt;&lt;keyword&gt;Animals&lt;/keyword&gt;&lt;keyword&gt;Binding Sites&lt;/keyword&gt;&lt;keyword&gt;Drosophila/*genetics&lt;/keyword&gt;&lt;keyword&gt;Evolution, Molecular&lt;/keyword&gt;&lt;keyword&gt;Exons/genetics&lt;/keyword&gt;&lt;keyword&gt;Genes, Insect&lt;/keyword&gt;&lt;keyword&gt;*Genetic Variation&lt;/keyword&gt;&lt;keyword&gt;Genomics&lt;/keyword&gt;&lt;keyword&gt;Molecular Sequence Data&lt;/keyword&gt;&lt;keyword&gt;Protein Isoforms/genetics&lt;/keyword&gt;&lt;keyword&gt;Protein Structure, Secondary&lt;/keyword&gt;&lt;keyword&gt;Protein Structure, Tertiary&lt;/keyword&gt;&lt;keyword&gt;Sequence Homology, Amino Acid&lt;/keyword&gt;&lt;keyword&gt;Serpins/chemistry/*genetics&lt;/keyword&gt;&lt;/keywords&gt;&lt;dates&gt;&lt;year&gt;2008&lt;/year&gt;&lt;pub-dates&gt;&lt;date&gt;May 31&lt;/date&gt;&lt;/pub-dates&gt;&lt;/dates&gt;&lt;isbn&gt;0378-1119 (Print)&amp;#xD;0378-1119 (Linking)&lt;/isbn&gt;&lt;accession-num&gt;18395367&lt;/accession-num&gt;&lt;urls&gt;&lt;related-urls&gt;&lt;url&gt;https://www.ncbi.nlm.nih.gov/pubmed/18395367&lt;/url&gt;&lt;/related-urls&gt;&lt;/urls&gt;&lt;electronic-resource-num&gt;10.1016/j.gene.2008.02.004&lt;/electronic-resource-num&gt;&lt;/record&gt;&lt;/Cite&gt;&lt;/EndNote&gt;</w:instrText>
      </w:r>
      <w:r w:rsidR="00072CD5" w:rsidRPr="00072CD5">
        <w:rPr>
          <w:rFonts w:ascii="Times New Roman" w:eastAsia="Times New Roman" w:hAnsi="Times New Roman" w:cs="Times New Roman"/>
          <w:sz w:val="24"/>
          <w:szCs w:val="24"/>
        </w:rPr>
        <w:fldChar w:fldCharType="separate"/>
      </w:r>
      <w:r w:rsidR="00985A36" w:rsidRPr="00985A36">
        <w:rPr>
          <w:rFonts w:ascii="Times New Roman" w:eastAsia="Times New Roman" w:hAnsi="Times New Roman" w:cs="Times New Roman"/>
          <w:noProof/>
          <w:sz w:val="24"/>
          <w:szCs w:val="24"/>
          <w:vertAlign w:val="superscript"/>
        </w:rPr>
        <w:t>62</w:t>
      </w:r>
      <w:r w:rsidR="00072CD5" w:rsidRPr="00072CD5">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the Halo-related gene family of Halo kinesin cofactors of lipid droplet trafficking protein complexes (ref), the 64a subfamily of gustatory receptors for sugar taste</w:t>
      </w:r>
      <w:r w:rsidR="00072CD5" w:rsidRPr="00072CD5">
        <w:rPr>
          <w:rFonts w:ascii="Times New Roman" w:eastAsia="Times New Roman" w:hAnsi="Times New Roman" w:cs="Times New Roman"/>
          <w:sz w:val="24"/>
          <w:szCs w:val="24"/>
        </w:rPr>
        <w:fldChar w:fldCharType="begin"/>
      </w:r>
      <w:r w:rsidR="00985A36">
        <w:rPr>
          <w:rFonts w:ascii="Times New Roman" w:eastAsia="Times New Roman" w:hAnsi="Times New Roman" w:cs="Times New Roman"/>
          <w:sz w:val="24"/>
          <w:szCs w:val="24"/>
        </w:rPr>
        <w:instrText xml:space="preserve"> ADDIN EN.CITE &lt;EndNote&gt;&lt;Cite&gt;&lt;Author&gt;Kent&lt;/Author&gt;&lt;Year&gt;2009&lt;/Year&gt;&lt;RecNum&gt;1283&lt;/RecNum&gt;&lt;DisplayText&gt;&lt;style face="superscript"&gt;63&lt;/style&gt;&lt;/DisplayText&gt;&lt;record&gt;&lt;rec-number&gt;1283&lt;/rec-number&gt;&lt;foreign-keys&gt;&lt;key app="EN" db-id="pzzxezpwdrte22e2fe5vrww72fdtdf2wp5ep" timestamp="1525038945"&gt;1283&lt;/key&gt;&lt;/foreign-keys&gt;&lt;ref-type name="Journal Article"&gt;17&lt;/ref-type&gt;&lt;contributors&gt;&lt;authors&gt;&lt;author&gt;Kent, L. B.&lt;/author&gt;&lt;author&gt;Robertson, H. M.&lt;/author&gt;&lt;/authors&gt;&lt;/contributors&gt;&lt;auth-address&gt;Department of Entomology, University of Illinois at Urbana-Champaign, 61801, USA. lkent@life.uiuc.edu&lt;/auth-address&gt;&lt;titles&gt;&lt;title&gt;Evolution of the sugar receptors in insects&lt;/title&gt;&lt;secondary-title&gt;BMC Evol Biol&lt;/secondary-title&gt;&lt;/titles&gt;&lt;periodical&gt;&lt;full-title&gt;BMC Evol Biol&lt;/full-title&gt;&lt;/periodical&gt;&lt;pages&gt;41&lt;/pages&gt;&lt;volume&gt;9&lt;/volume&gt;&lt;keywords&gt;&lt;keyword&gt;Amino Acid Sequence&lt;/keyword&gt;&lt;keyword&gt;Animals&lt;/keyword&gt;&lt;keyword&gt;Drosophila Proteins/*genetics&lt;/keyword&gt;&lt;keyword&gt;Drosophila melanogaster/*genetics&lt;/keyword&gt;&lt;keyword&gt;*Evolution, Molecular&lt;/keyword&gt;&lt;keyword&gt;Exons&lt;/keyword&gt;&lt;keyword&gt;Genes, Insect&lt;/keyword&gt;&lt;keyword&gt;Genome, Insect&lt;/keyword&gt;&lt;keyword&gt;Insecta/genetics&lt;/keyword&gt;&lt;keyword&gt;Introns&lt;/keyword&gt;&lt;keyword&gt;Models, Genetic&lt;/keyword&gt;&lt;keyword&gt;Molecular Sequence Data&lt;/keyword&gt;&lt;keyword&gt;Multigene Family&lt;/keyword&gt;&lt;keyword&gt;Phylogeny&lt;/keyword&gt;&lt;keyword&gt;Receptors, Cell Surface/*genetics&lt;/keyword&gt;&lt;keyword&gt;Sequence Alignment&lt;/keyword&gt;&lt;keyword&gt;Sequence Analysis, DNA&lt;/keyword&gt;&lt;/keywords&gt;&lt;dates&gt;&lt;year&gt;2009&lt;/year&gt;&lt;pub-dates&gt;&lt;date&gt;Feb 18&lt;/date&gt;&lt;/pub-dates&gt;&lt;/dates&gt;&lt;isbn&gt;1471-2148 (Electronic)&amp;#xD;1471-2148 (Linking)&lt;/isbn&gt;&lt;accession-num&gt;19226470&lt;/accession-num&gt;&lt;urls&gt;&lt;related-urls&gt;&lt;url&gt;https://www.ncbi.nlm.nih.gov/pubmed/19226470&lt;/url&gt;&lt;url&gt;https://www.ncbi.nlm.nih.gov/pmc/articles/PMC2667405/pdf/1471-2148-9-41.pdf&lt;/url&gt;&lt;/related-urls&gt;&lt;/urls&gt;&lt;custom2&gt;PMC2667405&lt;/custom2&gt;&lt;electronic-resource-num&gt;10.1186/1471-2148-9-41&lt;/electronic-resource-num&gt;&lt;/record&gt;&lt;/Cite&gt;&lt;/EndNote&gt;</w:instrText>
      </w:r>
      <w:r w:rsidR="00072CD5" w:rsidRPr="00072CD5">
        <w:rPr>
          <w:rFonts w:ascii="Times New Roman" w:eastAsia="Times New Roman" w:hAnsi="Times New Roman" w:cs="Times New Roman"/>
          <w:sz w:val="24"/>
          <w:szCs w:val="24"/>
        </w:rPr>
        <w:fldChar w:fldCharType="separate"/>
      </w:r>
      <w:r w:rsidR="00985A36" w:rsidRPr="00985A36">
        <w:rPr>
          <w:rFonts w:ascii="Times New Roman" w:eastAsia="Times New Roman" w:hAnsi="Times New Roman" w:cs="Times New Roman"/>
          <w:noProof/>
          <w:sz w:val="24"/>
          <w:szCs w:val="24"/>
          <w:vertAlign w:val="superscript"/>
        </w:rPr>
        <w:t>63</w:t>
      </w:r>
      <w:r w:rsidR="00072CD5" w:rsidRPr="00072CD5">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xml:space="preserve">, and the pickpocket family of Na+ </w:t>
      </w:r>
      <w:r w:rsidRPr="00072CD5">
        <w:rPr>
          <w:rFonts w:ascii="Times New Roman" w:eastAsia="Times New Roman" w:hAnsi="Times New Roman" w:cs="Times New Roman"/>
          <w:sz w:val="24"/>
          <w:szCs w:val="24"/>
        </w:rPr>
        <w:lastRenderedPageBreak/>
        <w:t>channel proteins</w:t>
      </w:r>
      <w:r w:rsidR="00072CD5" w:rsidRPr="00072CD5">
        <w:rPr>
          <w:rFonts w:ascii="Times New Roman" w:eastAsia="Times New Roman" w:hAnsi="Times New Roman" w:cs="Times New Roman"/>
          <w:sz w:val="24"/>
          <w:szCs w:val="24"/>
        </w:rPr>
        <w:fldChar w:fldCharType="begin">
          <w:fldData xml:space="preserve">PEVuZE5vdGU+PENpdGU+PEF1dGhvcj5NYXN0PC9BdXRob3I+PFllYXI+MjAxNDwvWWVhcj48UmVj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</w:fldData>
        </w:fldChar>
      </w:r>
      <w:r w:rsidR="00985A36">
        <w:rPr>
          <w:rFonts w:ascii="Times New Roman" w:eastAsia="Times New Roman" w:hAnsi="Times New Roman" w:cs="Times New Roman"/>
          <w:sz w:val="24"/>
          <w:szCs w:val="24"/>
        </w:rPr>
        <w:instrText xml:space="preserve"> ADDIN EN.CITE </w:instrText>
      </w:r>
      <w:r w:rsidR="00985A36">
        <w:rPr>
          <w:rFonts w:ascii="Times New Roman" w:eastAsia="Times New Roman" w:hAnsi="Times New Roman" w:cs="Times New Roman"/>
          <w:sz w:val="24"/>
          <w:szCs w:val="24"/>
        </w:rPr>
        <w:fldChar w:fldCharType="begin">
          <w:fldData xml:space="preserve">PEVuZE5vdGU+PENpdGU+PEF1dGhvcj5NYXN0PC9BdXRob3I+PFllYXI+MjAxNDwvWWVhcj48UmVj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</w:fldData>
        </w:fldChar>
      </w:r>
      <w:r w:rsidR="00985A36">
        <w:rPr>
          <w:rFonts w:ascii="Times New Roman" w:eastAsia="Times New Roman" w:hAnsi="Times New Roman" w:cs="Times New Roman"/>
          <w:sz w:val="24"/>
          <w:szCs w:val="24"/>
        </w:rPr>
        <w:instrText xml:space="preserve"> ADDIN EN.CITE.DATA </w:instrText>
      </w:r>
      <w:r w:rsidR="00985A36">
        <w:rPr>
          <w:rFonts w:ascii="Times New Roman" w:eastAsia="Times New Roman" w:hAnsi="Times New Roman" w:cs="Times New Roman"/>
          <w:sz w:val="24"/>
          <w:szCs w:val="24"/>
        </w:rPr>
      </w:r>
      <w:r w:rsidR="00985A36">
        <w:rPr>
          <w:rFonts w:ascii="Times New Roman" w:eastAsia="Times New Roman" w:hAnsi="Times New Roman" w:cs="Times New Roman"/>
          <w:sz w:val="24"/>
          <w:szCs w:val="24"/>
        </w:rPr>
        <w:fldChar w:fldCharType="end"/>
      </w:r>
      <w:r w:rsidR="00072CD5" w:rsidRPr="00072CD5">
        <w:rPr>
          <w:rFonts w:ascii="Times New Roman" w:eastAsia="Times New Roman" w:hAnsi="Times New Roman" w:cs="Times New Roman"/>
          <w:sz w:val="24"/>
          <w:szCs w:val="24"/>
        </w:rPr>
      </w:r>
      <w:r w:rsidR="00072CD5" w:rsidRPr="00072CD5">
        <w:rPr>
          <w:rFonts w:ascii="Times New Roman" w:eastAsia="Times New Roman" w:hAnsi="Times New Roman" w:cs="Times New Roman"/>
          <w:sz w:val="24"/>
          <w:szCs w:val="24"/>
        </w:rPr>
        <w:fldChar w:fldCharType="separate"/>
      </w:r>
      <w:r w:rsidR="00985A36" w:rsidRPr="00985A36">
        <w:rPr>
          <w:rFonts w:ascii="Times New Roman" w:eastAsia="Times New Roman" w:hAnsi="Times New Roman" w:cs="Times New Roman"/>
          <w:noProof/>
          <w:sz w:val="24"/>
          <w:szCs w:val="24"/>
          <w:vertAlign w:val="superscript"/>
        </w:rPr>
        <w:t>64</w:t>
      </w:r>
      <w:r w:rsidR="00072CD5" w:rsidRPr="00072CD5">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xml:space="preserve">. It will thus be interesting to explore the role of these family expansions in the staggering diversification of </w:t>
      </w:r>
      <w:proofErr w:type="spellStart"/>
      <w:r w:rsidRPr="00072CD5">
        <w:rPr>
          <w:rFonts w:ascii="Times New Roman" w:eastAsia="Times New Roman" w:hAnsi="Times New Roman" w:cs="Times New Roman"/>
          <w:sz w:val="24"/>
          <w:szCs w:val="24"/>
        </w:rPr>
        <w:t>schizophoran</w:t>
      </w:r>
      <w:proofErr w:type="spellEnd"/>
      <w:r w:rsidRPr="00072CD5">
        <w:rPr>
          <w:rFonts w:ascii="Times New Roman" w:eastAsia="Times New Roman" w:hAnsi="Times New Roman" w:cs="Times New Roman"/>
          <w:sz w:val="24"/>
          <w:szCs w:val="24"/>
        </w:rPr>
        <w:t xml:space="preserve"> Diptera. </w:t>
      </w:r>
    </w:p>
    <w:p w14:paraId="5B187001" w14:textId="77777777" w:rsidR="00535AB1" w:rsidRPr="00072CD5" w:rsidRDefault="00535AB1" w:rsidP="00715480">
      <w:pPr>
        <w:ind w:firstLine="720"/>
        <w:rPr>
          <w:rFonts w:ascii="Times New Roman" w:eastAsia="Times New Roman" w:hAnsi="Times New Roman" w:cs="Times New Roman"/>
          <w:sz w:val="24"/>
          <w:szCs w:val="24"/>
        </w:rPr>
      </w:pPr>
    </w:p>
    <w:p w14:paraId="538DAC4E" w14:textId="29B5BC96" w:rsidR="00535AB1" w:rsidRPr="00072CD5" w:rsidRDefault="00B52962" w:rsidP="00715480">
      <w:pPr>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 xml:space="preserve">By comparison to the </w:t>
      </w:r>
      <w:proofErr w:type="spellStart"/>
      <w:r w:rsidRPr="00072CD5">
        <w:rPr>
          <w:rFonts w:ascii="Times New Roman" w:eastAsia="Times New Roman" w:hAnsi="Times New Roman" w:cs="Times New Roman"/>
          <w:sz w:val="24"/>
          <w:szCs w:val="24"/>
        </w:rPr>
        <w:t>schizophoran</w:t>
      </w:r>
      <w:proofErr w:type="spellEnd"/>
      <w:r w:rsidRPr="00072CD5">
        <w:rPr>
          <w:rFonts w:ascii="Times New Roman" w:eastAsia="Times New Roman" w:hAnsi="Times New Roman" w:cs="Times New Roman"/>
          <w:sz w:val="24"/>
          <w:szCs w:val="24"/>
        </w:rPr>
        <w:t xml:space="preserve"> node DL 17, the Calyptrate-specific node DL 13 only highlights a much smaller number of gene family expansions, </w:t>
      </w:r>
      <w:r w:rsidRPr="00DA186A">
        <w:rPr>
          <w:rFonts w:ascii="Times New Roman" w:eastAsia="Times New Roman" w:hAnsi="Times New Roman" w:cs="Times New Roman"/>
          <w:i/>
          <w:sz w:val="24"/>
          <w:szCs w:val="24"/>
        </w:rPr>
        <w:t>i.e</w:t>
      </w:r>
      <w:r w:rsidRPr="00ED733D">
        <w:rPr>
          <w:rFonts w:ascii="Times New Roman" w:eastAsia="Times New Roman" w:hAnsi="Times New Roman" w:cs="Times New Roman"/>
          <w:i/>
          <w:sz w:val="24"/>
          <w:szCs w:val="24"/>
        </w:rPr>
        <w:t>.</w:t>
      </w:r>
      <w:r w:rsidR="00DA186A" w:rsidRPr="00ED733D">
        <w:rPr>
          <w:rFonts w:ascii="Times New Roman" w:eastAsia="Times New Roman" w:hAnsi="Times New Roman" w:cs="Times New Roman"/>
          <w:sz w:val="24"/>
          <w:szCs w:val="24"/>
        </w:rPr>
        <w:t>,</w:t>
      </w:r>
      <w:r w:rsidRPr="00ED733D">
        <w:rPr>
          <w:rFonts w:ascii="Times New Roman" w:eastAsia="Times New Roman" w:hAnsi="Times New Roman" w:cs="Times New Roman"/>
          <w:sz w:val="24"/>
          <w:szCs w:val="24"/>
        </w:rPr>
        <w:t xml:space="preserve"> 3</w:t>
      </w:r>
      <w:r w:rsidR="00401998" w:rsidRPr="00ED733D">
        <w:rPr>
          <w:rFonts w:ascii="Times New Roman" w:eastAsia="Times New Roman" w:hAnsi="Times New Roman" w:cs="Times New Roman"/>
          <w:sz w:val="24"/>
          <w:szCs w:val="24"/>
        </w:rPr>
        <w:t xml:space="preserve"> (</w:t>
      </w:r>
      <w:r w:rsidR="0017092E">
        <w:rPr>
          <w:rFonts w:ascii="Times New Roman" w:eastAsia="Times New Roman" w:hAnsi="Times New Roman" w:cs="Times New Roman"/>
          <w:sz w:val="24"/>
          <w:szCs w:val="24"/>
        </w:rPr>
        <w:t xml:space="preserve">Additional File 1: </w:t>
      </w:r>
      <w:r w:rsidR="006C0EBF" w:rsidRPr="00ED733D">
        <w:rPr>
          <w:rFonts w:ascii="Times New Roman" w:eastAsia="Times New Roman" w:hAnsi="Times New Roman" w:cs="Times New Roman"/>
          <w:sz w:val="24"/>
          <w:szCs w:val="24"/>
        </w:rPr>
        <w:t>Table S2</w:t>
      </w:r>
      <w:r w:rsidR="00ED733D" w:rsidRPr="00ED733D">
        <w:rPr>
          <w:rFonts w:ascii="Times New Roman" w:eastAsia="Times New Roman" w:hAnsi="Times New Roman" w:cs="Times New Roman"/>
          <w:sz w:val="24"/>
          <w:szCs w:val="24"/>
        </w:rPr>
        <w:t>6</w:t>
      </w:r>
      <w:r w:rsidR="00401998" w:rsidRPr="00ED733D">
        <w:rPr>
          <w:rFonts w:ascii="Times New Roman" w:eastAsia="Times New Roman" w:hAnsi="Times New Roman" w:cs="Times New Roman"/>
          <w:sz w:val="24"/>
          <w:szCs w:val="24"/>
        </w:rPr>
        <w:t xml:space="preserve">, worksheet ‘DL13 </w:t>
      </w:r>
      <w:proofErr w:type="spellStart"/>
      <w:r w:rsidR="00401998" w:rsidRPr="00ED733D">
        <w:rPr>
          <w:rFonts w:ascii="Times New Roman" w:eastAsia="Times New Roman" w:hAnsi="Times New Roman" w:cs="Times New Roman"/>
          <w:sz w:val="24"/>
          <w:szCs w:val="24"/>
        </w:rPr>
        <w:t>Calyptrates</w:t>
      </w:r>
      <w:proofErr w:type="spellEnd"/>
      <w:r w:rsidR="00401998" w:rsidRPr="00ED733D">
        <w:rPr>
          <w:rFonts w:ascii="Times New Roman" w:eastAsia="Times New Roman" w:hAnsi="Times New Roman" w:cs="Times New Roman"/>
          <w:sz w:val="24"/>
          <w:szCs w:val="24"/>
        </w:rPr>
        <w:t>’</w:t>
      </w:r>
      <w:r w:rsidR="00401998" w:rsidRPr="006B1111">
        <w:rPr>
          <w:rFonts w:ascii="Times New Roman" w:eastAsia="Times New Roman" w:hAnsi="Times New Roman" w:cs="Times New Roman"/>
          <w:sz w:val="24"/>
          <w:szCs w:val="24"/>
        </w:rPr>
        <w:t>)</w:t>
      </w:r>
      <w:r w:rsidRPr="006B1111">
        <w:rPr>
          <w:rFonts w:ascii="Times New Roman" w:eastAsia="Times New Roman" w:hAnsi="Times New Roman" w:cs="Times New Roman"/>
          <w:sz w:val="24"/>
          <w:szCs w:val="24"/>
        </w:rPr>
        <w:t xml:space="preserve">. This number </w:t>
      </w:r>
      <w:r w:rsidR="00631A5F" w:rsidRPr="006B1111">
        <w:rPr>
          <w:rFonts w:ascii="Times New Roman" w:eastAsia="Times New Roman" w:hAnsi="Times New Roman" w:cs="Times New Roman"/>
          <w:sz w:val="24"/>
          <w:szCs w:val="24"/>
        </w:rPr>
        <w:t>is strikingly</w:t>
      </w:r>
      <w:r w:rsidRPr="006B1111">
        <w:rPr>
          <w:rFonts w:ascii="Times New Roman" w:eastAsia="Times New Roman" w:hAnsi="Times New Roman" w:cs="Times New Roman"/>
          <w:sz w:val="24"/>
          <w:szCs w:val="24"/>
        </w:rPr>
        <w:t xml:space="preserve"> small give tha</w:t>
      </w:r>
      <w:r w:rsidRPr="00072CD5">
        <w:rPr>
          <w:rFonts w:ascii="Times New Roman" w:eastAsia="Times New Roman" w:hAnsi="Times New Roman" w:cs="Times New Roman"/>
          <w:sz w:val="24"/>
          <w:szCs w:val="24"/>
        </w:rPr>
        <w:t xml:space="preserve">t calyptrate Diptera represent approximately 50% of the vast diversity of </w:t>
      </w:r>
      <w:proofErr w:type="spellStart"/>
      <w:r w:rsidRPr="00072CD5">
        <w:rPr>
          <w:rFonts w:ascii="Times New Roman" w:eastAsia="Times New Roman" w:hAnsi="Times New Roman" w:cs="Times New Roman"/>
          <w:sz w:val="24"/>
          <w:szCs w:val="24"/>
        </w:rPr>
        <w:t>schizophoran</w:t>
      </w:r>
      <w:proofErr w:type="spellEnd"/>
      <w:r w:rsidRPr="00072CD5">
        <w:rPr>
          <w:rFonts w:ascii="Times New Roman" w:eastAsia="Times New Roman" w:hAnsi="Times New Roman" w:cs="Times New Roman"/>
          <w:sz w:val="24"/>
          <w:szCs w:val="24"/>
        </w:rPr>
        <w:t xml:space="preserve"> Diptera. Further notable, all of the three gene families are missing from </w:t>
      </w:r>
      <w:r w:rsidRPr="00072CD5">
        <w:rPr>
          <w:rFonts w:ascii="Times New Roman" w:eastAsia="Times New Roman" w:hAnsi="Times New Roman" w:cs="Times New Roman"/>
          <w:i/>
          <w:sz w:val="24"/>
          <w:szCs w:val="24"/>
        </w:rPr>
        <w:t>Drosophila</w:t>
      </w:r>
      <w:r w:rsidRPr="00072CD5">
        <w:rPr>
          <w:rFonts w:ascii="Times New Roman" w:eastAsia="Times New Roman" w:hAnsi="Times New Roman" w:cs="Times New Roman"/>
          <w:sz w:val="24"/>
          <w:szCs w:val="24"/>
        </w:rPr>
        <w:t>, thus lacking functional annotation. Two of them code for zinc finger transcription factors, while the third codes for a protein with Ribonuclease H-like, DNA polymerase, and Recombination endonuclease VII domains. No specific studies exist yet on the role of these gene families in calyptrate evolution.</w:t>
      </w:r>
    </w:p>
    <w:p w14:paraId="7D181349" w14:textId="77777777" w:rsidR="00535AB1" w:rsidRPr="00072CD5" w:rsidRDefault="00535AB1" w:rsidP="00715480">
      <w:pPr>
        <w:ind w:firstLine="720"/>
        <w:rPr>
          <w:rFonts w:ascii="Times New Roman" w:eastAsia="Times New Roman" w:hAnsi="Times New Roman" w:cs="Times New Roman"/>
          <w:sz w:val="24"/>
          <w:szCs w:val="24"/>
        </w:rPr>
      </w:pPr>
    </w:p>
    <w:p w14:paraId="00BD35D7" w14:textId="3B8F48E1" w:rsidR="00535AB1" w:rsidRPr="00072CD5" w:rsidRDefault="00B52962" w:rsidP="0030368C">
      <w:pPr>
        <w:ind w:firstLine="720"/>
        <w:rPr>
          <w:rFonts w:ascii="Times New Roman" w:eastAsia="Times New Roman" w:hAnsi="Times New Roman" w:cs="Times New Roman"/>
          <w:b/>
          <w:sz w:val="24"/>
          <w:szCs w:val="24"/>
        </w:rPr>
      </w:pPr>
      <w:r w:rsidRPr="00072CD5">
        <w:rPr>
          <w:rFonts w:ascii="Times New Roman" w:eastAsia="Times New Roman" w:hAnsi="Times New Roman" w:cs="Times New Roman"/>
          <w:sz w:val="24"/>
          <w:szCs w:val="24"/>
        </w:rPr>
        <w:t>As a first attempt to utilize previously documented fly-specific gene family expansions to characterize the accuracy</w:t>
      </w:r>
      <w:r w:rsidR="007C43B9">
        <w:rPr>
          <w:rFonts w:ascii="Times New Roman" w:eastAsia="Times New Roman" w:hAnsi="Times New Roman" w:cs="Times New Roman"/>
          <w:sz w:val="24"/>
          <w:szCs w:val="24"/>
        </w:rPr>
        <w:t xml:space="preserve"> and sensitivity of the CAFE </w:t>
      </w:r>
      <w:r w:rsidR="009D6281">
        <w:rPr>
          <w:rFonts w:ascii="Times New Roman" w:eastAsia="Times New Roman" w:hAnsi="Times New Roman" w:cs="Times New Roman"/>
          <w:sz w:val="24"/>
          <w:szCs w:val="24"/>
        </w:rPr>
        <w:t>i5K</w:t>
      </w:r>
      <w:r w:rsidRPr="00072CD5">
        <w:rPr>
          <w:rFonts w:ascii="Times New Roman" w:eastAsia="Times New Roman" w:hAnsi="Times New Roman" w:cs="Times New Roman"/>
          <w:sz w:val="24"/>
          <w:szCs w:val="24"/>
        </w:rPr>
        <w:t xml:space="preserve"> tree results, we explored whether the data recovers the dramatic expansion of Methuselah/Methuselah-like G-protein coupled receptor (GPCR) family during recent </w:t>
      </w:r>
      <w:r w:rsidRPr="00072CD5">
        <w:rPr>
          <w:rFonts w:ascii="Times New Roman" w:eastAsia="Times New Roman" w:hAnsi="Times New Roman" w:cs="Times New Roman"/>
          <w:i/>
          <w:sz w:val="24"/>
          <w:szCs w:val="24"/>
        </w:rPr>
        <w:t>Drosophila</w:t>
      </w:r>
      <w:r w:rsidRPr="00072CD5">
        <w:rPr>
          <w:rFonts w:ascii="Times New Roman" w:eastAsia="Times New Roman" w:hAnsi="Times New Roman" w:cs="Times New Roman"/>
          <w:sz w:val="24"/>
          <w:szCs w:val="24"/>
        </w:rPr>
        <w:t xml:space="preserve"> evolution</w:t>
      </w:r>
      <w:r w:rsidR="00072CD5" w:rsidRPr="00072CD5">
        <w:rPr>
          <w:rFonts w:ascii="Times New Roman" w:eastAsia="Times New Roman" w:hAnsi="Times New Roman" w:cs="Times New Roman"/>
          <w:sz w:val="24"/>
          <w:szCs w:val="24"/>
        </w:rPr>
        <w:fldChar w:fldCharType="begin"/>
      </w:r>
      <w:r w:rsidR="00985A36">
        <w:rPr>
          <w:rFonts w:ascii="Times New Roman" w:eastAsia="Times New Roman" w:hAnsi="Times New Roman" w:cs="Times New Roman"/>
          <w:sz w:val="24"/>
          <w:szCs w:val="24"/>
        </w:rPr>
        <w:instrText xml:space="preserve"> ADDIN EN.CITE &lt;EndNote&gt;&lt;Cite&gt;&lt;Author&gt;Friedrich&lt;/Author&gt;&lt;Year&gt;2016&lt;/Year&gt;&lt;RecNum&gt;1285&lt;/RecNum&gt;&lt;DisplayText&gt;&lt;style face="superscript"&gt;65&lt;/style&gt;&lt;/DisplayText&gt;&lt;record&gt;&lt;rec-number&gt;1285&lt;/rec-number&gt;&lt;foreign-keys&gt;&lt;key app="EN" db-id="pzzxezpwdrte22e2fe5vrww72fdtdf2wp5ep" timestamp="1525039182"&gt;1285&lt;/key&gt;&lt;/foreign-keys&gt;&lt;ref-type name="Journal Article"&gt;17&lt;/ref-type&gt;&lt;contributors&gt;&lt;authors&gt;&lt;author&gt;Friedrich, M.&lt;/author&gt;&lt;author&gt;Jones, J. W.&lt;/author&gt;&lt;/authors&gt;&lt;/contributors&gt;&lt;auth-address&gt;Department of Biological Sciences, Wayne State University, Detroit, Michigan.&amp;#xD;Department of Anatomy and Cell Biology, School of Medicine, Wayne State University, Detroit, Michigan.&amp;#xD;Advaxis, Inc, Princeton, New Jersey.&lt;/auth-address&gt;&lt;titles&gt;&lt;title&gt;Gene Ages, Nomenclatures, and Functional Diversification of the Methuselah/Methuselah-Like GPCR Family in Drosophila and Tribolium&lt;/title&gt;&lt;secondary-title&gt;J Exp Zool B Mol Dev Evol&lt;/secondary-title&gt;&lt;/titles&gt;&lt;periodical&gt;&lt;full-title&gt;J Exp Zool B Mol Dev Evol&lt;/full-title&gt;&lt;/periodical&gt;&lt;pages&gt;453-463&lt;/pages&gt;&lt;volume&gt;326&lt;/volume&gt;&lt;number&gt;8&lt;/number&gt;&lt;keywords&gt;&lt;keyword&gt;Animals&lt;/keyword&gt;&lt;keyword&gt;*Biological Evolution&lt;/keyword&gt;&lt;keyword&gt;Drosophila/*genetics&lt;/keyword&gt;&lt;keyword&gt;Multigene Family/*physiology&lt;/keyword&gt;&lt;keyword&gt;Receptors, G-Protein-Coupled/genetics/*metabolism&lt;/keyword&gt;&lt;keyword&gt;Tribolium/*genetics&lt;/keyword&gt;&lt;/keywords&gt;&lt;dates&gt;&lt;year&gt;2016&lt;/year&gt;&lt;pub-dates&gt;&lt;date&gt;Dec&lt;/date&gt;&lt;/pub-dates&gt;&lt;/dates&gt;&lt;isbn&gt;1552-5015 (Electronic)&amp;#xD;1552-5007 (Linking)&lt;/isbn&gt;&lt;accession-num&gt;28074535&lt;/accession-num&gt;&lt;urls&gt;&lt;related-urls&gt;&lt;url&gt;https://www.ncbi.nlm.nih.gov/pubmed/28074535&lt;/url&gt;&lt;url&gt;https://onlinelibrary.wiley.com/doi/abs/10.1002/jez.b.22721&lt;/url&gt;&lt;/related-urls&gt;&lt;/urls&gt;&lt;electronic-resource-num&gt;10.1002/jez.b.22721&lt;/electronic-resource-num&gt;&lt;/record&gt;&lt;/Cite&gt;&lt;/EndNote&gt;</w:instrText>
      </w:r>
      <w:r w:rsidR="00072CD5" w:rsidRPr="00072CD5">
        <w:rPr>
          <w:rFonts w:ascii="Times New Roman" w:eastAsia="Times New Roman" w:hAnsi="Times New Roman" w:cs="Times New Roman"/>
          <w:sz w:val="24"/>
          <w:szCs w:val="24"/>
        </w:rPr>
        <w:fldChar w:fldCharType="separate"/>
      </w:r>
      <w:r w:rsidR="00985A36" w:rsidRPr="00985A36">
        <w:rPr>
          <w:rFonts w:ascii="Times New Roman" w:eastAsia="Times New Roman" w:hAnsi="Times New Roman" w:cs="Times New Roman"/>
          <w:noProof/>
          <w:sz w:val="24"/>
          <w:szCs w:val="24"/>
          <w:vertAlign w:val="superscript"/>
        </w:rPr>
        <w:t>65</w:t>
      </w:r>
      <w:r w:rsidR="00072CD5" w:rsidRPr="00072CD5">
        <w:rPr>
          <w:rFonts w:ascii="Times New Roman" w:eastAsia="Times New Roman" w:hAnsi="Times New Roman" w:cs="Times New Roman"/>
          <w:sz w:val="24"/>
          <w:szCs w:val="24"/>
        </w:rPr>
        <w:fldChar w:fldCharType="end"/>
      </w:r>
      <w:r w:rsidRPr="00072CD5">
        <w:rPr>
          <w:rFonts w:ascii="Times New Roman" w:eastAsia="Times New Roman" w:hAnsi="Times New Roman" w:cs="Times New Roman"/>
          <w:sz w:val="24"/>
          <w:szCs w:val="24"/>
        </w:rPr>
        <w:t xml:space="preserve">. While </w:t>
      </w:r>
      <w:proofErr w:type="spellStart"/>
      <w:r w:rsidRPr="00072CD5">
        <w:rPr>
          <w:rFonts w:ascii="Times New Roman" w:eastAsia="Times New Roman" w:hAnsi="Times New Roman" w:cs="Times New Roman"/>
          <w:sz w:val="24"/>
          <w:szCs w:val="24"/>
        </w:rPr>
        <w:t>drosophilid</w:t>
      </w:r>
      <w:r w:rsidR="00044239">
        <w:rPr>
          <w:rFonts w:ascii="Times New Roman" w:eastAsia="Times New Roman" w:hAnsi="Times New Roman" w:cs="Times New Roman"/>
          <w:sz w:val="24"/>
          <w:szCs w:val="24"/>
        </w:rPr>
        <w:t>s</w:t>
      </w:r>
      <w:proofErr w:type="spellEnd"/>
      <w:r w:rsidRPr="00072CD5">
        <w:rPr>
          <w:rFonts w:ascii="Times New Roman" w:eastAsia="Times New Roman" w:hAnsi="Times New Roman" w:cs="Times New Roman"/>
          <w:sz w:val="24"/>
          <w:szCs w:val="24"/>
        </w:rPr>
        <w:t xml:space="preserve"> possess 10 to over 15 members of this gene family, distantly related Diptera possess on average 5 due to recent expansions preceding and within the genus </w:t>
      </w:r>
      <w:r w:rsidRPr="00631A5F">
        <w:rPr>
          <w:rFonts w:ascii="Times New Roman" w:eastAsia="Times New Roman" w:hAnsi="Times New Roman" w:cs="Times New Roman"/>
          <w:i/>
          <w:sz w:val="24"/>
          <w:szCs w:val="24"/>
        </w:rPr>
        <w:t>Drosophila</w:t>
      </w:r>
      <w:r w:rsidR="00072CD5" w:rsidRPr="00631A5F">
        <w:rPr>
          <w:rFonts w:ascii="Times New Roman" w:eastAsia="Times New Roman" w:hAnsi="Times New Roman" w:cs="Times New Roman"/>
          <w:i/>
          <w:sz w:val="24"/>
          <w:szCs w:val="24"/>
        </w:rPr>
        <w:fldChar w:fldCharType="begin">
          <w:fldData xml:space="preserve">PEVuZE5vdGU+PENpdGU+PEF1dGhvcj5BcmF1am88L0F1dGhvcj48WWVhcj4yMDEzPC9ZZWFyPjxS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</w:fldData>
        </w:fldChar>
      </w:r>
      <w:r w:rsidR="00985A36">
        <w:rPr>
          <w:rFonts w:ascii="Times New Roman" w:eastAsia="Times New Roman" w:hAnsi="Times New Roman" w:cs="Times New Roman"/>
          <w:i/>
          <w:sz w:val="24"/>
          <w:szCs w:val="24"/>
        </w:rPr>
        <w:instrText xml:space="preserve"> ADDIN EN.CITE </w:instrText>
      </w:r>
      <w:r w:rsidR="00985A36">
        <w:rPr>
          <w:rFonts w:ascii="Times New Roman" w:eastAsia="Times New Roman" w:hAnsi="Times New Roman" w:cs="Times New Roman"/>
          <w:i/>
          <w:sz w:val="24"/>
          <w:szCs w:val="24"/>
        </w:rPr>
        <w:fldChar w:fldCharType="begin">
          <w:fldData xml:space="preserve">PEVuZE5vdGU+PENpdGU+PEF1dGhvcj5BcmF1am88L0F1dGhvcj48WWVhcj4yMDEzPC9ZZWFyPjxS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</w:fldData>
        </w:fldChar>
      </w:r>
      <w:r w:rsidR="00985A36">
        <w:rPr>
          <w:rFonts w:ascii="Times New Roman" w:eastAsia="Times New Roman" w:hAnsi="Times New Roman" w:cs="Times New Roman"/>
          <w:i/>
          <w:sz w:val="24"/>
          <w:szCs w:val="24"/>
        </w:rPr>
        <w:instrText xml:space="preserve"> ADDIN EN.CITE.DATA </w:instrText>
      </w:r>
      <w:r w:rsidR="00985A36">
        <w:rPr>
          <w:rFonts w:ascii="Times New Roman" w:eastAsia="Times New Roman" w:hAnsi="Times New Roman" w:cs="Times New Roman"/>
          <w:i/>
          <w:sz w:val="24"/>
          <w:szCs w:val="24"/>
        </w:rPr>
      </w:r>
      <w:r w:rsidR="00985A36">
        <w:rPr>
          <w:rFonts w:ascii="Times New Roman" w:eastAsia="Times New Roman" w:hAnsi="Times New Roman" w:cs="Times New Roman"/>
          <w:i/>
          <w:sz w:val="24"/>
          <w:szCs w:val="24"/>
        </w:rPr>
        <w:fldChar w:fldCharType="end"/>
      </w:r>
      <w:r w:rsidR="00072CD5" w:rsidRPr="00631A5F">
        <w:rPr>
          <w:rFonts w:ascii="Times New Roman" w:eastAsia="Times New Roman" w:hAnsi="Times New Roman" w:cs="Times New Roman"/>
          <w:i/>
          <w:sz w:val="24"/>
          <w:szCs w:val="24"/>
        </w:rPr>
      </w:r>
      <w:r w:rsidR="00072CD5" w:rsidRPr="00631A5F">
        <w:rPr>
          <w:rFonts w:ascii="Times New Roman" w:eastAsia="Times New Roman" w:hAnsi="Times New Roman" w:cs="Times New Roman"/>
          <w:i/>
          <w:sz w:val="24"/>
          <w:szCs w:val="24"/>
        </w:rPr>
        <w:fldChar w:fldCharType="separate"/>
      </w:r>
      <w:r w:rsidR="00985A36" w:rsidRPr="00985A36">
        <w:rPr>
          <w:rFonts w:ascii="Times New Roman" w:eastAsia="Times New Roman" w:hAnsi="Times New Roman" w:cs="Times New Roman"/>
          <w:i/>
          <w:noProof/>
          <w:sz w:val="24"/>
          <w:szCs w:val="24"/>
          <w:vertAlign w:val="superscript"/>
        </w:rPr>
        <w:t>66,67</w:t>
      </w:r>
      <w:r w:rsidR="00072CD5" w:rsidRPr="00631A5F">
        <w:rPr>
          <w:rFonts w:ascii="Times New Roman" w:eastAsia="Times New Roman" w:hAnsi="Times New Roman" w:cs="Times New Roman"/>
          <w:i/>
          <w:sz w:val="24"/>
          <w:szCs w:val="24"/>
        </w:rPr>
        <w:fldChar w:fldCharType="end"/>
      </w:r>
      <w:r w:rsidRPr="00072CD5">
        <w:rPr>
          <w:rFonts w:ascii="Times New Roman" w:eastAsia="Times New Roman" w:hAnsi="Times New Roman" w:cs="Times New Roman"/>
          <w:sz w:val="24"/>
          <w:szCs w:val="24"/>
        </w:rPr>
        <w:t xml:space="preserve">. None of 74 </w:t>
      </w:r>
      <w:proofErr w:type="spellStart"/>
      <w:r w:rsidRPr="00072CD5">
        <w:rPr>
          <w:rFonts w:ascii="Times New Roman" w:eastAsia="Times New Roman" w:hAnsi="Times New Roman" w:cs="Times New Roman"/>
          <w:sz w:val="24"/>
          <w:szCs w:val="24"/>
        </w:rPr>
        <w:t>OrthoDB</w:t>
      </w:r>
      <w:proofErr w:type="spellEnd"/>
      <w:r w:rsidRPr="00072CD5">
        <w:rPr>
          <w:rFonts w:ascii="Times New Roman" w:eastAsia="Times New Roman" w:hAnsi="Times New Roman" w:cs="Times New Roman"/>
          <w:sz w:val="24"/>
          <w:szCs w:val="24"/>
        </w:rPr>
        <w:t xml:space="preserve"> Methuselah/Methuselah-like orthology groups is associated with significant expansions or </w:t>
      </w:r>
      <w:r w:rsidR="007C43B9">
        <w:rPr>
          <w:rFonts w:ascii="Times New Roman" w:eastAsia="Times New Roman" w:hAnsi="Times New Roman" w:cs="Times New Roman"/>
          <w:sz w:val="24"/>
          <w:szCs w:val="24"/>
        </w:rPr>
        <w:t xml:space="preserve">contractions in the CAFE </w:t>
      </w:r>
      <w:r w:rsidR="009D6281">
        <w:rPr>
          <w:rFonts w:ascii="Times New Roman" w:eastAsia="Times New Roman" w:hAnsi="Times New Roman" w:cs="Times New Roman"/>
          <w:sz w:val="24"/>
          <w:szCs w:val="24"/>
        </w:rPr>
        <w:t>i5K</w:t>
      </w:r>
      <w:r w:rsidRPr="00072CD5">
        <w:rPr>
          <w:rFonts w:ascii="Times New Roman" w:eastAsia="Times New Roman" w:hAnsi="Times New Roman" w:cs="Times New Roman"/>
          <w:sz w:val="24"/>
          <w:szCs w:val="24"/>
        </w:rPr>
        <w:t xml:space="preserve"> tree results, suggesting</w:t>
      </w:r>
      <w:r w:rsidR="007C43B9">
        <w:rPr>
          <w:rFonts w:ascii="Times New Roman" w:eastAsia="Times New Roman" w:hAnsi="Times New Roman" w:cs="Times New Roman"/>
          <w:sz w:val="24"/>
          <w:szCs w:val="24"/>
        </w:rPr>
        <w:t xml:space="preserve"> that future analyses of the </w:t>
      </w:r>
      <w:r w:rsidR="009D6281">
        <w:rPr>
          <w:rFonts w:ascii="Times New Roman" w:eastAsia="Times New Roman" w:hAnsi="Times New Roman" w:cs="Times New Roman"/>
          <w:sz w:val="24"/>
          <w:szCs w:val="24"/>
        </w:rPr>
        <w:t>i5K</w:t>
      </w:r>
      <w:r w:rsidRPr="00072CD5">
        <w:rPr>
          <w:rFonts w:ascii="Times New Roman" w:eastAsia="Times New Roman" w:hAnsi="Times New Roman" w:cs="Times New Roman"/>
          <w:sz w:val="24"/>
          <w:szCs w:val="24"/>
        </w:rPr>
        <w:t xml:space="preserve"> gene family tree are poised to detect larger numbers of clade-specific gene family changes.</w:t>
      </w:r>
    </w:p>
    <w:p w14:paraId="71ECC57E" w14:textId="0D3E990A" w:rsidR="00535AB1" w:rsidRDefault="006A4B4D" w:rsidP="0030368C">
      <w:pPr>
        <w:pStyle w:val="Heading2"/>
        <w:rPr>
          <w:rFonts w:ascii="Times New Roman" w:eastAsia="Times New Roman" w:hAnsi="Times New Roman" w:cs="Times New Roman"/>
          <w:b/>
          <w:i/>
          <w:sz w:val="24"/>
          <w:szCs w:val="24"/>
        </w:rPr>
      </w:pPr>
      <w:bookmarkStart w:id="42" w:name="_Toc26815982"/>
      <w:r w:rsidRPr="00263F6A">
        <w:rPr>
          <w:rFonts w:ascii="Times New Roman" w:eastAsia="Times New Roman" w:hAnsi="Times New Roman" w:cs="Times New Roman"/>
          <w:b/>
          <w:i/>
          <w:sz w:val="24"/>
          <w:szCs w:val="24"/>
        </w:rPr>
        <w:t>2.06</w:t>
      </w:r>
      <w:r w:rsidR="00B52962" w:rsidRPr="00263F6A">
        <w:rPr>
          <w:rFonts w:ascii="Times New Roman" w:eastAsia="Times New Roman" w:hAnsi="Times New Roman" w:cs="Times New Roman"/>
          <w:b/>
          <w:i/>
          <w:sz w:val="24"/>
          <w:szCs w:val="24"/>
        </w:rPr>
        <w:t xml:space="preserve"> Protein domain analysis</w:t>
      </w:r>
      <w:bookmarkEnd w:id="42"/>
    </w:p>
    <w:p w14:paraId="2132FD4D" w14:textId="4A9586A3" w:rsidR="00197DAC" w:rsidRPr="00197DAC" w:rsidRDefault="00197DAC" w:rsidP="00631A5F">
      <w:pPr>
        <w:spacing w:after="200"/>
        <w:ind w:firstLine="720"/>
        <w:rPr>
          <w:rFonts w:ascii="Times New Roman" w:eastAsia="Times New Roman" w:hAnsi="Times New Roman" w:cs="Times New Roman"/>
          <w:sz w:val="24"/>
          <w:szCs w:val="24"/>
        </w:rPr>
      </w:pPr>
      <w:r w:rsidRPr="00197DAC">
        <w:rPr>
          <w:rFonts w:ascii="Times New Roman" w:eastAsia="Times New Roman" w:hAnsi="Times New Roman" w:cs="Times New Roman"/>
          <w:sz w:val="24"/>
          <w:szCs w:val="24"/>
        </w:rPr>
        <w:t xml:space="preserve">A complementary analysis to gene families is the reconstruction of ancestral protein domain content. Based on the ancestral domain content we can then infer all domain rearrangement events and measure domain emergence and loss rates. These types of changes define the biochemical and cellular capacity of proteins encoded by the gene family changes identified above, and the emergence of a completely novel protein domain can be an important evolutionary event. </w:t>
      </w:r>
      <w:r w:rsidRPr="00197DAC">
        <w:rPr>
          <w:rFonts w:ascii="Times New Roman" w:hAnsi="Times New Roman" w:cs="Times New Roman"/>
          <w:sz w:val="24"/>
          <w:szCs w:val="24"/>
          <w:lang w:val="en-US"/>
        </w:rPr>
        <w:t>In total we can explain the underlying events for more than 40</w:t>
      </w:r>
      <w:r w:rsidR="00631A5F">
        <w:rPr>
          <w:rFonts w:ascii="Times New Roman" w:hAnsi="Times New Roman" w:cs="Times New Roman"/>
          <w:sz w:val="24"/>
          <w:szCs w:val="24"/>
          <w:lang w:val="en-US"/>
        </w:rPr>
        <w:t>,</w:t>
      </w:r>
      <w:r w:rsidRPr="00197DAC">
        <w:rPr>
          <w:rFonts w:ascii="Times New Roman" w:hAnsi="Times New Roman" w:cs="Times New Roman"/>
          <w:sz w:val="24"/>
          <w:szCs w:val="24"/>
          <w:lang w:val="en-US"/>
        </w:rPr>
        <w:t xml:space="preserve">000 domain arrangement changes within the </w:t>
      </w:r>
      <w:r w:rsidRPr="00ED733D">
        <w:rPr>
          <w:rFonts w:ascii="Times New Roman" w:hAnsi="Times New Roman" w:cs="Times New Roman"/>
          <w:sz w:val="24"/>
          <w:szCs w:val="24"/>
          <w:lang w:val="en-US"/>
        </w:rPr>
        <w:t>arthropods (</w:t>
      </w:r>
      <w:r w:rsidR="007800DF">
        <w:rPr>
          <w:rFonts w:ascii="Times New Roman" w:eastAsia="Times New Roman" w:hAnsi="Times New Roman" w:cs="Times New Roman"/>
          <w:sz w:val="24"/>
          <w:szCs w:val="24"/>
        </w:rPr>
        <w:t xml:space="preserve">Additional file 1: </w:t>
      </w:r>
      <w:r w:rsidR="00A1473C" w:rsidRPr="00ED733D">
        <w:rPr>
          <w:rFonts w:ascii="Times New Roman" w:hAnsi="Times New Roman" w:cs="Times New Roman"/>
          <w:sz w:val="24"/>
          <w:szCs w:val="24"/>
          <w:lang w:val="en-US"/>
        </w:rPr>
        <w:t>Tables S</w:t>
      </w:r>
      <w:r w:rsidR="00940901">
        <w:rPr>
          <w:rFonts w:ascii="Times New Roman" w:hAnsi="Times New Roman" w:cs="Times New Roman"/>
          <w:sz w:val="24"/>
          <w:szCs w:val="24"/>
          <w:lang w:val="en-US"/>
        </w:rPr>
        <w:t>28,</w:t>
      </w:r>
      <w:r w:rsidR="00A1473C" w:rsidRPr="00ED733D">
        <w:rPr>
          <w:rFonts w:ascii="Times New Roman" w:hAnsi="Times New Roman" w:cs="Times New Roman"/>
          <w:sz w:val="24"/>
          <w:szCs w:val="24"/>
          <w:lang w:val="en-US"/>
        </w:rPr>
        <w:t xml:space="preserve"> S</w:t>
      </w:r>
      <w:r w:rsidR="00940901">
        <w:rPr>
          <w:rFonts w:ascii="Times New Roman" w:hAnsi="Times New Roman" w:cs="Times New Roman"/>
          <w:sz w:val="24"/>
          <w:szCs w:val="24"/>
          <w:lang w:val="en-US"/>
        </w:rPr>
        <w:t>29</w:t>
      </w:r>
      <w:r w:rsidR="00A1473C" w:rsidRPr="00F70CD9">
        <w:rPr>
          <w:rFonts w:ascii="Times New Roman" w:hAnsi="Times New Roman" w:cs="Times New Roman"/>
          <w:sz w:val="24"/>
          <w:szCs w:val="24"/>
          <w:lang w:val="en-US"/>
        </w:rPr>
        <w:t xml:space="preserve">, and </w:t>
      </w:r>
      <w:r w:rsidR="007800DF">
        <w:rPr>
          <w:rFonts w:ascii="Times New Roman" w:eastAsia="Times New Roman" w:hAnsi="Times New Roman" w:cs="Times New Roman"/>
          <w:sz w:val="24"/>
          <w:szCs w:val="24"/>
        </w:rPr>
        <w:t xml:space="preserve">Additional file 2: </w:t>
      </w:r>
      <w:r w:rsidR="00F70CD9" w:rsidRPr="00F70CD9">
        <w:rPr>
          <w:rFonts w:ascii="Times New Roman" w:hAnsi="Times New Roman" w:cs="Times New Roman"/>
          <w:sz w:val="24"/>
          <w:szCs w:val="24"/>
          <w:lang w:val="en-US"/>
        </w:rPr>
        <w:t>Fig S2</w:t>
      </w:r>
      <w:r w:rsidR="007800DF">
        <w:rPr>
          <w:rFonts w:ascii="Times New Roman" w:hAnsi="Times New Roman" w:cs="Times New Roman"/>
          <w:sz w:val="24"/>
          <w:szCs w:val="24"/>
          <w:lang w:val="en-US"/>
        </w:rPr>
        <w:t>3</w:t>
      </w:r>
      <w:r w:rsidRPr="00F70CD9">
        <w:rPr>
          <w:rFonts w:ascii="Times New Roman" w:hAnsi="Times New Roman" w:cs="Times New Roman"/>
          <w:sz w:val="24"/>
          <w:szCs w:val="24"/>
          <w:lang w:val="en-US"/>
        </w:rPr>
        <w:t>).</w:t>
      </w:r>
      <w:r w:rsidRPr="00197DAC">
        <w:rPr>
          <w:rFonts w:ascii="Times New Roman" w:hAnsi="Times New Roman" w:cs="Times New Roman"/>
          <w:sz w:val="24"/>
          <w:szCs w:val="24"/>
          <w:lang w:val="en-US"/>
        </w:rPr>
        <w:t xml:space="preserve"> The majority of novel arrangements (48% of all observable events) were formed by a fusion of two ancestral arrangements, while the fission of an existing arrangement into two new </w:t>
      </w:r>
      <w:proofErr w:type="gramStart"/>
      <w:r w:rsidRPr="00197DAC">
        <w:rPr>
          <w:rFonts w:ascii="Times New Roman" w:hAnsi="Times New Roman" w:cs="Times New Roman"/>
          <w:sz w:val="24"/>
          <w:szCs w:val="24"/>
          <w:lang w:val="en-US"/>
        </w:rPr>
        <w:t>ones</w:t>
      </w:r>
      <w:proofErr w:type="gramEnd"/>
      <w:r w:rsidRPr="00197DAC">
        <w:rPr>
          <w:rFonts w:ascii="Times New Roman" w:hAnsi="Times New Roman" w:cs="Times New Roman"/>
          <w:sz w:val="24"/>
          <w:szCs w:val="24"/>
          <w:lang w:val="en-US"/>
        </w:rPr>
        <w:t xml:space="preserve"> accounts for </w:t>
      </w:r>
      <w:r w:rsidR="00631A5F">
        <w:rPr>
          <w:rFonts w:ascii="Times New Roman" w:hAnsi="Times New Roman" w:cs="Times New Roman"/>
          <w:sz w:val="24"/>
          <w:szCs w:val="24"/>
          <w:lang w:val="en-US"/>
        </w:rPr>
        <w:t xml:space="preserve">only </w:t>
      </w:r>
      <w:r w:rsidRPr="00197DAC">
        <w:rPr>
          <w:rFonts w:ascii="Times New Roman" w:hAnsi="Times New Roman" w:cs="Times New Roman"/>
          <w:sz w:val="24"/>
          <w:szCs w:val="24"/>
          <w:lang w:val="en-US"/>
        </w:rPr>
        <w:t xml:space="preserve">14% of all changes. Comparison of emergence and loss rates shows another interesting signal: 37% of observable changes can be explained by losses (either as part of an arrangement (14%) or the complete loss of a domain in a proteome (23%)), while emergence is a very rare event, summing up </w:t>
      </w:r>
      <w:r w:rsidRPr="00F70CD9">
        <w:rPr>
          <w:rFonts w:ascii="Times New Roman" w:hAnsi="Times New Roman" w:cs="Times New Roman"/>
          <w:sz w:val="24"/>
          <w:szCs w:val="24"/>
          <w:lang w:val="en-US"/>
        </w:rPr>
        <w:t>to only 1% (</w:t>
      </w:r>
      <w:r w:rsidR="007800DF">
        <w:rPr>
          <w:rFonts w:ascii="Times New Roman" w:eastAsia="Times New Roman" w:hAnsi="Times New Roman" w:cs="Times New Roman"/>
          <w:sz w:val="24"/>
          <w:szCs w:val="24"/>
        </w:rPr>
        <w:t xml:space="preserve">Additional file 2: </w:t>
      </w:r>
      <w:r w:rsidR="00F70CD9">
        <w:rPr>
          <w:rFonts w:ascii="Times New Roman" w:hAnsi="Times New Roman" w:cs="Times New Roman"/>
          <w:sz w:val="24"/>
          <w:szCs w:val="24"/>
          <w:lang w:val="en-US"/>
        </w:rPr>
        <w:t>Fig S2</w:t>
      </w:r>
      <w:r w:rsidR="007800DF">
        <w:rPr>
          <w:rFonts w:ascii="Times New Roman" w:hAnsi="Times New Roman" w:cs="Times New Roman"/>
          <w:sz w:val="24"/>
          <w:szCs w:val="24"/>
          <w:lang w:val="en-US"/>
        </w:rPr>
        <w:t>3</w:t>
      </w:r>
      <w:r w:rsidR="00F70CD9">
        <w:rPr>
          <w:rFonts w:ascii="Times New Roman" w:hAnsi="Times New Roman" w:cs="Times New Roman"/>
          <w:sz w:val="24"/>
          <w:szCs w:val="24"/>
          <w:lang w:val="en-US"/>
        </w:rPr>
        <w:t xml:space="preserve"> to S2</w:t>
      </w:r>
      <w:r w:rsidR="007800DF">
        <w:rPr>
          <w:rFonts w:ascii="Times New Roman" w:hAnsi="Times New Roman" w:cs="Times New Roman"/>
          <w:sz w:val="24"/>
          <w:szCs w:val="24"/>
          <w:lang w:val="en-US"/>
        </w:rPr>
        <w:t>9</w:t>
      </w:r>
      <w:r w:rsidRPr="00F70CD9">
        <w:rPr>
          <w:rFonts w:ascii="Times New Roman" w:hAnsi="Times New Roman" w:cs="Times New Roman"/>
          <w:sz w:val="24"/>
          <w:szCs w:val="24"/>
          <w:lang w:val="en-US"/>
        </w:rPr>
        <w:t>). Although</w:t>
      </w:r>
      <w:r w:rsidRPr="00197DAC">
        <w:rPr>
          <w:rFonts w:ascii="Times New Roman" w:hAnsi="Times New Roman" w:cs="Times New Roman"/>
          <w:sz w:val="24"/>
          <w:szCs w:val="24"/>
          <w:lang w:val="en-US"/>
        </w:rPr>
        <w:t xml:space="preserve"> domain emergence is such a rare </w:t>
      </w:r>
      <w:proofErr w:type="gramStart"/>
      <w:r w:rsidRPr="00197DAC">
        <w:rPr>
          <w:rFonts w:ascii="Times New Roman" w:hAnsi="Times New Roman" w:cs="Times New Roman"/>
          <w:sz w:val="24"/>
          <w:szCs w:val="24"/>
          <w:lang w:val="en-US"/>
        </w:rPr>
        <w:t>event</w:t>
      </w:r>
      <w:proofErr w:type="gramEnd"/>
      <w:r w:rsidRPr="00197DAC">
        <w:rPr>
          <w:rFonts w:ascii="Times New Roman" w:hAnsi="Times New Roman" w:cs="Times New Roman"/>
          <w:sz w:val="24"/>
          <w:szCs w:val="24"/>
          <w:lang w:val="en-US"/>
        </w:rPr>
        <w:t xml:space="preserve"> we find in total more than 500 domains that originate within the arthropods. A detailed look into their function can give inte</w:t>
      </w:r>
      <w:r w:rsidR="00631A5F">
        <w:rPr>
          <w:rFonts w:ascii="Times New Roman" w:hAnsi="Times New Roman" w:cs="Times New Roman"/>
          <w:sz w:val="24"/>
          <w:szCs w:val="24"/>
          <w:lang w:val="en-US"/>
        </w:rPr>
        <w:t>resting insights into arthropod-</w:t>
      </w:r>
      <w:r w:rsidRPr="00197DAC">
        <w:rPr>
          <w:rFonts w:ascii="Times New Roman" w:hAnsi="Times New Roman" w:cs="Times New Roman"/>
          <w:sz w:val="24"/>
          <w:szCs w:val="24"/>
          <w:lang w:val="en-US"/>
        </w:rPr>
        <w:t xml:space="preserve">specific adaptations and innovations. </w:t>
      </w:r>
      <w:r w:rsidRPr="00197DAC">
        <w:rPr>
          <w:rFonts w:ascii="Times New Roman" w:eastAsia="Times New Roman" w:hAnsi="Times New Roman" w:cs="Times New Roman"/>
          <w:sz w:val="24"/>
          <w:szCs w:val="24"/>
        </w:rPr>
        <w:t xml:space="preserve">A GO-term enrichment analysis of all rearrangement events results in 'chitin metabolic process' and 'chitin binding' as two of the most </w:t>
      </w:r>
      <w:r w:rsidRPr="00197DAC">
        <w:rPr>
          <w:rFonts w:ascii="Times New Roman" w:eastAsia="Times New Roman" w:hAnsi="Times New Roman" w:cs="Times New Roman"/>
          <w:sz w:val="24"/>
          <w:szCs w:val="24"/>
        </w:rPr>
        <w:lastRenderedPageBreak/>
        <w:t xml:space="preserve">functionally relevant terms. This is additional evidence for the importance of exoskeleton development and restructuring during arthropod evolution. </w:t>
      </w:r>
    </w:p>
    <w:p w14:paraId="3C2C30A4" w14:textId="45A11246" w:rsidR="00197DAC" w:rsidRPr="00072CD5" w:rsidRDefault="00197DAC" w:rsidP="00631A5F">
      <w:pPr>
        <w:spacing w:after="200"/>
        <w:ind w:firstLine="720"/>
        <w:rPr>
          <w:rFonts w:ascii="Times New Roman" w:eastAsia="Times New Roman" w:hAnsi="Times New Roman" w:cs="Times New Roman"/>
          <w:sz w:val="24"/>
          <w:szCs w:val="24"/>
        </w:rPr>
      </w:pPr>
      <w:r w:rsidRPr="00197DAC">
        <w:rPr>
          <w:rFonts w:ascii="Times New Roman" w:eastAsia="Times New Roman" w:hAnsi="Times New Roman" w:cs="Times New Roman"/>
          <w:sz w:val="24"/>
          <w:szCs w:val="24"/>
        </w:rPr>
        <w:t xml:space="preserve">We find the highest total amount of rearrangement events at a single node in </w:t>
      </w:r>
      <w:proofErr w:type="spellStart"/>
      <w:r w:rsidRPr="00197DAC">
        <w:rPr>
          <w:rFonts w:ascii="Times New Roman" w:eastAsia="Times New Roman" w:hAnsi="Times New Roman" w:cs="Times New Roman"/>
          <w:i/>
          <w:sz w:val="24"/>
          <w:szCs w:val="24"/>
        </w:rPr>
        <w:t>Bla</w:t>
      </w:r>
      <w:r w:rsidR="00635D4B">
        <w:rPr>
          <w:rFonts w:ascii="Times New Roman" w:eastAsia="Times New Roman" w:hAnsi="Times New Roman" w:cs="Times New Roman"/>
          <w:i/>
          <w:sz w:val="24"/>
          <w:szCs w:val="24"/>
        </w:rPr>
        <w:t>t</w:t>
      </w:r>
      <w:r w:rsidRPr="00197DAC">
        <w:rPr>
          <w:rFonts w:ascii="Times New Roman" w:eastAsia="Times New Roman" w:hAnsi="Times New Roman" w:cs="Times New Roman"/>
          <w:i/>
          <w:sz w:val="24"/>
          <w:szCs w:val="24"/>
        </w:rPr>
        <w:t>tella</w:t>
      </w:r>
      <w:proofErr w:type="spellEnd"/>
      <w:r w:rsidRPr="00197DAC">
        <w:rPr>
          <w:rFonts w:ascii="Times New Roman" w:eastAsia="Times New Roman" w:hAnsi="Times New Roman" w:cs="Times New Roman"/>
          <w:i/>
          <w:sz w:val="24"/>
          <w:szCs w:val="24"/>
        </w:rPr>
        <w:t xml:space="preserve"> </w:t>
      </w:r>
      <w:proofErr w:type="spellStart"/>
      <w:r w:rsidRPr="00197DAC">
        <w:rPr>
          <w:rFonts w:ascii="Times New Roman" w:eastAsia="Times New Roman" w:hAnsi="Times New Roman" w:cs="Times New Roman"/>
          <w:i/>
          <w:sz w:val="24"/>
          <w:szCs w:val="24"/>
        </w:rPr>
        <w:t>germanica</w:t>
      </w:r>
      <w:proofErr w:type="spellEnd"/>
      <w:r w:rsidRPr="00197DAC">
        <w:rPr>
          <w:rFonts w:ascii="Times New Roman" w:eastAsia="Times New Roman" w:hAnsi="Times New Roman" w:cs="Times New Roman"/>
          <w:sz w:val="24"/>
          <w:szCs w:val="24"/>
        </w:rPr>
        <w:t>, the German cockroach, confirming again the signals we find in the gene family expansion analysis. The impressive capability of the cockroach to adapt</w:t>
      </w:r>
      <w:r w:rsidRPr="00072CD5">
        <w:rPr>
          <w:rFonts w:ascii="Times New Roman" w:eastAsia="Times New Roman" w:hAnsi="Times New Roman" w:cs="Times New Roman"/>
          <w:sz w:val="24"/>
          <w:szCs w:val="24"/>
        </w:rPr>
        <w:t xml:space="preserve"> to quickly changing environments was apparently the result of a huge amount </w:t>
      </w:r>
      <w:r>
        <w:rPr>
          <w:rFonts w:ascii="Times New Roman" w:eastAsia="Times New Roman" w:hAnsi="Times New Roman" w:cs="Times New Roman"/>
          <w:sz w:val="24"/>
          <w:szCs w:val="24"/>
        </w:rPr>
        <w:t xml:space="preserve">of </w:t>
      </w:r>
      <w:r w:rsidRPr="00072CD5">
        <w:rPr>
          <w:rFonts w:ascii="Times New Roman" w:eastAsia="Times New Roman" w:hAnsi="Times New Roman" w:cs="Times New Roman"/>
          <w:sz w:val="24"/>
          <w:szCs w:val="24"/>
        </w:rPr>
        <w:t>evolutionary changes on the genomic level we can trace back with multiple different approaches.</w:t>
      </w:r>
      <w:r>
        <w:rPr>
          <w:rFonts w:ascii="Times New Roman" w:eastAsia="Times New Roman" w:hAnsi="Times New Roman" w:cs="Times New Roman"/>
          <w:sz w:val="24"/>
          <w:szCs w:val="24"/>
        </w:rPr>
        <w:t xml:space="preserve"> The fastest changes over evolutionary time however, we find in the bees (</w:t>
      </w:r>
      <w:proofErr w:type="spellStart"/>
      <w:r w:rsidRPr="00A7297F">
        <w:rPr>
          <w:rFonts w:ascii="Times New Roman" w:hAnsi="Times New Roman"/>
          <w:i/>
          <w:sz w:val="24"/>
        </w:rPr>
        <w:t>Apis</w:t>
      </w:r>
      <w:proofErr w:type="spellEnd"/>
      <w:r>
        <w:rPr>
          <w:rFonts w:ascii="Times New Roman" w:eastAsia="Times New Roman" w:hAnsi="Times New Roman" w:cs="Times New Roman"/>
          <w:sz w:val="24"/>
          <w:szCs w:val="24"/>
        </w:rPr>
        <w:t xml:space="preserve"> and </w:t>
      </w:r>
      <w:r w:rsidRPr="00A7297F">
        <w:rPr>
          <w:rFonts w:ascii="Times New Roman" w:hAnsi="Times New Roman"/>
          <w:i/>
          <w:sz w:val="24"/>
        </w:rPr>
        <w:t>Bombus</w:t>
      </w:r>
      <w:r>
        <w:rPr>
          <w:rFonts w:ascii="Times New Roman" w:eastAsia="Times New Roman" w:hAnsi="Times New Roman" w:cs="Times New Roman"/>
          <w:sz w:val="24"/>
          <w:szCs w:val="24"/>
        </w:rPr>
        <w:t>). This signal matches again the results from the gene family analysis.</w:t>
      </w:r>
    </w:p>
    <w:p w14:paraId="6BEA93BF" w14:textId="6B77038E" w:rsidR="00197DAC" w:rsidRPr="00197DAC" w:rsidRDefault="00197DAC" w:rsidP="00631A5F">
      <w:pPr>
        <w:spacing w:after="200"/>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In general, the high resemblance of signals in this study found with different methods and analyses gives a reliable basis for conclusions about adaptations in the arthropod evolution</w:t>
      </w:r>
      <w:r>
        <w:rPr>
          <w:rFonts w:ascii="Times New Roman" w:eastAsia="Times New Roman" w:hAnsi="Times New Roman" w:cs="Times New Roman"/>
          <w:sz w:val="24"/>
          <w:szCs w:val="24"/>
        </w:rPr>
        <w:t xml:space="preserve"> (Fig. 1)</w:t>
      </w:r>
      <w:r w:rsidRPr="00072CD5">
        <w:rPr>
          <w:rFonts w:ascii="Times New Roman" w:eastAsia="Times New Roman" w:hAnsi="Times New Roman" w:cs="Times New Roman"/>
          <w:sz w:val="24"/>
          <w:szCs w:val="24"/>
        </w:rPr>
        <w:t>.</w:t>
      </w:r>
    </w:p>
    <w:p w14:paraId="29B22E09" w14:textId="551E3346" w:rsidR="00535AB1" w:rsidRPr="005A5582" w:rsidRDefault="005A5582" w:rsidP="005A5582">
      <w:pPr>
        <w:pStyle w:val="Heading2"/>
        <w:rPr>
          <w:rFonts w:ascii="Times New Roman" w:eastAsia="Times New Roman" w:hAnsi="Times New Roman" w:cs="Times New Roman"/>
          <w:b/>
          <w:i/>
          <w:sz w:val="24"/>
          <w:szCs w:val="24"/>
        </w:rPr>
      </w:pPr>
      <w:bookmarkStart w:id="43" w:name="_Toc26815983"/>
      <w:r w:rsidRPr="005A5582">
        <w:rPr>
          <w:rFonts w:ascii="Times New Roman" w:eastAsia="Times New Roman" w:hAnsi="Times New Roman" w:cs="Times New Roman"/>
          <w:b/>
          <w:i/>
          <w:sz w:val="24"/>
          <w:szCs w:val="24"/>
        </w:rPr>
        <w:t xml:space="preserve">2.07 </w:t>
      </w:r>
      <w:r w:rsidR="00BD6328">
        <w:rPr>
          <w:rFonts w:ascii="Times New Roman" w:eastAsia="Times New Roman" w:hAnsi="Times New Roman" w:cs="Times New Roman"/>
          <w:b/>
          <w:i/>
          <w:sz w:val="24"/>
          <w:szCs w:val="24"/>
        </w:rPr>
        <w:t xml:space="preserve">Protein Innovation: </w:t>
      </w:r>
      <w:r w:rsidR="00B52962" w:rsidRPr="005A5582">
        <w:rPr>
          <w:rFonts w:ascii="Times New Roman" w:eastAsia="Times New Roman" w:hAnsi="Times New Roman" w:cs="Times New Roman"/>
          <w:b/>
          <w:i/>
          <w:sz w:val="24"/>
          <w:szCs w:val="24"/>
        </w:rPr>
        <w:t>Silk and venom domain emergences in Chelicerates</w:t>
      </w:r>
      <w:bookmarkEnd w:id="43"/>
    </w:p>
    <w:p w14:paraId="339CE703" w14:textId="3C1B759F" w:rsidR="00535AB1" w:rsidRPr="00072CD5" w:rsidRDefault="00B52962">
      <w:pPr>
        <w:ind w:firstLine="720"/>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t>At the root of the order Araneae (</w:t>
      </w:r>
      <w:r w:rsidR="004C1780" w:rsidRPr="006B1111">
        <w:rPr>
          <w:rFonts w:ascii="Times New Roman" w:eastAsia="Times New Roman" w:hAnsi="Times New Roman" w:cs="Times New Roman"/>
          <w:sz w:val="24"/>
          <w:szCs w:val="24"/>
        </w:rPr>
        <w:t>spiders</w:t>
      </w:r>
      <w:r w:rsidR="004C1780" w:rsidRPr="00ED733D">
        <w:rPr>
          <w:rFonts w:ascii="Times New Roman" w:eastAsia="Times New Roman" w:hAnsi="Times New Roman" w:cs="Times New Roman"/>
          <w:sz w:val="24"/>
          <w:szCs w:val="24"/>
        </w:rPr>
        <w:t xml:space="preserve">; </w:t>
      </w:r>
      <w:r w:rsidR="007B602D" w:rsidRPr="00ED733D">
        <w:rPr>
          <w:rFonts w:ascii="Times New Roman" w:eastAsia="Times New Roman" w:hAnsi="Times New Roman" w:cs="Times New Roman"/>
          <w:sz w:val="24"/>
          <w:szCs w:val="24"/>
        </w:rPr>
        <w:t>node 70 F</w:t>
      </w:r>
      <w:r w:rsidR="00963216" w:rsidRPr="00ED733D">
        <w:rPr>
          <w:rFonts w:ascii="Times New Roman" w:eastAsia="Times New Roman" w:hAnsi="Times New Roman" w:cs="Times New Roman"/>
          <w:sz w:val="24"/>
          <w:szCs w:val="24"/>
        </w:rPr>
        <w:t>ig</w:t>
      </w:r>
      <w:r w:rsidR="00CB5130" w:rsidRPr="00ED733D">
        <w:rPr>
          <w:rFonts w:ascii="Times New Roman" w:eastAsia="Times New Roman" w:hAnsi="Times New Roman" w:cs="Times New Roman"/>
          <w:sz w:val="24"/>
          <w:szCs w:val="24"/>
        </w:rPr>
        <w:t>. 2</w:t>
      </w:r>
      <w:r w:rsidRPr="00ED733D">
        <w:rPr>
          <w:rFonts w:ascii="Times New Roman" w:eastAsia="Times New Roman" w:hAnsi="Times New Roman" w:cs="Times New Roman"/>
          <w:sz w:val="24"/>
          <w:szCs w:val="24"/>
        </w:rPr>
        <w:t>) we</w:t>
      </w:r>
      <w:r w:rsidRPr="00072CD5">
        <w:rPr>
          <w:rFonts w:ascii="Times New Roman" w:eastAsia="Times New Roman" w:hAnsi="Times New Roman" w:cs="Times New Roman"/>
          <w:sz w:val="24"/>
          <w:szCs w:val="24"/>
        </w:rPr>
        <w:t xml:space="preserve"> find the first emergence of a domain in the chelicerate phylogeny. The domain refers to a ’Major </w:t>
      </w:r>
      <w:proofErr w:type="spellStart"/>
      <w:r w:rsidRPr="00072CD5">
        <w:rPr>
          <w:rFonts w:ascii="Times New Roman" w:eastAsia="Times New Roman" w:hAnsi="Times New Roman" w:cs="Times New Roman"/>
          <w:sz w:val="24"/>
          <w:szCs w:val="24"/>
        </w:rPr>
        <w:t>ampullate</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spidroin</w:t>
      </w:r>
      <w:proofErr w:type="spellEnd"/>
      <w:r w:rsidRPr="00072CD5">
        <w:rPr>
          <w:rFonts w:ascii="Times New Roman" w:eastAsia="Times New Roman" w:hAnsi="Times New Roman" w:cs="Times New Roman"/>
          <w:sz w:val="24"/>
          <w:szCs w:val="24"/>
        </w:rPr>
        <w:t xml:space="preserve"> 1’ and is also called ’spider silk protein 1’ (</w:t>
      </w:r>
      <w:proofErr w:type="spellStart"/>
      <w:r w:rsidRPr="00072CD5">
        <w:rPr>
          <w:rFonts w:ascii="Times New Roman" w:eastAsia="Times New Roman" w:hAnsi="Times New Roman" w:cs="Times New Roman"/>
          <w:sz w:val="24"/>
          <w:szCs w:val="24"/>
        </w:rPr>
        <w:t>Pfam</w:t>
      </w:r>
      <w:proofErr w:type="spellEnd"/>
      <w:r w:rsidRPr="00072CD5">
        <w:rPr>
          <w:rFonts w:ascii="Times New Roman" w:eastAsia="Times New Roman" w:hAnsi="Times New Roman" w:cs="Times New Roman"/>
          <w:sz w:val="24"/>
          <w:szCs w:val="24"/>
        </w:rPr>
        <w:t xml:space="preserve">-ID: PF16763). Spider silk is a </w:t>
      </w:r>
      <w:r w:rsidR="00DF4CCD" w:rsidRPr="00072CD5">
        <w:rPr>
          <w:rFonts w:ascii="Times New Roman" w:eastAsia="Times New Roman" w:hAnsi="Times New Roman" w:cs="Times New Roman"/>
          <w:sz w:val="24"/>
          <w:szCs w:val="24"/>
        </w:rPr>
        <w:t>fiber</w:t>
      </w:r>
      <w:r w:rsidRPr="00072CD5">
        <w:rPr>
          <w:rFonts w:ascii="Times New Roman" w:eastAsia="Times New Roman" w:hAnsi="Times New Roman" w:cs="Times New Roman"/>
          <w:sz w:val="24"/>
          <w:szCs w:val="24"/>
        </w:rPr>
        <w:t xml:space="preserve"> made of specific proteins, </w:t>
      </w:r>
      <w:proofErr w:type="spellStart"/>
      <w:r w:rsidRPr="00072CD5">
        <w:rPr>
          <w:rFonts w:ascii="Times New Roman" w:eastAsia="Times New Roman" w:hAnsi="Times New Roman" w:cs="Times New Roman"/>
          <w:sz w:val="24"/>
          <w:szCs w:val="24"/>
        </w:rPr>
        <w:t>spidroins</w:t>
      </w:r>
      <w:proofErr w:type="spellEnd"/>
      <w:r w:rsidRPr="00072CD5">
        <w:rPr>
          <w:rFonts w:ascii="Times New Roman" w:eastAsia="Times New Roman" w:hAnsi="Times New Roman" w:cs="Times New Roman"/>
          <w:sz w:val="24"/>
          <w:szCs w:val="24"/>
        </w:rPr>
        <w:t xml:space="preserve">, and is used by spiders for web construction, prey capturing and immobilization, and to build protective egg sacs. Dependent on the task, spiders can change the composition and properties of </w:t>
      </w:r>
      <w:r w:rsidRPr="005073E5">
        <w:rPr>
          <w:rFonts w:ascii="Times New Roman" w:eastAsia="Times New Roman" w:hAnsi="Times New Roman" w:cs="Times New Roman"/>
          <w:sz w:val="24"/>
          <w:szCs w:val="24"/>
        </w:rPr>
        <w:t xml:space="preserve">their </w:t>
      </w:r>
      <w:r w:rsidR="00A14C36" w:rsidRPr="005073E5">
        <w:rPr>
          <w:rFonts w:ascii="Times New Roman" w:eastAsia="Times New Roman" w:hAnsi="Times New Roman" w:cs="Times New Roman"/>
          <w:sz w:val="24"/>
          <w:szCs w:val="24"/>
        </w:rPr>
        <w:t>silk</w:t>
      </w:r>
      <w:r w:rsidR="007363A3">
        <w:rPr>
          <w:rFonts w:ascii="Times New Roman" w:eastAsia="Times New Roman" w:hAnsi="Times New Roman" w:cs="Times New Roman"/>
          <w:sz w:val="24"/>
          <w:szCs w:val="24"/>
        </w:rPr>
        <w:fldChar w:fldCharType="begin"/>
      </w:r>
      <w:r w:rsidR="00985A36">
        <w:rPr>
          <w:rFonts w:ascii="Times New Roman" w:eastAsia="Times New Roman" w:hAnsi="Times New Roman" w:cs="Times New Roman"/>
          <w:sz w:val="24"/>
          <w:szCs w:val="24"/>
        </w:rPr>
        <w:instrText xml:space="preserve"> ADDIN EN.CITE &lt;EndNote&gt;&lt;Cite&gt;&lt;Author&gt;Foelix.&lt;/Author&gt;&lt;Year&gt;2011&lt;/Year&gt;&lt;RecNum&gt;1290&lt;/RecNum&gt;&lt;DisplayText&gt;&lt;style face="superscript"&gt;68&lt;/style&gt;&lt;/DisplayText&gt;&lt;record&gt;&lt;rec-number&gt;1290&lt;/rec-number&gt;&lt;foreign-keys&gt;&lt;key app="EN" db-id="pzzxezpwdrte22e2fe5vrww72fdtdf2wp5ep" timestamp="1526356786"&gt;1290&lt;/key&gt;&lt;/foreign-keys&gt;&lt;ref-type name="Book"&gt;6&lt;/ref-type&gt;&lt;contributors&gt;&lt;authors&gt;&lt;author&gt;Rainer F. Foelix.&lt;/author&gt;&lt;/authors&gt;&lt;/contributors&gt;&lt;titles&gt;&lt;title&gt;Biology of Spiders (3rd edn)&lt;/title&gt;&lt;/titles&gt;&lt;pages&gt;432&lt;/pages&gt;&lt;dates&gt;&lt;year&gt;2011&lt;/year&gt;&lt;/dates&gt;&lt;pub-location&gt;USA&lt;/pub-location&gt;&lt;publisher&gt;Oxford University Press&lt;/publisher&gt;&lt;isbn&gt;978 0 19 973482 5&lt;/isbn&gt;&lt;urls&gt;&lt;/urls&gt;&lt;/record&gt;&lt;/Cite&gt;&lt;/EndNote&gt;</w:instrText>
      </w:r>
      <w:r w:rsidR="007363A3">
        <w:rPr>
          <w:rFonts w:ascii="Times New Roman" w:eastAsia="Times New Roman" w:hAnsi="Times New Roman" w:cs="Times New Roman"/>
          <w:sz w:val="24"/>
          <w:szCs w:val="24"/>
        </w:rPr>
        <w:fldChar w:fldCharType="separate"/>
      </w:r>
      <w:r w:rsidR="00985A36" w:rsidRPr="00985A36">
        <w:rPr>
          <w:rFonts w:ascii="Times New Roman" w:eastAsia="Times New Roman" w:hAnsi="Times New Roman" w:cs="Times New Roman"/>
          <w:noProof/>
          <w:sz w:val="24"/>
          <w:szCs w:val="24"/>
          <w:vertAlign w:val="superscript"/>
        </w:rPr>
        <w:t>68</w:t>
      </w:r>
      <w:r w:rsidR="007363A3">
        <w:rPr>
          <w:rFonts w:ascii="Times New Roman" w:eastAsia="Times New Roman" w:hAnsi="Times New Roman" w:cs="Times New Roman"/>
          <w:sz w:val="24"/>
          <w:szCs w:val="24"/>
        </w:rPr>
        <w:fldChar w:fldCharType="end"/>
      </w:r>
      <w:r w:rsidRPr="005073E5">
        <w:rPr>
          <w:rFonts w:ascii="Times New Roman" w:eastAsia="Times New Roman" w:hAnsi="Times New Roman" w:cs="Times New Roman"/>
          <w:sz w:val="24"/>
          <w:szCs w:val="24"/>
        </w:rPr>
        <w:t>. The g</w:t>
      </w:r>
      <w:r w:rsidRPr="00072CD5">
        <w:rPr>
          <w:rFonts w:ascii="Times New Roman" w:eastAsia="Times New Roman" w:hAnsi="Times New Roman" w:cs="Times New Roman"/>
          <w:sz w:val="24"/>
          <w:szCs w:val="24"/>
        </w:rPr>
        <w:t xml:space="preserve">eneral structure of spider silk consists usually of repetitive segments flanked by a non-repetitive domain at the N- and C-terminus. The major </w:t>
      </w:r>
      <w:proofErr w:type="spellStart"/>
      <w:r w:rsidRPr="00072CD5">
        <w:rPr>
          <w:rFonts w:ascii="Times New Roman" w:eastAsia="Times New Roman" w:hAnsi="Times New Roman" w:cs="Times New Roman"/>
          <w:sz w:val="24"/>
          <w:szCs w:val="24"/>
        </w:rPr>
        <w:t>ampullate</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spidroin</w:t>
      </w:r>
      <w:proofErr w:type="spellEnd"/>
      <w:r w:rsidRPr="00072CD5">
        <w:rPr>
          <w:rFonts w:ascii="Times New Roman" w:eastAsia="Times New Roman" w:hAnsi="Times New Roman" w:cs="Times New Roman"/>
          <w:sz w:val="24"/>
          <w:szCs w:val="24"/>
        </w:rPr>
        <w:t xml:space="preserve"> 1 is the conserved N-terminal domain that prevents premature aggregation and accelerates and directs the self-assembly</w:t>
      </w:r>
      <w:r w:rsidR="007363A3">
        <w:rPr>
          <w:rFonts w:ascii="Times New Roman" w:eastAsia="Times New Roman" w:hAnsi="Times New Roman" w:cs="Times New Roman"/>
          <w:sz w:val="24"/>
          <w:szCs w:val="24"/>
        </w:rPr>
        <w:fldChar w:fldCharType="begin"/>
      </w:r>
      <w:r w:rsidR="00985A36">
        <w:rPr>
          <w:rFonts w:ascii="Times New Roman" w:eastAsia="Times New Roman" w:hAnsi="Times New Roman" w:cs="Times New Roman"/>
          <w:sz w:val="24"/>
          <w:szCs w:val="24"/>
        </w:rPr>
        <w:instrText xml:space="preserve"> ADDIN EN.CITE &lt;EndNote&gt;&lt;Cite&gt;&lt;Author&gt;Askarieh&lt;/Author&gt;&lt;Year&gt;2010&lt;/Year&gt;&lt;RecNum&gt;1291&lt;/RecNum&gt;&lt;DisplayText&gt;&lt;style face="superscript"&gt;69&lt;/style&gt;&lt;/DisplayText&gt;&lt;record&gt;&lt;rec-number&gt;1291&lt;/rec-number&gt;&lt;foreign-keys&gt;&lt;key app="EN" db-id="pzzxezpwdrte22e2fe5vrww72fdtdf2wp5ep" timestamp="1526356846"&gt;1291&lt;/key&gt;&lt;/foreign-keys&gt;&lt;ref-type name="Journal Article"&gt;17&lt;/ref-type&gt;&lt;contributors&gt;&lt;authors&gt;&lt;author&gt;Askarieh, G.&lt;/author&gt;&lt;author&gt;Hedhammar, M.&lt;/author&gt;&lt;author&gt;Nordling, K.&lt;/author&gt;&lt;author&gt;Saenz, A.&lt;/author&gt;&lt;author&gt;Casals, C.&lt;/author&gt;&lt;author&gt;Rising, A.&lt;/author&gt;&lt;author&gt;Johansson, J.&lt;/author&gt;&lt;author&gt;Knight, S. D.&lt;/author&gt;&lt;/authors&gt;&lt;/contributors&gt;&lt;auth-address&gt;Department of Chemistry, Oslo University, 1033 Blindern, 0315 Oslo, Norway.&lt;/auth-address&gt;&lt;titles&gt;&lt;title&gt;Self-assembly of spider silk proteins is controlled by a pH-sensitive relay&lt;/title&gt;&lt;secondary-title&gt;Nature&lt;/secondary-title&gt;&lt;/titles&gt;&lt;periodical&gt;&lt;full-title&gt;Nature&lt;/full-title&gt;&lt;abbr-1&gt;Nature&lt;/abbr-1&gt;&lt;/periodical&gt;&lt;pages&gt;236-8&lt;/pages&gt;&lt;volume&gt;465&lt;/volume&gt;&lt;number&gt;7295&lt;/number&gt;&lt;keywords&gt;&lt;keyword&gt;Amino Acid Sequence&lt;/keyword&gt;&lt;keyword&gt;Animals&lt;/keyword&gt;&lt;keyword&gt;Circular Dichroism&lt;/keyword&gt;&lt;keyword&gt;Conserved Sequence&lt;/keyword&gt;&lt;keyword&gt;Crystallography, X-Ray&lt;/keyword&gt;&lt;keyword&gt;Hydrogen-Ion Concentration&lt;/keyword&gt;&lt;keyword&gt;Models, Molecular&lt;/keyword&gt;&lt;keyword&gt;Molecular Sequence Data&lt;/keyword&gt;&lt;keyword&gt;Protein Structure, Tertiary&lt;/keyword&gt;&lt;keyword&gt;Sequence Alignment&lt;/keyword&gt;&lt;keyword&gt;Silk/*chemistry/*metabolism/ultrastructure&lt;/keyword&gt;&lt;keyword&gt;Spiders/*chemistry&lt;/keyword&gt;&lt;keyword&gt;Static Electricity&lt;/keyword&gt;&lt;/keywords&gt;&lt;dates&gt;&lt;year&gt;2010&lt;/year&gt;&lt;pub-dates&gt;&lt;date&gt;May 13&lt;/date&gt;&lt;/pub-dates&gt;&lt;/dates&gt;&lt;isbn&gt;1476-4687 (Electronic)&amp;#xD;0028-0836 (Linking)&lt;/isbn&gt;&lt;accession-num&gt;20463740&lt;/accession-num&gt;&lt;urls&gt;&lt;related-urls&gt;&lt;url&gt;https://www.ncbi.nlm.nih.gov/pubmed/20463740&lt;/url&gt;&lt;url&gt;http://www.nature.com/articles/nature08962&lt;/url&gt;&lt;/related-urls&gt;&lt;/urls&gt;&lt;electronic-resource-num&gt;10.1038/nature08962&lt;/electronic-resource-num&gt;&lt;/record&gt;&lt;/Cite&gt;&lt;/EndNote&gt;</w:instrText>
      </w:r>
      <w:r w:rsidR="007363A3">
        <w:rPr>
          <w:rFonts w:ascii="Times New Roman" w:eastAsia="Times New Roman" w:hAnsi="Times New Roman" w:cs="Times New Roman"/>
          <w:sz w:val="24"/>
          <w:szCs w:val="24"/>
        </w:rPr>
        <w:fldChar w:fldCharType="separate"/>
      </w:r>
      <w:r w:rsidR="00985A36" w:rsidRPr="00985A36">
        <w:rPr>
          <w:rFonts w:ascii="Times New Roman" w:eastAsia="Times New Roman" w:hAnsi="Times New Roman" w:cs="Times New Roman"/>
          <w:noProof/>
          <w:sz w:val="24"/>
          <w:szCs w:val="24"/>
          <w:vertAlign w:val="superscript"/>
        </w:rPr>
        <w:t>69</w:t>
      </w:r>
      <w:r w:rsidR="007363A3">
        <w:rPr>
          <w:rFonts w:ascii="Times New Roman" w:eastAsia="Times New Roman" w:hAnsi="Times New Roman" w:cs="Times New Roman"/>
          <w:sz w:val="24"/>
          <w:szCs w:val="24"/>
        </w:rPr>
        <w:fldChar w:fldCharType="end"/>
      </w:r>
      <w:r w:rsidR="00386BA8">
        <w:rPr>
          <w:rFonts w:ascii="Times New Roman" w:eastAsia="Times New Roman" w:hAnsi="Times New Roman" w:cs="Times New Roman"/>
          <w:sz w:val="24"/>
          <w:szCs w:val="24"/>
        </w:rPr>
        <w:t>.</w:t>
      </w:r>
      <w:r w:rsidRPr="00072CD5">
        <w:rPr>
          <w:rFonts w:ascii="Times New Roman" w:eastAsia="Times New Roman" w:hAnsi="Times New Roman" w:cs="Times New Roman"/>
          <w:sz w:val="24"/>
          <w:szCs w:val="24"/>
        </w:rPr>
        <w:t xml:space="preserve"> This specific domain is mainly involved in formation of the dragline. Another related domain associated to ’Major </w:t>
      </w:r>
      <w:proofErr w:type="spellStart"/>
      <w:r w:rsidRPr="00072CD5">
        <w:rPr>
          <w:rFonts w:ascii="Times New Roman" w:eastAsia="Times New Roman" w:hAnsi="Times New Roman" w:cs="Times New Roman"/>
          <w:sz w:val="24"/>
          <w:szCs w:val="24"/>
        </w:rPr>
        <w:t>ampullate</w:t>
      </w:r>
      <w:proofErr w:type="spellEnd"/>
      <w:r w:rsidRPr="00072CD5">
        <w:rPr>
          <w:rFonts w:ascii="Times New Roman" w:eastAsia="Times New Roman" w:hAnsi="Times New Roman" w:cs="Times New Roman"/>
          <w:sz w:val="24"/>
          <w:szCs w:val="24"/>
        </w:rPr>
        <w:t xml:space="preserve"> </w:t>
      </w:r>
      <w:proofErr w:type="spellStart"/>
      <w:r w:rsidRPr="00072CD5">
        <w:rPr>
          <w:rFonts w:ascii="Times New Roman" w:eastAsia="Times New Roman" w:hAnsi="Times New Roman" w:cs="Times New Roman"/>
          <w:sz w:val="24"/>
          <w:szCs w:val="24"/>
        </w:rPr>
        <w:t>spidroin</w:t>
      </w:r>
      <w:proofErr w:type="spellEnd"/>
      <w:r w:rsidRPr="00072CD5">
        <w:rPr>
          <w:rFonts w:ascii="Times New Roman" w:eastAsia="Times New Roman" w:hAnsi="Times New Roman" w:cs="Times New Roman"/>
          <w:sz w:val="24"/>
          <w:szCs w:val="24"/>
        </w:rPr>
        <w:t xml:space="preserve"> 1 and 2’ (PF11260) emerges </w:t>
      </w:r>
      <w:r w:rsidRPr="004C1780">
        <w:rPr>
          <w:rFonts w:ascii="Times New Roman" w:eastAsia="Times New Roman" w:hAnsi="Times New Roman" w:cs="Times New Roman"/>
          <w:sz w:val="24"/>
          <w:szCs w:val="24"/>
        </w:rPr>
        <w:t>at the following node in the Arane</w:t>
      </w:r>
      <w:r w:rsidR="004C1780" w:rsidRPr="004C1780">
        <w:rPr>
          <w:rFonts w:ascii="Times New Roman" w:eastAsia="Times New Roman" w:hAnsi="Times New Roman" w:cs="Times New Roman"/>
          <w:sz w:val="24"/>
          <w:szCs w:val="24"/>
        </w:rPr>
        <w:t>ae phylog</w:t>
      </w:r>
      <w:r w:rsidR="004C1780" w:rsidRPr="00631C5F">
        <w:rPr>
          <w:rFonts w:ascii="Times New Roman" w:eastAsia="Times New Roman" w:hAnsi="Times New Roman" w:cs="Times New Roman"/>
          <w:sz w:val="24"/>
          <w:szCs w:val="24"/>
        </w:rPr>
        <w:t>e</w:t>
      </w:r>
      <w:r w:rsidR="00631C5F" w:rsidRPr="00631C5F">
        <w:rPr>
          <w:rFonts w:ascii="Times New Roman" w:eastAsia="Times New Roman" w:hAnsi="Times New Roman" w:cs="Times New Roman"/>
          <w:sz w:val="24"/>
          <w:szCs w:val="24"/>
        </w:rPr>
        <w:t>ny t</w:t>
      </w:r>
      <w:r w:rsidRPr="00631C5F">
        <w:rPr>
          <w:rFonts w:ascii="Times New Roman" w:eastAsia="Times New Roman" w:hAnsi="Times New Roman" w:cs="Times New Roman"/>
          <w:sz w:val="24"/>
          <w:szCs w:val="24"/>
        </w:rPr>
        <w:t>o</w:t>
      </w:r>
      <w:r w:rsidRPr="00072CD5">
        <w:rPr>
          <w:rFonts w:ascii="Times New Roman" w:eastAsia="Times New Roman" w:hAnsi="Times New Roman" w:cs="Times New Roman"/>
          <w:sz w:val="24"/>
          <w:szCs w:val="24"/>
        </w:rPr>
        <w:t>gether with a domain that is structurally relevant for another type of silk - ’</w:t>
      </w:r>
      <w:proofErr w:type="spellStart"/>
      <w:r w:rsidRPr="00072CD5">
        <w:rPr>
          <w:rFonts w:ascii="Times New Roman" w:eastAsia="Times New Roman" w:hAnsi="Times New Roman" w:cs="Times New Roman"/>
          <w:sz w:val="24"/>
          <w:szCs w:val="24"/>
        </w:rPr>
        <w:t>Tubuliform</w:t>
      </w:r>
      <w:proofErr w:type="spellEnd"/>
      <w:r w:rsidRPr="00072CD5">
        <w:rPr>
          <w:rFonts w:ascii="Times New Roman" w:eastAsia="Times New Roman" w:hAnsi="Times New Roman" w:cs="Times New Roman"/>
          <w:sz w:val="24"/>
          <w:szCs w:val="24"/>
        </w:rPr>
        <w:t xml:space="preserve"> egg casing silk strands structural domain’ (PF12042). This domain is found in repeats of </w:t>
      </w:r>
      <w:proofErr w:type="spellStart"/>
      <w:r w:rsidRPr="00072CD5">
        <w:rPr>
          <w:rFonts w:ascii="Times New Roman" w:eastAsia="Times New Roman" w:hAnsi="Times New Roman" w:cs="Times New Roman"/>
          <w:sz w:val="24"/>
          <w:szCs w:val="24"/>
        </w:rPr>
        <w:t>Tubuliforms</w:t>
      </w:r>
      <w:proofErr w:type="spellEnd"/>
      <w:r w:rsidRPr="00072CD5">
        <w:rPr>
          <w:rFonts w:ascii="Times New Roman" w:eastAsia="Times New Roman" w:hAnsi="Times New Roman" w:cs="Times New Roman"/>
          <w:sz w:val="24"/>
          <w:szCs w:val="24"/>
        </w:rPr>
        <w:t xml:space="preserve"> that are used to protect egg cases</w:t>
      </w:r>
      <w:r w:rsidR="007363A3">
        <w:rPr>
          <w:rFonts w:ascii="Times New Roman" w:eastAsia="Times New Roman" w:hAnsi="Times New Roman" w:cs="Times New Roman"/>
          <w:sz w:val="24"/>
          <w:szCs w:val="24"/>
        </w:rPr>
        <w:fldChar w:fldCharType="begin"/>
      </w:r>
      <w:r w:rsidR="00985A36">
        <w:rPr>
          <w:rFonts w:ascii="Times New Roman" w:eastAsia="Times New Roman" w:hAnsi="Times New Roman" w:cs="Times New Roman"/>
          <w:sz w:val="24"/>
          <w:szCs w:val="24"/>
        </w:rPr>
        <w:instrText xml:space="preserve"> ADDIN EN.CITE &lt;EndNote&gt;&lt;Cite&gt;&lt;Author&gt;Lin&lt;/Author&gt;&lt;Year&gt;2009&lt;/Year&gt;&lt;RecNum&gt;1292&lt;/RecNum&gt;&lt;DisplayText&gt;&lt;style face="superscript"&gt;70&lt;/style&gt;&lt;/DisplayText&gt;&lt;record&gt;&lt;rec-number&gt;1292&lt;/rec-number&gt;&lt;foreign-keys&gt;&lt;key app="EN" db-id="pzzxezpwdrte22e2fe5vrww72fdtdf2wp5ep" timestamp="1526356930"&gt;1292&lt;/key&gt;&lt;/foreign-keys&gt;&lt;ref-type name="Journal Article"&gt;17&lt;/ref-type&gt;&lt;contributors&gt;&lt;authors&gt;&lt;author&gt;Lin, Z.&lt;/author&gt;&lt;author&gt;Huang, W.&lt;/author&gt;&lt;author&gt;Zhang, J.&lt;/author&gt;&lt;author&gt;Fan, J. S.&lt;/author&gt;&lt;author&gt;Yang, D.&lt;/author&gt;&lt;/authors&gt;&lt;/contributors&gt;&lt;auth-address&gt;Department of Biological Sciences, National University of Singapore, 14 Science Drive 4, 117543 Singapore. dbslinz@nus.edu.sg&lt;/auth-address&gt;&lt;titles&gt;&lt;title&gt;Solution structure of eggcase silk protein and its implications for silk fiber formation&lt;/title&gt;&lt;secondary-title&gt;Proc Natl Acad Sci U S A&lt;/secondary-title&gt;&lt;/titles&gt;&lt;periodical&gt;&lt;full-title&gt;Proc Natl Acad Sci U S A&lt;/full-title&gt;&lt;abbr-1&gt;Proceedings of the National Academy of Sciences of the United States of America&lt;/abbr-1&gt;&lt;/periodical&gt;&lt;pages&gt;8906-11&lt;/pages&gt;&lt;volume&gt;106&lt;/volume&gt;&lt;number&gt;22&lt;/number&gt;&lt;keywords&gt;&lt;keyword&gt;Amino Acid Sequence&lt;/keyword&gt;&lt;keyword&gt;Animals&lt;/keyword&gt;&lt;keyword&gt;Fibroins/*chemistry/genetics/*ultrastructure&lt;/keyword&gt;&lt;keyword&gt;Micelles&lt;/keyword&gt;&lt;keyword&gt;Microscopy, Electron&lt;/keyword&gt;&lt;keyword&gt;Molecular Sequence Data&lt;/keyword&gt;&lt;keyword&gt;Nuclear Magnetic Resonance, Biomolecular&lt;/keyword&gt;&lt;keyword&gt;Protein Structure, Secondary&lt;/keyword&gt;&lt;keyword&gt;Protein Structure, Tertiary&lt;/keyword&gt;&lt;keyword&gt;Spiders/*chemistry&lt;/keyword&gt;&lt;/keywords&gt;&lt;dates&gt;&lt;year&gt;2009&lt;/year&gt;&lt;pub-dates&gt;&lt;date&gt;Jun 2&lt;/date&gt;&lt;/pub-dates&gt;&lt;/dates&gt;&lt;isbn&gt;1091-6490 (Electronic)&amp;#xD;0027-8424 (Linking)&lt;/isbn&gt;&lt;accession-num&gt;19458259&lt;/accession-num&gt;&lt;urls&gt;&lt;related-urls&gt;&lt;url&gt;https://www.ncbi.nlm.nih.gov/pubmed/19458259&lt;/url&gt;&lt;url&gt;https://www.ncbi.nlm.nih.gov/pmc/articles/PMC2690042/pdf/zpq8906.pdf&lt;/url&gt;&lt;/related-urls&gt;&lt;/urls&gt;&lt;custom2&gt;PMC2690042&lt;/custom2&gt;&lt;electronic-resource-num&gt;10.1073/pnas.0813255106&lt;/electronic-resource-num&gt;&lt;/record&gt;&lt;/Cite&gt;&lt;/EndNote&gt;</w:instrText>
      </w:r>
      <w:r w:rsidR="007363A3">
        <w:rPr>
          <w:rFonts w:ascii="Times New Roman" w:eastAsia="Times New Roman" w:hAnsi="Times New Roman" w:cs="Times New Roman"/>
          <w:sz w:val="24"/>
          <w:szCs w:val="24"/>
        </w:rPr>
        <w:fldChar w:fldCharType="separate"/>
      </w:r>
      <w:r w:rsidR="00985A36" w:rsidRPr="00985A36">
        <w:rPr>
          <w:rFonts w:ascii="Times New Roman" w:eastAsia="Times New Roman" w:hAnsi="Times New Roman" w:cs="Times New Roman"/>
          <w:noProof/>
          <w:sz w:val="24"/>
          <w:szCs w:val="24"/>
          <w:vertAlign w:val="superscript"/>
        </w:rPr>
        <w:t>70</w:t>
      </w:r>
      <w:r w:rsidR="007363A3">
        <w:rPr>
          <w:rFonts w:ascii="Times New Roman" w:eastAsia="Times New Roman" w:hAnsi="Times New Roman" w:cs="Times New Roman"/>
          <w:sz w:val="24"/>
          <w:szCs w:val="24"/>
        </w:rPr>
        <w:fldChar w:fldCharType="end"/>
      </w:r>
      <w:r w:rsidR="00FB4D27">
        <w:rPr>
          <w:rFonts w:ascii="Times New Roman" w:eastAsia="Times New Roman" w:hAnsi="Times New Roman" w:cs="Times New Roman"/>
          <w:sz w:val="24"/>
          <w:szCs w:val="24"/>
        </w:rPr>
        <w:t>.</w:t>
      </w:r>
      <w:r w:rsidRPr="00072CD5">
        <w:rPr>
          <w:rFonts w:ascii="Times New Roman" w:eastAsia="Times New Roman" w:hAnsi="Times New Roman" w:cs="Times New Roman"/>
          <w:sz w:val="24"/>
          <w:szCs w:val="24"/>
        </w:rPr>
        <w:t xml:space="preserve"> In addition to these very specialized domains for spider silks we find venom related domains that emerge in several spider lineages. In </w:t>
      </w:r>
      <w:proofErr w:type="spellStart"/>
      <w:r w:rsidRPr="00072CD5">
        <w:rPr>
          <w:rFonts w:ascii="Times New Roman" w:eastAsia="Times New Roman" w:hAnsi="Times New Roman" w:cs="Times New Roman"/>
          <w:i/>
          <w:sz w:val="24"/>
          <w:szCs w:val="24"/>
        </w:rPr>
        <w:t>Lactrodectus</w:t>
      </w:r>
      <w:proofErr w:type="spellEnd"/>
      <w:r w:rsidRPr="00072CD5">
        <w:rPr>
          <w:rFonts w:ascii="Times New Roman" w:eastAsia="Times New Roman" w:hAnsi="Times New Roman" w:cs="Times New Roman"/>
          <w:i/>
          <w:sz w:val="24"/>
          <w:szCs w:val="24"/>
        </w:rPr>
        <w:t xml:space="preserve"> </w:t>
      </w:r>
      <w:proofErr w:type="spellStart"/>
      <w:r w:rsidRPr="00072CD5">
        <w:rPr>
          <w:rFonts w:ascii="Times New Roman" w:eastAsia="Times New Roman" w:hAnsi="Times New Roman" w:cs="Times New Roman"/>
          <w:i/>
          <w:sz w:val="24"/>
          <w:szCs w:val="24"/>
        </w:rPr>
        <w:t>hesperus</w:t>
      </w:r>
      <w:proofErr w:type="spellEnd"/>
      <w:r w:rsidRPr="00072CD5">
        <w:rPr>
          <w:rFonts w:ascii="Times New Roman" w:eastAsia="Times New Roman" w:hAnsi="Times New Roman" w:cs="Times New Roman"/>
          <w:sz w:val="24"/>
          <w:szCs w:val="24"/>
        </w:rPr>
        <w:t>, the western black widow spider, a ’Toxin with inhibitor cystine knot ICK or Knottin scaffold’ (PF10530) emerges that is an important part of the neurotoxin produced by this species</w:t>
      </w:r>
      <w:r w:rsidR="007363A3">
        <w:rPr>
          <w:rFonts w:ascii="Times New Roman" w:eastAsia="Times New Roman" w:hAnsi="Times New Roman" w:cs="Times New Roman"/>
          <w:sz w:val="24"/>
          <w:szCs w:val="24"/>
        </w:rPr>
        <w:fldChar w:fldCharType="begin">
          <w:fldData xml:space="preserve">PEVuZE5vdGU+PENpdGU+PEF1dGhvcj5LdWJpc3RhPC9BdXRob3I+PFllYXI+MjAwNzwvWWVhcj48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</w:fldData>
        </w:fldChar>
      </w:r>
      <w:r w:rsidR="00985A36">
        <w:rPr>
          <w:rFonts w:ascii="Times New Roman" w:eastAsia="Times New Roman" w:hAnsi="Times New Roman" w:cs="Times New Roman"/>
          <w:sz w:val="24"/>
          <w:szCs w:val="24"/>
        </w:rPr>
        <w:instrText xml:space="preserve"> ADDIN EN.CITE </w:instrText>
      </w:r>
      <w:r w:rsidR="00985A36">
        <w:rPr>
          <w:rFonts w:ascii="Times New Roman" w:eastAsia="Times New Roman" w:hAnsi="Times New Roman" w:cs="Times New Roman"/>
          <w:sz w:val="24"/>
          <w:szCs w:val="24"/>
        </w:rPr>
        <w:fldChar w:fldCharType="begin">
          <w:fldData xml:space="preserve">PEVuZE5vdGU+PENpdGU+PEF1dGhvcj5LdWJpc3RhPC9BdXRob3I+PFllYXI+MjAwNzwvWWVhcj48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</w:fldData>
        </w:fldChar>
      </w:r>
      <w:r w:rsidR="00985A36">
        <w:rPr>
          <w:rFonts w:ascii="Times New Roman" w:eastAsia="Times New Roman" w:hAnsi="Times New Roman" w:cs="Times New Roman"/>
          <w:sz w:val="24"/>
          <w:szCs w:val="24"/>
        </w:rPr>
        <w:instrText xml:space="preserve"> ADDIN EN.CITE.DATA </w:instrText>
      </w:r>
      <w:r w:rsidR="00985A36">
        <w:rPr>
          <w:rFonts w:ascii="Times New Roman" w:eastAsia="Times New Roman" w:hAnsi="Times New Roman" w:cs="Times New Roman"/>
          <w:sz w:val="24"/>
          <w:szCs w:val="24"/>
        </w:rPr>
      </w:r>
      <w:r w:rsidR="00985A36">
        <w:rPr>
          <w:rFonts w:ascii="Times New Roman" w:eastAsia="Times New Roman" w:hAnsi="Times New Roman" w:cs="Times New Roman"/>
          <w:sz w:val="24"/>
          <w:szCs w:val="24"/>
        </w:rPr>
        <w:fldChar w:fldCharType="end"/>
      </w:r>
      <w:r w:rsidR="007363A3">
        <w:rPr>
          <w:rFonts w:ascii="Times New Roman" w:eastAsia="Times New Roman" w:hAnsi="Times New Roman" w:cs="Times New Roman"/>
          <w:sz w:val="24"/>
          <w:szCs w:val="24"/>
        </w:rPr>
      </w:r>
      <w:r w:rsidR="007363A3">
        <w:rPr>
          <w:rFonts w:ascii="Times New Roman" w:eastAsia="Times New Roman" w:hAnsi="Times New Roman" w:cs="Times New Roman"/>
          <w:sz w:val="24"/>
          <w:szCs w:val="24"/>
        </w:rPr>
        <w:fldChar w:fldCharType="separate"/>
      </w:r>
      <w:r w:rsidR="00985A36" w:rsidRPr="00985A36">
        <w:rPr>
          <w:rFonts w:ascii="Times New Roman" w:eastAsia="Times New Roman" w:hAnsi="Times New Roman" w:cs="Times New Roman"/>
          <w:noProof/>
          <w:sz w:val="24"/>
          <w:szCs w:val="24"/>
          <w:vertAlign w:val="superscript"/>
        </w:rPr>
        <w:t>71</w:t>
      </w:r>
      <w:r w:rsidR="007363A3">
        <w:rPr>
          <w:rFonts w:ascii="Times New Roman" w:eastAsia="Times New Roman" w:hAnsi="Times New Roman" w:cs="Times New Roman"/>
          <w:sz w:val="24"/>
          <w:szCs w:val="24"/>
        </w:rPr>
        <w:fldChar w:fldCharType="end"/>
      </w:r>
      <w:r w:rsidR="004F25BC">
        <w:rPr>
          <w:rFonts w:ascii="Times New Roman" w:eastAsia="Times New Roman" w:hAnsi="Times New Roman" w:cs="Times New Roman"/>
          <w:sz w:val="24"/>
          <w:szCs w:val="24"/>
        </w:rPr>
        <w:t>.</w:t>
      </w:r>
      <w:r w:rsidRPr="00072CD5">
        <w:rPr>
          <w:rFonts w:ascii="Times New Roman" w:eastAsia="Times New Roman" w:hAnsi="Times New Roman" w:cs="Times New Roman"/>
          <w:sz w:val="24"/>
          <w:szCs w:val="24"/>
        </w:rPr>
        <w:t xml:space="preserve"> New venom related domains can be found in other chelicerates as well. In total three new domains show up in the Arizona bark scorpion, </w:t>
      </w:r>
      <w:proofErr w:type="spellStart"/>
      <w:r w:rsidRPr="00072CD5">
        <w:rPr>
          <w:rFonts w:ascii="Times New Roman" w:eastAsia="Times New Roman" w:hAnsi="Times New Roman" w:cs="Times New Roman"/>
          <w:i/>
          <w:sz w:val="24"/>
          <w:szCs w:val="24"/>
        </w:rPr>
        <w:t>Centruroides</w:t>
      </w:r>
      <w:proofErr w:type="spellEnd"/>
      <w:r w:rsidRPr="00072CD5">
        <w:rPr>
          <w:rFonts w:ascii="Times New Roman" w:eastAsia="Times New Roman" w:hAnsi="Times New Roman" w:cs="Times New Roman"/>
          <w:i/>
          <w:sz w:val="24"/>
          <w:szCs w:val="24"/>
        </w:rPr>
        <w:t xml:space="preserve"> </w:t>
      </w:r>
      <w:proofErr w:type="spellStart"/>
      <w:r w:rsidRPr="00072CD5">
        <w:rPr>
          <w:rFonts w:ascii="Times New Roman" w:eastAsia="Times New Roman" w:hAnsi="Times New Roman" w:cs="Times New Roman"/>
          <w:i/>
          <w:sz w:val="24"/>
          <w:szCs w:val="24"/>
        </w:rPr>
        <w:t>sculpturatus</w:t>
      </w:r>
      <w:proofErr w:type="spellEnd"/>
      <w:r w:rsidRPr="00072CD5">
        <w:rPr>
          <w:rFonts w:ascii="Times New Roman" w:eastAsia="Times New Roman" w:hAnsi="Times New Roman" w:cs="Times New Roman"/>
          <w:sz w:val="24"/>
          <w:szCs w:val="24"/>
        </w:rPr>
        <w:t>, that are part of its venom, more precisely ’Scorpion short toxin, BmKK2’ (PF00451), ’</w:t>
      </w:r>
      <w:proofErr w:type="spellStart"/>
      <w:r w:rsidRPr="00072CD5">
        <w:rPr>
          <w:rFonts w:ascii="Times New Roman" w:eastAsia="Times New Roman" w:hAnsi="Times New Roman" w:cs="Times New Roman"/>
          <w:sz w:val="24"/>
          <w:szCs w:val="24"/>
        </w:rPr>
        <w:t>CagA</w:t>
      </w:r>
      <w:proofErr w:type="spellEnd"/>
      <w:r w:rsidRPr="00072CD5">
        <w:rPr>
          <w:rFonts w:ascii="Times New Roman" w:eastAsia="Times New Roman" w:hAnsi="Times New Roman" w:cs="Times New Roman"/>
          <w:sz w:val="24"/>
          <w:szCs w:val="24"/>
        </w:rPr>
        <w:t xml:space="preserve"> exotoxin’ (PF03507) and ’</w:t>
      </w:r>
      <w:proofErr w:type="spellStart"/>
      <w:r w:rsidRPr="00072CD5">
        <w:rPr>
          <w:rFonts w:ascii="Times New Roman" w:eastAsia="Times New Roman" w:hAnsi="Times New Roman" w:cs="Times New Roman"/>
          <w:sz w:val="24"/>
          <w:szCs w:val="24"/>
        </w:rPr>
        <w:t>Ergtoxin</w:t>
      </w:r>
      <w:proofErr w:type="spellEnd"/>
      <w:r w:rsidRPr="00072CD5">
        <w:rPr>
          <w:rFonts w:ascii="Times New Roman" w:eastAsia="Times New Roman" w:hAnsi="Times New Roman" w:cs="Times New Roman"/>
          <w:sz w:val="24"/>
          <w:szCs w:val="24"/>
        </w:rPr>
        <w:t xml:space="preserve"> family’ (PF08086). The</w:t>
      </w:r>
      <w:r w:rsidR="00DF4CCD" w:rsidRPr="00072CD5">
        <w:rPr>
          <w:rFonts w:ascii="Times New Roman" w:eastAsia="Times New Roman" w:hAnsi="Times New Roman" w:cs="Times New Roman"/>
          <w:sz w:val="24"/>
          <w:szCs w:val="24"/>
        </w:rPr>
        <w:t xml:space="preserve">se examples indicate </w:t>
      </w:r>
      <w:r w:rsidR="0081014B" w:rsidRPr="00072CD5">
        <w:rPr>
          <w:rFonts w:ascii="Times New Roman" w:eastAsia="Times New Roman" w:hAnsi="Times New Roman" w:cs="Times New Roman"/>
          <w:sz w:val="24"/>
          <w:szCs w:val="24"/>
        </w:rPr>
        <w:t>that we can identify</w:t>
      </w:r>
      <w:r w:rsidRPr="00072CD5">
        <w:rPr>
          <w:rFonts w:ascii="Times New Roman" w:eastAsia="Times New Roman" w:hAnsi="Times New Roman" w:cs="Times New Roman"/>
          <w:sz w:val="24"/>
          <w:szCs w:val="24"/>
        </w:rPr>
        <w:t xml:space="preserve"> genomic signatures, </w:t>
      </w:r>
      <w:r w:rsidR="0081014B" w:rsidRPr="00072CD5">
        <w:rPr>
          <w:rFonts w:ascii="Times New Roman" w:eastAsia="Times New Roman" w:hAnsi="Times New Roman" w:cs="Times New Roman"/>
          <w:sz w:val="24"/>
          <w:szCs w:val="24"/>
        </w:rPr>
        <w:t>with</w:t>
      </w:r>
      <w:r w:rsidRPr="00072CD5">
        <w:rPr>
          <w:rFonts w:ascii="Times New Roman" w:eastAsia="Times New Roman" w:hAnsi="Times New Roman" w:cs="Times New Roman"/>
          <w:sz w:val="24"/>
          <w:szCs w:val="24"/>
        </w:rPr>
        <w:t xml:space="preserve"> correspond</w:t>
      </w:r>
      <w:r w:rsidR="0081014B" w:rsidRPr="00072CD5">
        <w:rPr>
          <w:rFonts w:ascii="Times New Roman" w:eastAsia="Times New Roman" w:hAnsi="Times New Roman" w:cs="Times New Roman"/>
          <w:sz w:val="24"/>
          <w:szCs w:val="24"/>
        </w:rPr>
        <w:t>ing</w:t>
      </w:r>
      <w:r w:rsidRPr="00072CD5">
        <w:rPr>
          <w:rFonts w:ascii="Times New Roman" w:eastAsia="Times New Roman" w:hAnsi="Times New Roman" w:cs="Times New Roman"/>
          <w:sz w:val="24"/>
          <w:szCs w:val="24"/>
        </w:rPr>
        <w:t xml:space="preserve"> phenotypic and behavioral observations.</w:t>
      </w:r>
    </w:p>
    <w:p w14:paraId="25572C77" w14:textId="77777777" w:rsidR="00535AB1" w:rsidRPr="00072CD5" w:rsidRDefault="00535AB1">
      <w:pPr>
        <w:rPr>
          <w:rFonts w:ascii="Times New Roman" w:hAnsi="Times New Roman" w:cs="Times New Roman"/>
          <w:b/>
          <w:sz w:val="24"/>
          <w:szCs w:val="24"/>
        </w:rPr>
      </w:pPr>
    </w:p>
    <w:p w14:paraId="11297B63" w14:textId="77777777" w:rsidR="00DC73B9" w:rsidRDefault="00DC73B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20BE0A2D" w14:textId="77777777" w:rsidR="00F140C6" w:rsidRDefault="006770F9" w:rsidP="00F140C6">
      <w:pPr>
        <w:pStyle w:val="Heading1"/>
        <w:rPr>
          <w:rFonts w:ascii="Times New Roman" w:eastAsia="Times New Roman" w:hAnsi="Times New Roman" w:cs="Times New Roman"/>
          <w:b/>
          <w:sz w:val="24"/>
          <w:szCs w:val="24"/>
        </w:rPr>
      </w:pPr>
      <w:bookmarkStart w:id="44" w:name="_Toc26815984"/>
      <w:r w:rsidRPr="004466A9">
        <w:rPr>
          <w:rFonts w:ascii="Times New Roman" w:eastAsia="Times New Roman" w:hAnsi="Times New Roman" w:cs="Times New Roman"/>
          <w:b/>
          <w:sz w:val="24"/>
          <w:szCs w:val="24"/>
        </w:rPr>
        <w:lastRenderedPageBreak/>
        <w:t xml:space="preserve">3. </w:t>
      </w:r>
      <w:r w:rsidR="002A2DCA">
        <w:rPr>
          <w:rFonts w:ascii="Times New Roman" w:eastAsia="Times New Roman" w:hAnsi="Times New Roman" w:cs="Times New Roman"/>
          <w:b/>
          <w:sz w:val="24"/>
          <w:szCs w:val="24"/>
        </w:rPr>
        <w:tab/>
      </w:r>
      <w:r w:rsidRPr="004466A9">
        <w:rPr>
          <w:rFonts w:ascii="Times New Roman" w:eastAsia="Times New Roman" w:hAnsi="Times New Roman" w:cs="Times New Roman"/>
          <w:b/>
          <w:sz w:val="24"/>
          <w:szCs w:val="24"/>
        </w:rPr>
        <w:t>Supplementary Tables.</w:t>
      </w:r>
      <w:bookmarkEnd w:id="44"/>
    </w:p>
    <w:p w14:paraId="794A90F9" w14:textId="0FCBA798" w:rsidR="006770F9" w:rsidRPr="00F140C6" w:rsidRDefault="000012BB" w:rsidP="00F12843">
      <w:pPr>
        <w:pStyle w:val="Heading2"/>
        <w:rPr>
          <w:rFonts w:ascii="Times New Roman" w:eastAsia="Times New Roman" w:hAnsi="Times New Roman" w:cs="Times New Roman"/>
          <w:b/>
          <w:sz w:val="24"/>
          <w:szCs w:val="24"/>
        </w:rPr>
      </w:pPr>
      <w:bookmarkStart w:id="45" w:name="_Toc26815985"/>
      <w:r>
        <w:rPr>
          <w:rFonts w:ascii="Times New Roman" w:eastAsia="Times New Roman" w:hAnsi="Times New Roman" w:cs="Times New Roman"/>
          <w:b/>
          <w:i/>
          <w:sz w:val="24"/>
          <w:szCs w:val="24"/>
        </w:rPr>
        <w:t>3.01.</w:t>
      </w:r>
      <w:r w:rsidR="006770F9" w:rsidRPr="00263F6A">
        <w:rPr>
          <w:rFonts w:ascii="Times New Roman" w:eastAsia="Times New Roman" w:hAnsi="Times New Roman" w:cs="Times New Roman"/>
          <w:b/>
          <w:i/>
          <w:sz w:val="24"/>
          <w:szCs w:val="24"/>
        </w:rPr>
        <w:t xml:space="preserve"> List of </w:t>
      </w:r>
      <w:r w:rsidR="009617D3">
        <w:rPr>
          <w:rFonts w:ascii="Times New Roman" w:eastAsia="Times New Roman" w:hAnsi="Times New Roman" w:cs="Times New Roman"/>
          <w:b/>
          <w:i/>
          <w:sz w:val="24"/>
          <w:szCs w:val="24"/>
        </w:rPr>
        <w:t xml:space="preserve">Large </w:t>
      </w:r>
      <w:r w:rsidR="006770F9" w:rsidRPr="00263F6A">
        <w:rPr>
          <w:rFonts w:ascii="Times New Roman" w:eastAsia="Times New Roman" w:hAnsi="Times New Roman" w:cs="Times New Roman"/>
          <w:b/>
          <w:i/>
          <w:sz w:val="24"/>
          <w:szCs w:val="24"/>
        </w:rPr>
        <w:t>Supplementary Tables as worksheets in Microsoft Excel file “</w:t>
      </w:r>
      <w:r w:rsidR="0017092E" w:rsidRPr="0017092E">
        <w:rPr>
          <w:rFonts w:ascii="Times New Roman" w:eastAsia="Times New Roman" w:hAnsi="Times New Roman" w:cs="Times New Roman"/>
          <w:b/>
          <w:i/>
          <w:sz w:val="24"/>
          <w:szCs w:val="24"/>
        </w:rPr>
        <w:t xml:space="preserve">Additional File 1: </w:t>
      </w:r>
      <w:r w:rsidR="009617D3">
        <w:rPr>
          <w:rFonts w:ascii="Times New Roman" w:eastAsia="Times New Roman" w:hAnsi="Times New Roman" w:cs="Times New Roman"/>
          <w:b/>
          <w:i/>
          <w:sz w:val="24"/>
          <w:szCs w:val="24"/>
        </w:rPr>
        <w:t xml:space="preserve">Large </w:t>
      </w:r>
      <w:r w:rsidR="006770F9" w:rsidRPr="00263F6A">
        <w:rPr>
          <w:rFonts w:ascii="Times New Roman" w:eastAsia="Times New Roman" w:hAnsi="Times New Roman" w:cs="Times New Roman"/>
          <w:b/>
          <w:i/>
          <w:sz w:val="24"/>
          <w:szCs w:val="24"/>
        </w:rPr>
        <w:t>Supplementary Tables”.</w:t>
      </w:r>
      <w:bookmarkEnd w:id="45"/>
    </w:p>
    <w:p w14:paraId="233793B7" w14:textId="13F37F60" w:rsidR="006770F9"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6770F9">
        <w:rPr>
          <w:rFonts w:ascii="Times New Roman" w:eastAsia="Times New Roman" w:hAnsi="Times New Roman" w:cs="Times New Roman"/>
          <w:sz w:val="24"/>
          <w:szCs w:val="24"/>
        </w:rPr>
        <w:t>Table S1.</w:t>
      </w:r>
      <w:r w:rsidR="006770F9">
        <w:rPr>
          <w:rFonts w:ascii="Times New Roman" w:eastAsia="Times New Roman" w:hAnsi="Times New Roman" w:cs="Times New Roman"/>
          <w:sz w:val="24"/>
          <w:szCs w:val="24"/>
        </w:rPr>
        <w:tab/>
        <w:t>Species Abbr. &amp; NCBI Accessions.</w:t>
      </w:r>
    </w:p>
    <w:p w14:paraId="4DDDD565" w14:textId="7F6A4530" w:rsidR="006770F9"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6770F9">
        <w:rPr>
          <w:rFonts w:ascii="Times New Roman" w:eastAsia="Times New Roman" w:hAnsi="Times New Roman" w:cs="Times New Roman"/>
          <w:sz w:val="24"/>
          <w:szCs w:val="24"/>
        </w:rPr>
        <w:t>Table S2.</w:t>
      </w:r>
      <w:r w:rsidR="006770F9">
        <w:rPr>
          <w:rFonts w:ascii="Times New Roman" w:eastAsia="Times New Roman" w:hAnsi="Times New Roman" w:cs="Times New Roman"/>
          <w:sz w:val="24"/>
          <w:szCs w:val="24"/>
        </w:rPr>
        <w:tab/>
        <w:t>DNA Sequence Stats.</w:t>
      </w:r>
    </w:p>
    <w:p w14:paraId="70185C77" w14:textId="2AED2EEF" w:rsidR="006770F9"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6770F9">
        <w:rPr>
          <w:rFonts w:ascii="Times New Roman" w:eastAsia="Times New Roman" w:hAnsi="Times New Roman" w:cs="Times New Roman"/>
          <w:sz w:val="24"/>
          <w:szCs w:val="24"/>
        </w:rPr>
        <w:t>Table S3.</w:t>
      </w:r>
      <w:r w:rsidR="006770F9">
        <w:rPr>
          <w:rFonts w:ascii="Times New Roman" w:eastAsia="Times New Roman" w:hAnsi="Times New Roman" w:cs="Times New Roman"/>
          <w:sz w:val="24"/>
          <w:szCs w:val="24"/>
        </w:rPr>
        <w:tab/>
        <w:t>Assemblies.</w:t>
      </w:r>
    </w:p>
    <w:p w14:paraId="4AB59C70" w14:textId="682E6143" w:rsidR="006770F9"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6C0EBF">
        <w:rPr>
          <w:rFonts w:ascii="Times New Roman" w:eastAsia="Times New Roman" w:hAnsi="Times New Roman" w:cs="Times New Roman"/>
          <w:sz w:val="24"/>
          <w:szCs w:val="24"/>
        </w:rPr>
        <w:t>Table S4.</w:t>
      </w:r>
      <w:r w:rsidR="006C0EBF">
        <w:rPr>
          <w:rFonts w:ascii="Times New Roman" w:eastAsia="Times New Roman" w:hAnsi="Times New Roman" w:cs="Times New Roman"/>
          <w:sz w:val="24"/>
          <w:szCs w:val="24"/>
        </w:rPr>
        <w:tab/>
      </w:r>
      <w:proofErr w:type="spellStart"/>
      <w:r w:rsidR="006C0EBF">
        <w:rPr>
          <w:rFonts w:ascii="Times New Roman" w:eastAsia="Times New Roman" w:hAnsi="Times New Roman" w:cs="Times New Roman"/>
          <w:sz w:val="24"/>
          <w:szCs w:val="24"/>
        </w:rPr>
        <w:t>RNAseq</w:t>
      </w:r>
      <w:proofErr w:type="spellEnd"/>
      <w:r w:rsidR="006C0EBF">
        <w:rPr>
          <w:rFonts w:ascii="Times New Roman" w:eastAsia="Times New Roman" w:hAnsi="Times New Roman" w:cs="Times New Roman"/>
          <w:sz w:val="24"/>
          <w:szCs w:val="24"/>
        </w:rPr>
        <w:t xml:space="preserve"> S</w:t>
      </w:r>
      <w:r w:rsidR="006770F9">
        <w:rPr>
          <w:rFonts w:ascii="Times New Roman" w:eastAsia="Times New Roman" w:hAnsi="Times New Roman" w:cs="Times New Roman"/>
          <w:sz w:val="24"/>
          <w:szCs w:val="24"/>
        </w:rPr>
        <w:t>tats.</w:t>
      </w:r>
    </w:p>
    <w:p w14:paraId="22C3C9BC" w14:textId="56562A65" w:rsidR="006770F9"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6770F9">
        <w:rPr>
          <w:rFonts w:ascii="Times New Roman" w:eastAsia="Times New Roman" w:hAnsi="Times New Roman" w:cs="Times New Roman"/>
          <w:sz w:val="24"/>
          <w:szCs w:val="24"/>
        </w:rPr>
        <w:t>Table S5.</w:t>
      </w:r>
      <w:r w:rsidR="006770F9">
        <w:rPr>
          <w:rFonts w:ascii="Times New Roman" w:eastAsia="Times New Roman" w:hAnsi="Times New Roman" w:cs="Times New Roman"/>
          <w:sz w:val="24"/>
          <w:szCs w:val="24"/>
        </w:rPr>
        <w:tab/>
        <w:t>Automated Annotation.</w:t>
      </w:r>
    </w:p>
    <w:p w14:paraId="647AC4C3" w14:textId="42A5437A" w:rsidR="002C2AB2"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2C2AB2">
        <w:rPr>
          <w:rFonts w:ascii="Times New Roman" w:eastAsia="Times New Roman" w:hAnsi="Times New Roman" w:cs="Times New Roman"/>
          <w:sz w:val="24"/>
          <w:szCs w:val="24"/>
        </w:rPr>
        <w:t>Table S6.</w:t>
      </w:r>
      <w:r w:rsidR="002C2AB2">
        <w:rPr>
          <w:rFonts w:ascii="Times New Roman" w:eastAsia="Times New Roman" w:hAnsi="Times New Roman" w:cs="Times New Roman"/>
          <w:sz w:val="24"/>
          <w:szCs w:val="24"/>
        </w:rPr>
        <w:tab/>
      </w:r>
      <w:proofErr w:type="spellStart"/>
      <w:r w:rsidR="002C2AB2">
        <w:rPr>
          <w:rFonts w:ascii="Times New Roman" w:eastAsia="Times New Roman" w:hAnsi="Times New Roman" w:cs="Times New Roman"/>
          <w:sz w:val="24"/>
          <w:szCs w:val="24"/>
        </w:rPr>
        <w:t>OrthoDB</w:t>
      </w:r>
      <w:proofErr w:type="spellEnd"/>
      <w:r w:rsidR="002C2AB2">
        <w:rPr>
          <w:rFonts w:ascii="Times New Roman" w:eastAsia="Times New Roman" w:hAnsi="Times New Roman" w:cs="Times New Roman"/>
          <w:sz w:val="24"/>
          <w:szCs w:val="24"/>
        </w:rPr>
        <w:t xml:space="preserve"> </w:t>
      </w:r>
      <w:proofErr w:type="spellStart"/>
      <w:r w:rsidR="002C2AB2">
        <w:rPr>
          <w:rFonts w:ascii="Times New Roman" w:eastAsia="Times New Roman" w:hAnsi="Times New Roman" w:cs="Times New Roman"/>
          <w:sz w:val="24"/>
          <w:szCs w:val="24"/>
        </w:rPr>
        <w:t>Geneset</w:t>
      </w:r>
      <w:proofErr w:type="spellEnd"/>
      <w:r w:rsidR="002C2AB2">
        <w:rPr>
          <w:rFonts w:ascii="Times New Roman" w:eastAsia="Times New Roman" w:hAnsi="Times New Roman" w:cs="Times New Roman"/>
          <w:sz w:val="24"/>
          <w:szCs w:val="24"/>
        </w:rPr>
        <w:t xml:space="preserve"> Sources.</w:t>
      </w:r>
    </w:p>
    <w:p w14:paraId="5CE8357F" w14:textId="591A708B" w:rsidR="00B4686B"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B4686B">
        <w:rPr>
          <w:rFonts w:ascii="Times New Roman" w:eastAsia="Times New Roman" w:hAnsi="Times New Roman" w:cs="Times New Roman"/>
          <w:sz w:val="24"/>
          <w:szCs w:val="24"/>
        </w:rPr>
        <w:t>Table S</w:t>
      </w:r>
      <w:r w:rsidR="002C2AB2">
        <w:rPr>
          <w:rFonts w:ascii="Times New Roman" w:eastAsia="Times New Roman" w:hAnsi="Times New Roman" w:cs="Times New Roman"/>
          <w:sz w:val="24"/>
          <w:szCs w:val="24"/>
        </w:rPr>
        <w:t>7</w:t>
      </w:r>
      <w:r w:rsidR="00B4686B">
        <w:rPr>
          <w:rFonts w:ascii="Times New Roman" w:eastAsia="Times New Roman" w:hAnsi="Times New Roman" w:cs="Times New Roman"/>
          <w:sz w:val="24"/>
          <w:szCs w:val="24"/>
        </w:rPr>
        <w:t>.</w:t>
      </w:r>
      <w:r w:rsidR="00B4686B">
        <w:rPr>
          <w:rFonts w:ascii="Times New Roman" w:eastAsia="Times New Roman" w:hAnsi="Times New Roman" w:cs="Times New Roman"/>
          <w:sz w:val="24"/>
          <w:szCs w:val="24"/>
        </w:rPr>
        <w:tab/>
      </w:r>
      <w:proofErr w:type="spellStart"/>
      <w:r w:rsidR="00B4686B">
        <w:rPr>
          <w:rFonts w:ascii="Times New Roman" w:eastAsia="Times New Roman" w:hAnsi="Times New Roman" w:cs="Times New Roman"/>
          <w:sz w:val="24"/>
          <w:szCs w:val="24"/>
        </w:rPr>
        <w:t>B</w:t>
      </w:r>
      <w:r w:rsidR="006C0EBF">
        <w:rPr>
          <w:rFonts w:ascii="Times New Roman" w:eastAsia="Times New Roman" w:hAnsi="Times New Roman" w:cs="Times New Roman"/>
          <w:sz w:val="24"/>
          <w:szCs w:val="24"/>
        </w:rPr>
        <w:t>usco</w:t>
      </w:r>
      <w:proofErr w:type="spellEnd"/>
      <w:r w:rsidR="006C0EBF">
        <w:rPr>
          <w:rFonts w:ascii="Times New Roman" w:eastAsia="Times New Roman" w:hAnsi="Times New Roman" w:cs="Times New Roman"/>
          <w:sz w:val="24"/>
          <w:szCs w:val="24"/>
        </w:rPr>
        <w:t xml:space="preserve"> </w:t>
      </w:r>
      <w:r w:rsidR="006E2BE7">
        <w:rPr>
          <w:rFonts w:ascii="Times New Roman" w:eastAsia="Times New Roman" w:hAnsi="Times New Roman" w:cs="Times New Roman"/>
          <w:sz w:val="24"/>
          <w:szCs w:val="24"/>
        </w:rPr>
        <w:t xml:space="preserve">and Dogma </w:t>
      </w:r>
      <w:r w:rsidR="006C0EBF">
        <w:rPr>
          <w:rFonts w:ascii="Times New Roman" w:eastAsia="Times New Roman" w:hAnsi="Times New Roman" w:cs="Times New Roman"/>
          <w:sz w:val="24"/>
          <w:szCs w:val="24"/>
        </w:rPr>
        <w:t>C</w:t>
      </w:r>
      <w:r w:rsidR="00B4686B">
        <w:rPr>
          <w:rFonts w:ascii="Times New Roman" w:eastAsia="Times New Roman" w:hAnsi="Times New Roman" w:cs="Times New Roman"/>
          <w:sz w:val="24"/>
          <w:szCs w:val="24"/>
        </w:rPr>
        <w:t>omplete</w:t>
      </w:r>
      <w:r w:rsidR="006C0EBF">
        <w:rPr>
          <w:rFonts w:ascii="Times New Roman" w:eastAsia="Times New Roman" w:hAnsi="Times New Roman" w:cs="Times New Roman"/>
          <w:sz w:val="24"/>
          <w:szCs w:val="24"/>
        </w:rPr>
        <w:t>ness S</w:t>
      </w:r>
      <w:r w:rsidR="00B4686B">
        <w:rPr>
          <w:rFonts w:ascii="Times New Roman" w:eastAsia="Times New Roman" w:hAnsi="Times New Roman" w:cs="Times New Roman"/>
          <w:sz w:val="24"/>
          <w:szCs w:val="24"/>
        </w:rPr>
        <w:t>cores for 76</w:t>
      </w:r>
      <w:r w:rsidR="006C0EBF">
        <w:rPr>
          <w:rFonts w:ascii="Times New Roman" w:eastAsia="Times New Roman" w:hAnsi="Times New Roman" w:cs="Times New Roman"/>
          <w:sz w:val="24"/>
          <w:szCs w:val="24"/>
        </w:rPr>
        <w:t xml:space="preserve"> Arthropod S</w:t>
      </w:r>
      <w:r w:rsidR="00B4686B">
        <w:rPr>
          <w:rFonts w:ascii="Times New Roman" w:eastAsia="Times New Roman" w:hAnsi="Times New Roman" w:cs="Times New Roman"/>
          <w:sz w:val="24"/>
          <w:szCs w:val="24"/>
        </w:rPr>
        <w:t xml:space="preserve">pecies. </w:t>
      </w:r>
    </w:p>
    <w:p w14:paraId="6A53B2F5" w14:textId="665C5A70" w:rsidR="006770F9"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6C0EBF">
        <w:rPr>
          <w:rFonts w:ascii="Times New Roman" w:eastAsia="Times New Roman" w:hAnsi="Times New Roman" w:cs="Times New Roman"/>
          <w:sz w:val="24"/>
          <w:szCs w:val="24"/>
        </w:rPr>
        <w:t>Table S</w:t>
      </w:r>
      <w:r w:rsidR="002C2AB2">
        <w:rPr>
          <w:rFonts w:ascii="Times New Roman" w:eastAsia="Times New Roman" w:hAnsi="Times New Roman" w:cs="Times New Roman"/>
          <w:sz w:val="24"/>
          <w:szCs w:val="24"/>
        </w:rPr>
        <w:t>8</w:t>
      </w:r>
      <w:r w:rsidR="006770F9">
        <w:rPr>
          <w:rFonts w:ascii="Times New Roman" w:eastAsia="Times New Roman" w:hAnsi="Times New Roman" w:cs="Times New Roman"/>
          <w:sz w:val="24"/>
          <w:szCs w:val="24"/>
        </w:rPr>
        <w:t>.</w:t>
      </w:r>
      <w:r w:rsidR="006770F9">
        <w:rPr>
          <w:rFonts w:ascii="Times New Roman" w:eastAsia="Times New Roman" w:hAnsi="Times New Roman" w:cs="Times New Roman"/>
          <w:sz w:val="24"/>
          <w:szCs w:val="24"/>
        </w:rPr>
        <w:tab/>
        <w:t>OGS Manual Annotation.</w:t>
      </w:r>
    </w:p>
    <w:p w14:paraId="16044878" w14:textId="000661A5" w:rsidR="006770F9"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6C0EBF">
        <w:rPr>
          <w:rFonts w:ascii="Times New Roman" w:eastAsia="Times New Roman" w:hAnsi="Times New Roman" w:cs="Times New Roman"/>
          <w:sz w:val="24"/>
          <w:szCs w:val="24"/>
        </w:rPr>
        <w:t>Table S</w:t>
      </w:r>
      <w:r w:rsidR="002C2AB2">
        <w:rPr>
          <w:rFonts w:ascii="Times New Roman" w:eastAsia="Times New Roman" w:hAnsi="Times New Roman" w:cs="Times New Roman"/>
          <w:sz w:val="24"/>
          <w:szCs w:val="24"/>
        </w:rPr>
        <w:t>9</w:t>
      </w:r>
      <w:r w:rsidR="006C0EBF">
        <w:rPr>
          <w:rFonts w:ascii="Times New Roman" w:eastAsia="Times New Roman" w:hAnsi="Times New Roman" w:cs="Times New Roman"/>
          <w:sz w:val="24"/>
          <w:szCs w:val="24"/>
        </w:rPr>
        <w:t xml:space="preserve">. </w:t>
      </w:r>
      <w:r w:rsidR="006C0EBF">
        <w:rPr>
          <w:rFonts w:ascii="Times New Roman" w:eastAsia="Times New Roman" w:hAnsi="Times New Roman" w:cs="Times New Roman"/>
          <w:sz w:val="24"/>
          <w:szCs w:val="24"/>
        </w:rPr>
        <w:tab/>
        <w:t>GC C</w:t>
      </w:r>
      <w:r w:rsidR="006770F9">
        <w:rPr>
          <w:rFonts w:ascii="Times New Roman" w:eastAsia="Times New Roman" w:hAnsi="Times New Roman" w:cs="Times New Roman"/>
          <w:sz w:val="24"/>
          <w:szCs w:val="24"/>
        </w:rPr>
        <w:t>ontent.</w:t>
      </w:r>
    </w:p>
    <w:p w14:paraId="118BCD89" w14:textId="0FDC9A16" w:rsidR="006770F9"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6C0EBF">
        <w:rPr>
          <w:rFonts w:ascii="Times New Roman" w:eastAsia="Times New Roman" w:hAnsi="Times New Roman" w:cs="Times New Roman"/>
          <w:sz w:val="24"/>
          <w:szCs w:val="24"/>
        </w:rPr>
        <w:t>Table S</w:t>
      </w:r>
      <w:r w:rsidR="002C2AB2">
        <w:rPr>
          <w:rFonts w:ascii="Times New Roman" w:eastAsia="Times New Roman" w:hAnsi="Times New Roman" w:cs="Times New Roman"/>
          <w:sz w:val="24"/>
          <w:szCs w:val="24"/>
        </w:rPr>
        <w:t>10</w:t>
      </w:r>
      <w:r w:rsidR="006C0EBF">
        <w:rPr>
          <w:rFonts w:ascii="Times New Roman" w:eastAsia="Times New Roman" w:hAnsi="Times New Roman" w:cs="Times New Roman"/>
          <w:sz w:val="24"/>
          <w:szCs w:val="24"/>
        </w:rPr>
        <w:t>.</w:t>
      </w:r>
      <w:r w:rsidR="006C0EBF">
        <w:rPr>
          <w:rFonts w:ascii="Times New Roman" w:eastAsia="Times New Roman" w:hAnsi="Times New Roman" w:cs="Times New Roman"/>
          <w:sz w:val="24"/>
          <w:szCs w:val="24"/>
        </w:rPr>
        <w:tab/>
      </w:r>
      <w:proofErr w:type="spellStart"/>
      <w:r w:rsidR="006C0EBF">
        <w:rPr>
          <w:rFonts w:ascii="Times New Roman" w:eastAsia="Times New Roman" w:hAnsi="Times New Roman" w:cs="Times New Roman"/>
          <w:sz w:val="24"/>
          <w:szCs w:val="24"/>
        </w:rPr>
        <w:t>Kmer</w:t>
      </w:r>
      <w:proofErr w:type="spellEnd"/>
      <w:r w:rsidR="006C0EBF">
        <w:rPr>
          <w:rFonts w:ascii="Times New Roman" w:eastAsia="Times New Roman" w:hAnsi="Times New Roman" w:cs="Times New Roman"/>
          <w:sz w:val="24"/>
          <w:szCs w:val="24"/>
        </w:rPr>
        <w:t xml:space="preserve"> A</w:t>
      </w:r>
      <w:r w:rsidR="006770F9">
        <w:rPr>
          <w:rFonts w:ascii="Times New Roman" w:eastAsia="Times New Roman" w:hAnsi="Times New Roman" w:cs="Times New Roman"/>
          <w:sz w:val="24"/>
          <w:szCs w:val="24"/>
        </w:rPr>
        <w:t>nalysis.</w:t>
      </w:r>
    </w:p>
    <w:p w14:paraId="504AFCD5" w14:textId="1D0FF8BD" w:rsidR="006770F9"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6C0EBF">
        <w:rPr>
          <w:rFonts w:ascii="Times New Roman" w:eastAsia="Times New Roman" w:hAnsi="Times New Roman" w:cs="Times New Roman"/>
          <w:sz w:val="24"/>
          <w:szCs w:val="24"/>
        </w:rPr>
        <w:t>Table S1</w:t>
      </w:r>
      <w:r w:rsidR="002C2AB2">
        <w:rPr>
          <w:rFonts w:ascii="Times New Roman" w:eastAsia="Times New Roman" w:hAnsi="Times New Roman" w:cs="Times New Roman"/>
          <w:sz w:val="24"/>
          <w:szCs w:val="24"/>
        </w:rPr>
        <w:t>1</w:t>
      </w:r>
      <w:r w:rsidR="006C0EBF">
        <w:rPr>
          <w:rFonts w:ascii="Times New Roman" w:eastAsia="Times New Roman" w:hAnsi="Times New Roman" w:cs="Times New Roman"/>
          <w:sz w:val="24"/>
          <w:szCs w:val="24"/>
        </w:rPr>
        <w:t xml:space="preserve">. </w:t>
      </w:r>
      <w:r w:rsidR="006C0EBF">
        <w:rPr>
          <w:rFonts w:ascii="Times New Roman" w:eastAsia="Times New Roman" w:hAnsi="Times New Roman" w:cs="Times New Roman"/>
          <w:sz w:val="24"/>
          <w:szCs w:val="24"/>
        </w:rPr>
        <w:tab/>
        <w:t>All Gene Family D</w:t>
      </w:r>
      <w:r w:rsidR="006770F9">
        <w:rPr>
          <w:rFonts w:ascii="Times New Roman" w:eastAsia="Times New Roman" w:hAnsi="Times New Roman" w:cs="Times New Roman"/>
          <w:sz w:val="24"/>
          <w:szCs w:val="24"/>
        </w:rPr>
        <w:t>ata.</w:t>
      </w:r>
    </w:p>
    <w:p w14:paraId="06483D7F" w14:textId="08C63B61" w:rsidR="006770F9"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6C0EBF">
        <w:rPr>
          <w:rFonts w:ascii="Times New Roman" w:eastAsia="Times New Roman" w:hAnsi="Times New Roman" w:cs="Times New Roman"/>
          <w:sz w:val="24"/>
          <w:szCs w:val="24"/>
        </w:rPr>
        <w:t>Table S1</w:t>
      </w:r>
      <w:r w:rsidR="002C2AB2">
        <w:rPr>
          <w:rFonts w:ascii="Times New Roman" w:eastAsia="Times New Roman" w:hAnsi="Times New Roman" w:cs="Times New Roman"/>
          <w:sz w:val="24"/>
          <w:szCs w:val="24"/>
        </w:rPr>
        <w:t>2</w:t>
      </w:r>
      <w:r w:rsidR="006C0EBF">
        <w:rPr>
          <w:rFonts w:ascii="Times New Roman" w:eastAsia="Times New Roman" w:hAnsi="Times New Roman" w:cs="Times New Roman"/>
          <w:sz w:val="24"/>
          <w:szCs w:val="24"/>
        </w:rPr>
        <w:t>.</w:t>
      </w:r>
      <w:r w:rsidR="006C0EBF">
        <w:rPr>
          <w:rFonts w:ascii="Times New Roman" w:eastAsia="Times New Roman" w:hAnsi="Times New Roman" w:cs="Times New Roman"/>
          <w:sz w:val="24"/>
          <w:szCs w:val="24"/>
        </w:rPr>
        <w:tab/>
        <w:t>Species Gene Family D</w:t>
      </w:r>
      <w:r w:rsidR="006770F9">
        <w:rPr>
          <w:rFonts w:ascii="Times New Roman" w:eastAsia="Times New Roman" w:hAnsi="Times New Roman" w:cs="Times New Roman"/>
          <w:sz w:val="24"/>
          <w:szCs w:val="24"/>
        </w:rPr>
        <w:t>ata.</w:t>
      </w:r>
    </w:p>
    <w:p w14:paraId="710EB9A3" w14:textId="37E0BBE6" w:rsidR="006770F9"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6C0EBF">
        <w:rPr>
          <w:rFonts w:ascii="Times New Roman" w:eastAsia="Times New Roman" w:hAnsi="Times New Roman" w:cs="Times New Roman"/>
          <w:sz w:val="24"/>
          <w:szCs w:val="24"/>
        </w:rPr>
        <w:t>Table S1</w:t>
      </w:r>
      <w:r w:rsidR="002C2AB2">
        <w:rPr>
          <w:rFonts w:ascii="Times New Roman" w:eastAsia="Times New Roman" w:hAnsi="Times New Roman" w:cs="Times New Roman"/>
          <w:sz w:val="24"/>
          <w:szCs w:val="24"/>
        </w:rPr>
        <w:t>3</w:t>
      </w:r>
      <w:r w:rsidR="006770F9">
        <w:rPr>
          <w:rFonts w:ascii="Times New Roman" w:eastAsia="Times New Roman" w:hAnsi="Times New Roman" w:cs="Times New Roman"/>
          <w:sz w:val="24"/>
          <w:szCs w:val="24"/>
        </w:rPr>
        <w:t xml:space="preserve">. </w:t>
      </w:r>
      <w:r w:rsidR="006770F9">
        <w:rPr>
          <w:rFonts w:ascii="Times New Roman" w:eastAsia="Times New Roman" w:hAnsi="Times New Roman" w:cs="Times New Roman"/>
          <w:sz w:val="24"/>
          <w:szCs w:val="24"/>
        </w:rPr>
        <w:tab/>
        <w:t>Multi Species Orders.</w:t>
      </w:r>
    </w:p>
    <w:p w14:paraId="2257AC58" w14:textId="43954138" w:rsidR="006770F9"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6C0EBF">
        <w:rPr>
          <w:rFonts w:ascii="Times New Roman" w:eastAsia="Times New Roman" w:hAnsi="Times New Roman" w:cs="Times New Roman"/>
          <w:sz w:val="24"/>
          <w:szCs w:val="24"/>
        </w:rPr>
        <w:t>Table S1</w:t>
      </w:r>
      <w:r w:rsidR="002C2AB2">
        <w:rPr>
          <w:rFonts w:ascii="Times New Roman" w:eastAsia="Times New Roman" w:hAnsi="Times New Roman" w:cs="Times New Roman"/>
          <w:sz w:val="24"/>
          <w:szCs w:val="24"/>
        </w:rPr>
        <w:t>4</w:t>
      </w:r>
      <w:r w:rsidR="006770F9">
        <w:rPr>
          <w:rFonts w:ascii="Times New Roman" w:eastAsia="Times New Roman" w:hAnsi="Times New Roman" w:cs="Times New Roman"/>
          <w:sz w:val="24"/>
          <w:szCs w:val="24"/>
        </w:rPr>
        <w:t>.</w:t>
      </w:r>
      <w:r w:rsidR="006770F9">
        <w:rPr>
          <w:rFonts w:ascii="Times New Roman" w:eastAsia="Times New Roman" w:hAnsi="Times New Roman" w:cs="Times New Roman"/>
          <w:sz w:val="24"/>
          <w:szCs w:val="24"/>
        </w:rPr>
        <w:tab/>
        <w:t>Fossil Calibrations.</w:t>
      </w:r>
    </w:p>
    <w:p w14:paraId="3D4CD3F2" w14:textId="4FF3D2F1" w:rsidR="006770F9"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6C0EBF">
        <w:rPr>
          <w:rFonts w:ascii="Times New Roman" w:eastAsia="Times New Roman" w:hAnsi="Times New Roman" w:cs="Times New Roman"/>
          <w:sz w:val="24"/>
          <w:szCs w:val="24"/>
        </w:rPr>
        <w:t>Table S1</w:t>
      </w:r>
      <w:r w:rsidR="002C2AB2">
        <w:rPr>
          <w:rFonts w:ascii="Times New Roman" w:eastAsia="Times New Roman" w:hAnsi="Times New Roman" w:cs="Times New Roman"/>
          <w:sz w:val="24"/>
          <w:szCs w:val="24"/>
        </w:rPr>
        <w:t>5</w:t>
      </w:r>
      <w:r w:rsidR="006770F9">
        <w:rPr>
          <w:rFonts w:ascii="Times New Roman" w:eastAsia="Times New Roman" w:hAnsi="Times New Roman" w:cs="Times New Roman"/>
          <w:sz w:val="24"/>
          <w:szCs w:val="24"/>
        </w:rPr>
        <w:t>.</w:t>
      </w:r>
      <w:r w:rsidR="006770F9">
        <w:rPr>
          <w:rFonts w:ascii="Times New Roman" w:eastAsia="Times New Roman" w:hAnsi="Times New Roman" w:cs="Times New Roman"/>
          <w:sz w:val="24"/>
          <w:szCs w:val="24"/>
        </w:rPr>
        <w:tab/>
        <w:t xml:space="preserve">Top30 Changing Gene </w:t>
      </w:r>
      <w:proofErr w:type="spellStart"/>
      <w:r w:rsidR="006770F9">
        <w:rPr>
          <w:rFonts w:ascii="Times New Roman" w:eastAsia="Times New Roman" w:hAnsi="Times New Roman" w:cs="Times New Roman"/>
          <w:sz w:val="24"/>
          <w:szCs w:val="24"/>
        </w:rPr>
        <w:t>Fams</w:t>
      </w:r>
      <w:proofErr w:type="spellEnd"/>
      <w:r w:rsidR="006770F9">
        <w:rPr>
          <w:rFonts w:ascii="Times New Roman" w:eastAsia="Times New Roman" w:hAnsi="Times New Roman" w:cs="Times New Roman"/>
          <w:sz w:val="24"/>
          <w:szCs w:val="24"/>
        </w:rPr>
        <w:t>.</w:t>
      </w:r>
    </w:p>
    <w:p w14:paraId="49DA9EED" w14:textId="57F039F9" w:rsidR="008D082F"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8D082F">
        <w:rPr>
          <w:rFonts w:ascii="Times New Roman" w:eastAsia="Times New Roman" w:hAnsi="Times New Roman" w:cs="Times New Roman"/>
          <w:sz w:val="24"/>
          <w:szCs w:val="24"/>
        </w:rPr>
        <w:t xml:space="preserve">Table S16. </w:t>
      </w:r>
      <w:r w:rsidR="008D082F">
        <w:rPr>
          <w:rFonts w:ascii="Times New Roman" w:eastAsia="Times New Roman" w:hAnsi="Times New Roman" w:cs="Times New Roman"/>
          <w:sz w:val="24"/>
          <w:szCs w:val="24"/>
        </w:rPr>
        <w:tab/>
        <w:t>Ancestral Gene Counts.</w:t>
      </w:r>
    </w:p>
    <w:p w14:paraId="73166350" w14:textId="35ECD7CE" w:rsidR="00F12843"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F12843">
        <w:rPr>
          <w:rFonts w:ascii="Times New Roman" w:eastAsia="Times New Roman" w:hAnsi="Times New Roman" w:cs="Times New Roman"/>
          <w:sz w:val="24"/>
          <w:szCs w:val="24"/>
        </w:rPr>
        <w:t xml:space="preserve">Table S17. </w:t>
      </w:r>
      <w:r w:rsidR="00F12843">
        <w:rPr>
          <w:rFonts w:ascii="Times New Roman" w:eastAsia="Times New Roman" w:hAnsi="Times New Roman" w:cs="Times New Roman"/>
          <w:sz w:val="24"/>
          <w:szCs w:val="24"/>
        </w:rPr>
        <w:tab/>
        <w:t xml:space="preserve">Major </w:t>
      </w:r>
      <w:r w:rsidR="00940901">
        <w:rPr>
          <w:rFonts w:ascii="Times New Roman" w:eastAsia="Times New Roman" w:hAnsi="Times New Roman" w:cs="Times New Roman"/>
          <w:sz w:val="24"/>
          <w:szCs w:val="24"/>
        </w:rPr>
        <w:t>Transitions.</w:t>
      </w:r>
    </w:p>
    <w:p w14:paraId="0C0BF5ED" w14:textId="5A1FC536" w:rsidR="006770F9"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6C0EBF">
        <w:rPr>
          <w:rFonts w:ascii="Times New Roman" w:eastAsia="Times New Roman" w:hAnsi="Times New Roman" w:cs="Times New Roman"/>
          <w:sz w:val="24"/>
          <w:szCs w:val="24"/>
        </w:rPr>
        <w:t>Table S1</w:t>
      </w:r>
      <w:r w:rsidR="00F12843">
        <w:rPr>
          <w:rFonts w:ascii="Times New Roman" w:eastAsia="Times New Roman" w:hAnsi="Times New Roman" w:cs="Times New Roman"/>
          <w:sz w:val="24"/>
          <w:szCs w:val="24"/>
        </w:rPr>
        <w:t>8</w:t>
      </w:r>
      <w:r w:rsidR="006770F9">
        <w:rPr>
          <w:rFonts w:ascii="Times New Roman" w:eastAsia="Times New Roman" w:hAnsi="Times New Roman" w:cs="Times New Roman"/>
          <w:sz w:val="24"/>
          <w:szCs w:val="24"/>
        </w:rPr>
        <w:t>.</w:t>
      </w:r>
      <w:r w:rsidR="006770F9">
        <w:rPr>
          <w:rFonts w:ascii="Times New Roman" w:eastAsia="Times New Roman" w:hAnsi="Times New Roman" w:cs="Times New Roman"/>
          <w:sz w:val="24"/>
          <w:szCs w:val="24"/>
        </w:rPr>
        <w:tab/>
        <w:t xml:space="preserve">Novel LICA </w:t>
      </w:r>
      <w:proofErr w:type="spellStart"/>
      <w:r w:rsidR="006770F9">
        <w:rPr>
          <w:rFonts w:ascii="Times New Roman" w:eastAsia="Times New Roman" w:hAnsi="Times New Roman" w:cs="Times New Roman"/>
          <w:sz w:val="24"/>
          <w:szCs w:val="24"/>
        </w:rPr>
        <w:t>Fams</w:t>
      </w:r>
      <w:proofErr w:type="spellEnd"/>
      <w:r w:rsidR="006770F9">
        <w:rPr>
          <w:rFonts w:ascii="Times New Roman" w:eastAsia="Times New Roman" w:hAnsi="Times New Roman" w:cs="Times New Roman"/>
          <w:sz w:val="24"/>
          <w:szCs w:val="24"/>
        </w:rPr>
        <w:t>.</w:t>
      </w:r>
    </w:p>
    <w:p w14:paraId="179D4690" w14:textId="0FDD9E7C" w:rsidR="00494136"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6C0EBF">
        <w:rPr>
          <w:rFonts w:ascii="Times New Roman" w:eastAsia="Times New Roman" w:hAnsi="Times New Roman" w:cs="Times New Roman"/>
          <w:sz w:val="24"/>
          <w:szCs w:val="24"/>
        </w:rPr>
        <w:t>Table S1</w:t>
      </w:r>
      <w:r w:rsidR="00F12843">
        <w:rPr>
          <w:rFonts w:ascii="Times New Roman" w:eastAsia="Times New Roman" w:hAnsi="Times New Roman" w:cs="Times New Roman"/>
          <w:sz w:val="24"/>
          <w:szCs w:val="24"/>
        </w:rPr>
        <w:t>9</w:t>
      </w:r>
      <w:r w:rsidR="00494136">
        <w:rPr>
          <w:rFonts w:ascii="Times New Roman" w:eastAsia="Times New Roman" w:hAnsi="Times New Roman" w:cs="Times New Roman"/>
          <w:sz w:val="24"/>
          <w:szCs w:val="24"/>
        </w:rPr>
        <w:tab/>
        <w:t xml:space="preserve">Novel </w:t>
      </w:r>
      <w:proofErr w:type="spellStart"/>
      <w:r w:rsidR="00927866">
        <w:rPr>
          <w:rFonts w:ascii="Times New Roman" w:eastAsia="Times New Roman" w:hAnsi="Times New Roman" w:cs="Times New Roman"/>
          <w:sz w:val="24"/>
          <w:szCs w:val="24"/>
        </w:rPr>
        <w:t>Holometabola</w:t>
      </w:r>
      <w:proofErr w:type="spellEnd"/>
      <w:r w:rsidR="00927866">
        <w:rPr>
          <w:rFonts w:ascii="Times New Roman" w:eastAsia="Times New Roman" w:hAnsi="Times New Roman" w:cs="Times New Roman"/>
          <w:sz w:val="24"/>
          <w:szCs w:val="24"/>
        </w:rPr>
        <w:t xml:space="preserve"> </w:t>
      </w:r>
      <w:proofErr w:type="spellStart"/>
      <w:r w:rsidR="00927866">
        <w:rPr>
          <w:rFonts w:ascii="Times New Roman" w:eastAsia="Times New Roman" w:hAnsi="Times New Roman" w:cs="Times New Roman"/>
          <w:sz w:val="24"/>
          <w:szCs w:val="24"/>
        </w:rPr>
        <w:t>Fams</w:t>
      </w:r>
      <w:proofErr w:type="spellEnd"/>
      <w:r w:rsidR="00927866">
        <w:rPr>
          <w:rFonts w:ascii="Times New Roman" w:eastAsia="Times New Roman" w:hAnsi="Times New Roman" w:cs="Times New Roman"/>
          <w:sz w:val="24"/>
          <w:szCs w:val="24"/>
        </w:rPr>
        <w:t>.</w:t>
      </w:r>
    </w:p>
    <w:p w14:paraId="56E30A26" w14:textId="4415A3CF" w:rsidR="006770F9"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F12843">
        <w:rPr>
          <w:rFonts w:ascii="Times New Roman" w:eastAsia="Times New Roman" w:hAnsi="Times New Roman" w:cs="Times New Roman"/>
          <w:sz w:val="24"/>
          <w:szCs w:val="24"/>
        </w:rPr>
        <w:t>Table S20</w:t>
      </w:r>
      <w:r w:rsidR="006770F9">
        <w:rPr>
          <w:rFonts w:ascii="Times New Roman" w:eastAsia="Times New Roman" w:hAnsi="Times New Roman" w:cs="Times New Roman"/>
          <w:sz w:val="24"/>
          <w:szCs w:val="24"/>
        </w:rPr>
        <w:t>.</w:t>
      </w:r>
      <w:r w:rsidR="006770F9">
        <w:rPr>
          <w:rFonts w:ascii="Times New Roman" w:eastAsia="Times New Roman" w:hAnsi="Times New Roman" w:cs="Times New Roman"/>
          <w:sz w:val="24"/>
          <w:szCs w:val="24"/>
        </w:rPr>
        <w:tab/>
      </w:r>
      <w:r w:rsidR="00927866">
        <w:rPr>
          <w:rFonts w:ascii="Times New Roman" w:eastAsia="Times New Roman" w:hAnsi="Times New Roman" w:cs="Times New Roman"/>
          <w:sz w:val="24"/>
          <w:szCs w:val="24"/>
        </w:rPr>
        <w:t xml:space="preserve">Spider Venom Silk </w:t>
      </w:r>
      <w:proofErr w:type="spellStart"/>
      <w:r w:rsidR="00927866">
        <w:rPr>
          <w:rFonts w:ascii="Times New Roman" w:eastAsia="Times New Roman" w:hAnsi="Times New Roman" w:cs="Times New Roman"/>
          <w:sz w:val="24"/>
          <w:szCs w:val="24"/>
        </w:rPr>
        <w:t>Fams</w:t>
      </w:r>
      <w:proofErr w:type="spellEnd"/>
      <w:r w:rsidR="00927866">
        <w:rPr>
          <w:rFonts w:ascii="Times New Roman" w:eastAsia="Times New Roman" w:hAnsi="Times New Roman" w:cs="Times New Roman"/>
          <w:sz w:val="24"/>
          <w:szCs w:val="24"/>
        </w:rPr>
        <w:t>.</w:t>
      </w:r>
    </w:p>
    <w:p w14:paraId="5F441491" w14:textId="0D3A0ED9" w:rsidR="00494136"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494136">
        <w:rPr>
          <w:rFonts w:ascii="Times New Roman" w:eastAsia="Times New Roman" w:hAnsi="Times New Roman" w:cs="Times New Roman"/>
          <w:sz w:val="24"/>
          <w:szCs w:val="24"/>
        </w:rPr>
        <w:t>Table S</w:t>
      </w:r>
      <w:r w:rsidR="00F12843">
        <w:rPr>
          <w:rFonts w:ascii="Times New Roman" w:eastAsia="Times New Roman" w:hAnsi="Times New Roman" w:cs="Times New Roman"/>
          <w:sz w:val="24"/>
          <w:szCs w:val="24"/>
        </w:rPr>
        <w:t>21</w:t>
      </w:r>
      <w:r w:rsidR="00927866">
        <w:rPr>
          <w:rFonts w:ascii="Times New Roman" w:eastAsia="Times New Roman" w:hAnsi="Times New Roman" w:cs="Times New Roman"/>
          <w:sz w:val="24"/>
          <w:szCs w:val="24"/>
        </w:rPr>
        <w:t>.</w:t>
      </w:r>
      <w:r w:rsidR="00927866">
        <w:rPr>
          <w:rFonts w:ascii="Times New Roman" w:eastAsia="Times New Roman" w:hAnsi="Times New Roman" w:cs="Times New Roman"/>
          <w:sz w:val="24"/>
          <w:szCs w:val="24"/>
        </w:rPr>
        <w:tab/>
        <w:t>Enriched GO-ZNEVA-25.</w:t>
      </w:r>
    </w:p>
    <w:p w14:paraId="0D216FB4" w14:textId="07585BB9" w:rsidR="006770F9"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6C0EBF">
        <w:rPr>
          <w:rFonts w:ascii="Times New Roman" w:eastAsia="Times New Roman" w:hAnsi="Times New Roman" w:cs="Times New Roman"/>
          <w:sz w:val="24"/>
          <w:szCs w:val="24"/>
        </w:rPr>
        <w:t>Table S</w:t>
      </w:r>
      <w:r w:rsidR="002C2AB2">
        <w:rPr>
          <w:rFonts w:ascii="Times New Roman" w:eastAsia="Times New Roman" w:hAnsi="Times New Roman" w:cs="Times New Roman"/>
          <w:sz w:val="24"/>
          <w:szCs w:val="24"/>
        </w:rPr>
        <w:t>2</w:t>
      </w:r>
      <w:r w:rsidR="00F12843">
        <w:rPr>
          <w:rFonts w:ascii="Times New Roman" w:eastAsia="Times New Roman" w:hAnsi="Times New Roman" w:cs="Times New Roman"/>
          <w:sz w:val="24"/>
          <w:szCs w:val="24"/>
        </w:rPr>
        <w:t>2</w:t>
      </w:r>
      <w:r w:rsidR="006770F9">
        <w:rPr>
          <w:rFonts w:ascii="Times New Roman" w:eastAsia="Times New Roman" w:hAnsi="Times New Roman" w:cs="Times New Roman"/>
          <w:sz w:val="24"/>
          <w:szCs w:val="24"/>
        </w:rPr>
        <w:t>.</w:t>
      </w:r>
      <w:r w:rsidR="006770F9">
        <w:rPr>
          <w:rFonts w:ascii="Times New Roman" w:eastAsia="Times New Roman" w:hAnsi="Times New Roman" w:cs="Times New Roman"/>
          <w:sz w:val="24"/>
          <w:szCs w:val="24"/>
        </w:rPr>
        <w:tab/>
        <w:t>Dipteran Overview.</w:t>
      </w:r>
    </w:p>
    <w:p w14:paraId="5485870B" w14:textId="63C38738" w:rsidR="006770F9"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6C0EBF">
        <w:rPr>
          <w:rFonts w:ascii="Times New Roman" w:eastAsia="Times New Roman" w:hAnsi="Times New Roman" w:cs="Times New Roman"/>
          <w:sz w:val="24"/>
          <w:szCs w:val="24"/>
        </w:rPr>
        <w:t>Table S2</w:t>
      </w:r>
      <w:r w:rsidR="00F12843">
        <w:rPr>
          <w:rFonts w:ascii="Times New Roman" w:eastAsia="Times New Roman" w:hAnsi="Times New Roman" w:cs="Times New Roman"/>
          <w:sz w:val="24"/>
          <w:szCs w:val="24"/>
        </w:rPr>
        <w:t>3</w:t>
      </w:r>
      <w:r w:rsidR="006770F9">
        <w:rPr>
          <w:rFonts w:ascii="Times New Roman" w:eastAsia="Times New Roman" w:hAnsi="Times New Roman" w:cs="Times New Roman"/>
          <w:sz w:val="24"/>
          <w:szCs w:val="24"/>
        </w:rPr>
        <w:t>.</w:t>
      </w:r>
      <w:r w:rsidR="006770F9">
        <w:rPr>
          <w:rFonts w:ascii="Times New Roman" w:eastAsia="Times New Roman" w:hAnsi="Times New Roman" w:cs="Times New Roman"/>
          <w:sz w:val="24"/>
          <w:szCs w:val="24"/>
        </w:rPr>
        <w:tab/>
        <w:t>Dipteran Root.</w:t>
      </w:r>
    </w:p>
    <w:p w14:paraId="4E19BBB2" w14:textId="5F276654" w:rsidR="006770F9"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6C0EBF">
        <w:rPr>
          <w:rFonts w:ascii="Times New Roman" w:eastAsia="Times New Roman" w:hAnsi="Times New Roman" w:cs="Times New Roman"/>
          <w:sz w:val="24"/>
          <w:szCs w:val="24"/>
        </w:rPr>
        <w:t>Table S2</w:t>
      </w:r>
      <w:r w:rsidR="00F12843">
        <w:rPr>
          <w:rFonts w:ascii="Times New Roman" w:eastAsia="Times New Roman" w:hAnsi="Times New Roman" w:cs="Times New Roman"/>
          <w:sz w:val="24"/>
          <w:szCs w:val="24"/>
        </w:rPr>
        <w:t>4</w:t>
      </w:r>
      <w:r w:rsidR="00241B3C">
        <w:rPr>
          <w:rFonts w:ascii="Times New Roman" w:eastAsia="Times New Roman" w:hAnsi="Times New Roman" w:cs="Times New Roman"/>
          <w:sz w:val="24"/>
          <w:szCs w:val="24"/>
        </w:rPr>
        <w:t>.</w:t>
      </w:r>
      <w:r w:rsidR="00241B3C">
        <w:rPr>
          <w:rFonts w:ascii="Times New Roman" w:eastAsia="Times New Roman" w:hAnsi="Times New Roman" w:cs="Times New Roman"/>
          <w:sz w:val="24"/>
          <w:szCs w:val="24"/>
        </w:rPr>
        <w:tab/>
        <w:t xml:space="preserve">DL11 </w:t>
      </w:r>
      <w:proofErr w:type="spellStart"/>
      <w:r w:rsidR="00241B3C">
        <w:rPr>
          <w:rFonts w:ascii="Times New Roman" w:eastAsia="Times New Roman" w:hAnsi="Times New Roman" w:cs="Times New Roman"/>
          <w:sz w:val="24"/>
          <w:szCs w:val="24"/>
        </w:rPr>
        <w:t>Lucili</w:t>
      </w:r>
      <w:r w:rsidR="006770F9">
        <w:rPr>
          <w:rFonts w:ascii="Times New Roman" w:eastAsia="Times New Roman" w:hAnsi="Times New Roman" w:cs="Times New Roman"/>
          <w:sz w:val="24"/>
          <w:szCs w:val="24"/>
        </w:rPr>
        <w:t>a</w:t>
      </w:r>
      <w:proofErr w:type="spellEnd"/>
      <w:r w:rsidR="006770F9">
        <w:rPr>
          <w:rFonts w:ascii="Times New Roman" w:eastAsia="Times New Roman" w:hAnsi="Times New Roman" w:cs="Times New Roman"/>
          <w:sz w:val="24"/>
          <w:szCs w:val="24"/>
        </w:rPr>
        <w:t>-Musca.</w:t>
      </w:r>
    </w:p>
    <w:p w14:paraId="3A91D0C6" w14:textId="058D8F71" w:rsidR="004466A9"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6C0EBF">
        <w:rPr>
          <w:rFonts w:ascii="Times New Roman" w:eastAsia="Times New Roman" w:hAnsi="Times New Roman" w:cs="Times New Roman"/>
          <w:sz w:val="24"/>
          <w:szCs w:val="24"/>
        </w:rPr>
        <w:t>Table S2</w:t>
      </w:r>
      <w:r w:rsidR="00F12843">
        <w:rPr>
          <w:rFonts w:ascii="Times New Roman" w:eastAsia="Times New Roman" w:hAnsi="Times New Roman" w:cs="Times New Roman"/>
          <w:sz w:val="24"/>
          <w:szCs w:val="24"/>
        </w:rPr>
        <w:t>5</w:t>
      </w:r>
      <w:r w:rsidR="006770F9">
        <w:rPr>
          <w:rFonts w:ascii="Times New Roman" w:eastAsia="Times New Roman" w:hAnsi="Times New Roman" w:cs="Times New Roman"/>
          <w:sz w:val="24"/>
          <w:szCs w:val="24"/>
        </w:rPr>
        <w:t>.</w:t>
      </w:r>
      <w:r w:rsidR="006770F9">
        <w:rPr>
          <w:rFonts w:ascii="Times New Roman" w:eastAsia="Times New Roman" w:hAnsi="Times New Roman" w:cs="Times New Roman"/>
          <w:sz w:val="24"/>
          <w:szCs w:val="24"/>
        </w:rPr>
        <w:tab/>
      </w:r>
      <w:r w:rsidR="004466A9">
        <w:rPr>
          <w:rFonts w:ascii="Times New Roman" w:eastAsia="Times New Roman" w:hAnsi="Times New Roman" w:cs="Times New Roman"/>
          <w:sz w:val="24"/>
          <w:szCs w:val="24"/>
        </w:rPr>
        <w:t xml:space="preserve">DL17 </w:t>
      </w:r>
      <w:proofErr w:type="spellStart"/>
      <w:r w:rsidR="004466A9">
        <w:rPr>
          <w:rFonts w:ascii="Times New Roman" w:eastAsia="Times New Roman" w:hAnsi="Times New Roman" w:cs="Times New Roman"/>
          <w:sz w:val="24"/>
          <w:szCs w:val="24"/>
        </w:rPr>
        <w:t>Schizophora</w:t>
      </w:r>
      <w:proofErr w:type="spellEnd"/>
      <w:r w:rsidR="004466A9">
        <w:rPr>
          <w:rFonts w:ascii="Times New Roman" w:eastAsia="Times New Roman" w:hAnsi="Times New Roman" w:cs="Times New Roman"/>
          <w:sz w:val="24"/>
          <w:szCs w:val="24"/>
        </w:rPr>
        <w:t>.</w:t>
      </w:r>
    </w:p>
    <w:p w14:paraId="5544EDD2" w14:textId="22C49D3F" w:rsidR="009617D3"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6C0EBF">
        <w:rPr>
          <w:rFonts w:ascii="Times New Roman" w:eastAsia="Times New Roman" w:hAnsi="Times New Roman" w:cs="Times New Roman"/>
          <w:sz w:val="24"/>
          <w:szCs w:val="24"/>
        </w:rPr>
        <w:t>Table S2</w:t>
      </w:r>
      <w:r w:rsidR="00F12843">
        <w:rPr>
          <w:rFonts w:ascii="Times New Roman" w:eastAsia="Times New Roman" w:hAnsi="Times New Roman" w:cs="Times New Roman"/>
          <w:sz w:val="24"/>
          <w:szCs w:val="24"/>
        </w:rPr>
        <w:t>6</w:t>
      </w:r>
      <w:r w:rsidR="004466A9">
        <w:rPr>
          <w:rFonts w:ascii="Times New Roman" w:eastAsia="Times New Roman" w:hAnsi="Times New Roman" w:cs="Times New Roman"/>
          <w:sz w:val="24"/>
          <w:szCs w:val="24"/>
        </w:rPr>
        <w:t>.</w:t>
      </w:r>
      <w:r w:rsidR="004466A9">
        <w:rPr>
          <w:rFonts w:ascii="Times New Roman" w:eastAsia="Times New Roman" w:hAnsi="Times New Roman" w:cs="Times New Roman"/>
          <w:sz w:val="24"/>
          <w:szCs w:val="24"/>
        </w:rPr>
        <w:tab/>
        <w:t xml:space="preserve">DL13 </w:t>
      </w:r>
      <w:proofErr w:type="spellStart"/>
      <w:r w:rsidR="004466A9">
        <w:rPr>
          <w:rFonts w:ascii="Times New Roman" w:eastAsia="Times New Roman" w:hAnsi="Times New Roman" w:cs="Times New Roman"/>
          <w:sz w:val="24"/>
          <w:szCs w:val="24"/>
        </w:rPr>
        <w:t>Calyptrates</w:t>
      </w:r>
      <w:proofErr w:type="spellEnd"/>
      <w:r w:rsidR="004466A9">
        <w:rPr>
          <w:rFonts w:ascii="Times New Roman" w:eastAsia="Times New Roman" w:hAnsi="Times New Roman" w:cs="Times New Roman"/>
          <w:sz w:val="24"/>
          <w:szCs w:val="24"/>
        </w:rPr>
        <w:t>.</w:t>
      </w:r>
    </w:p>
    <w:p w14:paraId="3118A577" w14:textId="6BD14064" w:rsidR="00940901"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Additional File 1: </w:t>
      </w:r>
      <w:r w:rsidR="00940901">
        <w:rPr>
          <w:rFonts w:ascii="Times New Roman" w:eastAsia="Times New Roman" w:hAnsi="Times New Roman" w:cs="Times New Roman"/>
          <w:sz w:val="24"/>
          <w:szCs w:val="24"/>
        </w:rPr>
        <w:t xml:space="preserve">Table S27. </w:t>
      </w:r>
      <w:r w:rsidR="00940901">
        <w:rPr>
          <w:rFonts w:ascii="Times New Roman" w:eastAsia="Times New Roman" w:hAnsi="Times New Roman" w:cs="Times New Roman"/>
          <w:sz w:val="24"/>
          <w:szCs w:val="24"/>
        </w:rPr>
        <w:tab/>
      </w:r>
      <w:proofErr w:type="spellStart"/>
      <w:r w:rsidR="00940901" w:rsidRPr="00940901">
        <w:rPr>
          <w:rFonts w:ascii="Times New Roman" w:eastAsia="Times New Roman" w:hAnsi="Times New Roman" w:cs="Times New Roman"/>
          <w:sz w:val="24"/>
          <w:szCs w:val="24"/>
        </w:rPr>
        <w:t>Newick</w:t>
      </w:r>
      <w:proofErr w:type="spellEnd"/>
      <w:r w:rsidR="00940901" w:rsidRPr="00940901">
        <w:rPr>
          <w:rFonts w:ascii="Times New Roman" w:eastAsia="Times New Roman" w:hAnsi="Times New Roman" w:cs="Times New Roman"/>
          <w:sz w:val="24"/>
          <w:szCs w:val="24"/>
        </w:rPr>
        <w:t xml:space="preserve"> Trees</w:t>
      </w:r>
      <w:r w:rsidR="00940901">
        <w:rPr>
          <w:rFonts w:ascii="Times New Roman" w:eastAsia="Times New Roman" w:hAnsi="Times New Roman" w:cs="Times New Roman"/>
          <w:sz w:val="24"/>
          <w:szCs w:val="24"/>
        </w:rPr>
        <w:t>.</w:t>
      </w:r>
    </w:p>
    <w:p w14:paraId="1850406A" w14:textId="55A0399B" w:rsidR="00940901"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940901">
        <w:rPr>
          <w:rFonts w:ascii="Times New Roman" w:eastAsia="Times New Roman" w:hAnsi="Times New Roman" w:cs="Times New Roman"/>
          <w:sz w:val="24"/>
          <w:szCs w:val="24"/>
        </w:rPr>
        <w:t xml:space="preserve">Table S28. </w:t>
      </w:r>
      <w:r w:rsidR="00940901">
        <w:rPr>
          <w:rFonts w:ascii="Times New Roman" w:eastAsia="Times New Roman" w:hAnsi="Times New Roman" w:cs="Times New Roman"/>
          <w:sz w:val="24"/>
          <w:szCs w:val="24"/>
        </w:rPr>
        <w:tab/>
      </w:r>
      <w:r w:rsidR="00940901" w:rsidRPr="00940901">
        <w:rPr>
          <w:rFonts w:ascii="Times New Roman" w:eastAsia="Times New Roman" w:hAnsi="Times New Roman" w:cs="Times New Roman"/>
          <w:sz w:val="24"/>
          <w:szCs w:val="24"/>
        </w:rPr>
        <w:t>Calculated rates of domain rearrangement events.</w:t>
      </w:r>
    </w:p>
    <w:p w14:paraId="2837E3FC" w14:textId="7ECEE41E" w:rsidR="00940901" w:rsidRDefault="0017092E" w:rsidP="006C0EBF">
      <w:pPr>
        <w:pBdr>
          <w:top w:val="none" w:sz="0" w:space="0" w:color="000000"/>
          <w:left w:val="none" w:sz="0" w:space="0" w:color="000000"/>
          <w:bottom w:val="none" w:sz="0" w:space="0" w:color="000000"/>
          <w:right w:val="none" w:sz="0" w:space="0" w:color="000000"/>
          <w:between w:val="none" w:sz="0" w:space="0" w:color="000000"/>
        </w:pBdr>
        <w:spacing w:after="1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File 1: </w:t>
      </w:r>
      <w:r w:rsidR="00940901">
        <w:rPr>
          <w:rFonts w:ascii="Times New Roman" w:eastAsia="Times New Roman" w:hAnsi="Times New Roman" w:cs="Times New Roman"/>
          <w:sz w:val="24"/>
          <w:szCs w:val="24"/>
        </w:rPr>
        <w:t xml:space="preserve">Table S29. </w:t>
      </w:r>
      <w:r w:rsidR="00940901">
        <w:rPr>
          <w:rFonts w:ascii="Times New Roman" w:eastAsia="Times New Roman" w:hAnsi="Times New Roman" w:cs="Times New Roman"/>
          <w:sz w:val="24"/>
          <w:szCs w:val="24"/>
        </w:rPr>
        <w:tab/>
      </w:r>
      <w:r w:rsidR="00940901" w:rsidRPr="00940901">
        <w:rPr>
          <w:rFonts w:ascii="Times New Roman" w:eastAsia="Times New Roman" w:hAnsi="Times New Roman" w:cs="Times New Roman"/>
          <w:sz w:val="24"/>
          <w:szCs w:val="24"/>
        </w:rPr>
        <w:t>Calculated exact numbers of rearrangement events.</w:t>
      </w:r>
    </w:p>
    <w:p w14:paraId="594D18E4" w14:textId="1B1F110B" w:rsidR="00602FBC" w:rsidRPr="00FF2C18" w:rsidRDefault="006C0EBF" w:rsidP="00FF2C18">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br w:type="page"/>
      </w:r>
    </w:p>
    <w:p w14:paraId="7DC0D4A4" w14:textId="77777777" w:rsidR="00602FBC" w:rsidRPr="00072CD5" w:rsidRDefault="00602FBC">
      <w:pPr>
        <w:pBdr>
          <w:top w:val="none" w:sz="0" w:space="0" w:color="000000"/>
          <w:left w:val="none" w:sz="0" w:space="0" w:color="000000"/>
          <w:bottom w:val="none" w:sz="0" w:space="0" w:color="000000"/>
          <w:right w:val="none" w:sz="0" w:space="0" w:color="000000"/>
          <w:between w:val="none" w:sz="0" w:space="0" w:color="000000"/>
        </w:pBdr>
        <w:spacing w:after="200"/>
        <w:rPr>
          <w:rFonts w:ascii="Times New Roman" w:eastAsia="Times New Roman" w:hAnsi="Times New Roman" w:cs="Times New Roman"/>
          <w:sz w:val="24"/>
          <w:szCs w:val="24"/>
        </w:rPr>
      </w:pPr>
    </w:p>
    <w:p w14:paraId="77DD6D96" w14:textId="7DA09472" w:rsidR="00D5321E" w:rsidRPr="00B67501" w:rsidRDefault="0030368C" w:rsidP="00863E4F">
      <w:pPr>
        <w:pStyle w:val="Heading1"/>
        <w:rPr>
          <w:rFonts w:ascii="Times New Roman" w:eastAsia="Times New Roman" w:hAnsi="Times New Roman" w:cs="Times New Roman"/>
          <w:b/>
          <w:sz w:val="24"/>
          <w:szCs w:val="24"/>
        </w:rPr>
      </w:pPr>
      <w:bookmarkStart w:id="46" w:name="_Toc26815986"/>
      <w:r>
        <w:rPr>
          <w:rFonts w:ascii="Times New Roman" w:eastAsia="Times New Roman" w:hAnsi="Times New Roman" w:cs="Times New Roman"/>
          <w:b/>
          <w:sz w:val="24"/>
          <w:szCs w:val="24"/>
        </w:rPr>
        <w:t xml:space="preserve">4. </w:t>
      </w:r>
      <w:r>
        <w:rPr>
          <w:rFonts w:ascii="Times New Roman" w:eastAsia="Times New Roman" w:hAnsi="Times New Roman" w:cs="Times New Roman"/>
          <w:b/>
          <w:sz w:val="24"/>
          <w:szCs w:val="24"/>
        </w:rPr>
        <w:tab/>
        <w:t>Supplementary Figures.</w:t>
      </w:r>
      <w:bookmarkEnd w:id="46"/>
    </w:p>
    <w:p w14:paraId="02B59390" w14:textId="513E68F1" w:rsidR="002A2B97" w:rsidRDefault="002A2B97" w:rsidP="002A2B97">
      <w:pPr>
        <w:pStyle w:val="Heading2"/>
        <w:rPr>
          <w:rFonts w:ascii="Times New Roman" w:eastAsia="Times New Roman" w:hAnsi="Times New Roman" w:cs="Times New Roman"/>
          <w:b/>
          <w:sz w:val="24"/>
          <w:szCs w:val="24"/>
          <w:lang w:val="en-US"/>
        </w:rPr>
      </w:pPr>
      <w:bookmarkStart w:id="47" w:name="_Toc26815987"/>
      <w:bookmarkStart w:id="48" w:name="_GoBack"/>
      <w:bookmarkEnd w:id="48"/>
      <w:r w:rsidRPr="00D5321E">
        <w:rPr>
          <w:rFonts w:ascii="Times New Roman" w:eastAsia="Times New Roman" w:hAnsi="Times New Roman" w:cs="Times New Roman"/>
          <w:b/>
          <w:sz w:val="24"/>
          <w:szCs w:val="24"/>
          <w:lang w:val="en-US"/>
        </w:rPr>
        <w:t>Fig</w:t>
      </w:r>
      <w:r>
        <w:rPr>
          <w:rFonts w:ascii="Times New Roman" w:eastAsia="Times New Roman" w:hAnsi="Times New Roman" w:cs="Times New Roman"/>
          <w:b/>
          <w:sz w:val="24"/>
          <w:szCs w:val="24"/>
          <w:lang w:val="en-US"/>
        </w:rPr>
        <w:t>.</w:t>
      </w:r>
      <w:r w:rsidRPr="00D5321E">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lang w:val="en-US"/>
        </w:rPr>
        <w:t>S1</w:t>
      </w:r>
      <w:r w:rsidR="00767623">
        <w:rPr>
          <w:rFonts w:ascii="Times New Roman" w:eastAsia="Times New Roman" w:hAnsi="Times New Roman" w:cs="Times New Roman"/>
          <w:b/>
          <w:sz w:val="24"/>
          <w:szCs w:val="24"/>
          <w:lang w:val="en-US"/>
        </w:rPr>
        <w:t>:</w:t>
      </w:r>
      <w:r w:rsidRPr="00D5321E">
        <w:rPr>
          <w:rFonts w:ascii="Times New Roman" w:eastAsia="Times New Roman" w:hAnsi="Times New Roman" w:cs="Times New Roman"/>
          <w:b/>
          <w:sz w:val="24"/>
          <w:szCs w:val="24"/>
          <w:lang w:val="en-US"/>
        </w:rPr>
        <w:t xml:space="preserve"> </w:t>
      </w:r>
      <w:r w:rsidRPr="007F28CD">
        <w:rPr>
          <w:rFonts w:ascii="Times New Roman" w:eastAsia="Times New Roman" w:hAnsi="Times New Roman" w:cs="Times New Roman"/>
          <w:b/>
          <w:sz w:val="24"/>
          <w:szCs w:val="24"/>
          <w:lang w:val="en-US"/>
        </w:rPr>
        <w:t>Estimating gene counts at ancestral nodes.</w:t>
      </w:r>
      <w:bookmarkEnd w:id="47"/>
      <w:r>
        <w:rPr>
          <w:rFonts w:ascii="Times New Roman" w:eastAsia="Times New Roman" w:hAnsi="Times New Roman" w:cs="Times New Roman"/>
          <w:b/>
          <w:sz w:val="24"/>
          <w:szCs w:val="24"/>
          <w:lang w:val="en-US"/>
        </w:rPr>
        <w:t xml:space="preserve"> </w:t>
      </w:r>
    </w:p>
    <w:p w14:paraId="0AEAB709" w14:textId="77777777" w:rsidR="002A2B97" w:rsidRPr="00A72932" w:rsidRDefault="002A2B97" w:rsidP="002A2B97">
      <w:pPr>
        <w:rPr>
          <w:rFonts w:ascii="Times New Roman" w:hAnsi="Times New Roman" w:cs="Times New Roman"/>
          <w:sz w:val="24"/>
          <w:szCs w:val="24"/>
          <w:lang w:val="en-US"/>
        </w:rPr>
      </w:pPr>
      <w:r w:rsidRPr="00A72932">
        <w:rPr>
          <w:rFonts w:ascii="Times New Roman" w:hAnsi="Times New Roman" w:cs="Times New Roman"/>
          <w:sz w:val="24"/>
          <w:szCs w:val="24"/>
          <w:lang w:val="en-US"/>
        </w:rPr>
        <w:t>Gene content at ancestral nodes in the phylogeny is estimated by summing up the number of inferred proteins at any given node. This number, however, does not account for unobserved extinctions. This leads to a negative correlation between the amount time that has passed and the inferred number of genes at a given internal node (</w:t>
      </w:r>
      <w:r w:rsidRPr="00A72932">
        <w:rPr>
          <w:rFonts w:ascii="Times New Roman" w:hAnsi="Times New Roman" w:cs="Times New Roman"/>
          <w:b/>
          <w:sz w:val="24"/>
          <w:szCs w:val="24"/>
          <w:lang w:val="en-US"/>
        </w:rPr>
        <w:t>A</w:t>
      </w:r>
      <w:r w:rsidRPr="00A72932">
        <w:rPr>
          <w:rFonts w:ascii="Times New Roman" w:hAnsi="Times New Roman" w:cs="Times New Roman"/>
          <w:sz w:val="24"/>
          <w:szCs w:val="24"/>
          <w:lang w:val="en-US"/>
        </w:rPr>
        <w:t>). To correct for this, we used that correlation to estimate the number of genes expected in an arthropod at any time if no gene changes have occurred (i.e. the number observed at Split time = 0) and accounted for the stochasticity</w:t>
      </w:r>
      <w:r>
        <w:rPr>
          <w:rFonts w:ascii="Times New Roman" w:hAnsi="Times New Roman" w:cs="Times New Roman"/>
          <w:sz w:val="24"/>
          <w:szCs w:val="24"/>
          <w:lang w:val="en-US"/>
        </w:rPr>
        <w:t xml:space="preserve"> by</w:t>
      </w:r>
      <w:r w:rsidRPr="00A72932">
        <w:rPr>
          <w:rFonts w:ascii="Times New Roman" w:hAnsi="Times New Roman" w:cs="Times New Roman"/>
          <w:sz w:val="24"/>
          <w:szCs w:val="24"/>
          <w:lang w:val="en-US"/>
        </w:rPr>
        <w:t xml:space="preserve"> translating the observed residuals around that point (</w:t>
      </w:r>
      <w:r w:rsidRPr="00A72932">
        <w:rPr>
          <w:rFonts w:ascii="Times New Roman" w:hAnsi="Times New Roman" w:cs="Times New Roman"/>
          <w:b/>
          <w:sz w:val="24"/>
          <w:szCs w:val="24"/>
          <w:lang w:val="en-US"/>
        </w:rPr>
        <w:t>B</w:t>
      </w:r>
      <w:r w:rsidRPr="00A72932">
        <w:rPr>
          <w:rFonts w:ascii="Times New Roman" w:hAnsi="Times New Roman" w:cs="Times New Roman"/>
          <w:sz w:val="24"/>
          <w:szCs w:val="24"/>
          <w:lang w:val="en-US"/>
        </w:rPr>
        <w:t>).</w:t>
      </w:r>
    </w:p>
    <w:p w14:paraId="697C7ED4" w14:textId="77777777" w:rsidR="002A2B97" w:rsidRPr="00FB78C2" w:rsidRDefault="002A2B97" w:rsidP="002A2B97"/>
    <w:p w14:paraId="681A8271" w14:textId="77777777" w:rsidR="002A2B97" w:rsidRPr="00D5321E" w:rsidRDefault="002A2B97" w:rsidP="002A2B97">
      <w:pPr>
        <w:jc w:val="center"/>
        <w:rPr>
          <w:rFonts w:ascii="Times New Roman" w:eastAsia="Times New Roman" w:hAnsi="Times New Roman" w:cs="Times New Roman"/>
          <w:b/>
          <w:sz w:val="24"/>
          <w:szCs w:val="24"/>
          <w:lang w:val="en-US"/>
        </w:rPr>
      </w:pPr>
      <w:r w:rsidRPr="00D5321E">
        <w:rPr>
          <w:rFonts w:ascii="Times New Roman" w:eastAsia="Times New Roman" w:hAnsi="Times New Roman" w:cs="Times New Roman"/>
          <w:b/>
          <w:noProof/>
          <w:sz w:val="24"/>
          <w:szCs w:val="24"/>
          <w:lang w:val="en-US"/>
        </w:rPr>
        <w:drawing>
          <wp:inline distT="0" distB="0" distL="0" distR="0" wp14:anchorId="2E43ED73" wp14:editId="7EF91A3B">
            <wp:extent cx="4754879" cy="2377440"/>
            <wp:effectExtent l="0" t="0" r="8255" b="3810"/>
            <wp:docPr id="16" name="image45.png" descr="A close up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5.png" descr="C:\Users\Gregg\Desktop\Box Sync\i5k-paper\i5k-manuscript-1a\gene-count-table\gene-counts-corrected.pn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4754879" cy="2377440"/>
                    </a:xfrm>
                    <a:prstGeom prst="rect">
                      <a:avLst/>
                    </a:prstGeom>
                    <a:ln/>
                  </pic:spPr>
                </pic:pic>
              </a:graphicData>
            </a:graphic>
          </wp:inline>
        </w:drawing>
      </w:r>
    </w:p>
    <w:p w14:paraId="45D1FCFD" w14:textId="17854DFC" w:rsidR="002A2B97" w:rsidRDefault="002A2B97" w:rsidP="00280541">
      <w:pPr>
        <w:pStyle w:val="Heading2"/>
        <w:rPr>
          <w:rFonts w:ascii="Times New Roman" w:eastAsia="Times New Roman" w:hAnsi="Times New Roman" w:cs="Times New Roman"/>
          <w:b/>
          <w:sz w:val="24"/>
          <w:szCs w:val="24"/>
          <w:lang w:val="en-US"/>
        </w:rPr>
      </w:pPr>
      <w:r w:rsidRPr="00D5321E">
        <w:rPr>
          <w:rFonts w:ascii="Times New Roman" w:eastAsia="Times New Roman" w:hAnsi="Times New Roman" w:cs="Times New Roman"/>
          <w:b/>
          <w:sz w:val="24"/>
          <w:szCs w:val="24"/>
          <w:lang w:val="en-US"/>
        </w:rPr>
        <w:br w:type="page"/>
      </w:r>
      <w:bookmarkStart w:id="49" w:name="_Toc26815988"/>
      <w:r w:rsidRPr="00D5321E">
        <w:rPr>
          <w:rFonts w:ascii="Times New Roman" w:eastAsia="Times New Roman" w:hAnsi="Times New Roman" w:cs="Times New Roman"/>
          <w:b/>
          <w:sz w:val="24"/>
          <w:szCs w:val="24"/>
          <w:lang w:val="en-US"/>
        </w:rPr>
        <w:lastRenderedPageBreak/>
        <w:t>Fig</w:t>
      </w:r>
      <w:r>
        <w:rPr>
          <w:rFonts w:ascii="Times New Roman" w:eastAsia="Times New Roman" w:hAnsi="Times New Roman" w:cs="Times New Roman"/>
          <w:b/>
          <w:sz w:val="24"/>
          <w:szCs w:val="24"/>
          <w:lang w:val="en-US"/>
        </w:rPr>
        <w:t>. S2</w:t>
      </w:r>
      <w:r w:rsidR="00767623">
        <w:rPr>
          <w:rFonts w:ascii="Times New Roman" w:eastAsia="Times New Roman" w:hAnsi="Times New Roman" w:cs="Times New Roman"/>
          <w:b/>
          <w:sz w:val="24"/>
          <w:szCs w:val="24"/>
          <w:lang w:val="en-US"/>
        </w:rPr>
        <w:t>:</w:t>
      </w:r>
      <w:r w:rsidRPr="00D5321E">
        <w:rPr>
          <w:rFonts w:ascii="Times New Roman" w:eastAsia="Times New Roman" w:hAnsi="Times New Roman" w:cs="Times New Roman"/>
          <w:b/>
          <w:sz w:val="24"/>
          <w:szCs w:val="24"/>
          <w:lang w:val="en-US"/>
        </w:rPr>
        <w:t xml:space="preserve"> Novel gene family expansions and extinctions.</w:t>
      </w:r>
      <w:bookmarkEnd w:id="49"/>
      <w:r>
        <w:rPr>
          <w:rFonts w:ascii="Times New Roman" w:eastAsia="Times New Roman" w:hAnsi="Times New Roman" w:cs="Times New Roman"/>
          <w:b/>
          <w:sz w:val="24"/>
          <w:szCs w:val="24"/>
          <w:lang w:val="en-US"/>
        </w:rPr>
        <w:t xml:space="preserve"> </w:t>
      </w:r>
    </w:p>
    <w:p w14:paraId="23E34676" w14:textId="77777777" w:rsidR="002A2B97" w:rsidRDefault="002A2B97" w:rsidP="002A2B97">
      <w:pPr>
        <w:rPr>
          <w:rFonts w:ascii="Times New Roman" w:hAnsi="Times New Roman" w:cs="Times New Roman"/>
          <w:sz w:val="24"/>
          <w:szCs w:val="24"/>
          <w:lang w:val="en-US"/>
        </w:rPr>
      </w:pPr>
      <w:r w:rsidRPr="00A72932">
        <w:rPr>
          <w:rFonts w:ascii="Times New Roman" w:hAnsi="Times New Roman" w:cs="Times New Roman"/>
          <w:sz w:val="24"/>
          <w:szCs w:val="24"/>
          <w:lang w:val="en-US"/>
        </w:rPr>
        <w:t>The raw number of gene family emergences</w:t>
      </w:r>
      <w:r>
        <w:rPr>
          <w:rFonts w:ascii="Times New Roman" w:hAnsi="Times New Roman" w:cs="Times New Roman"/>
          <w:sz w:val="24"/>
          <w:szCs w:val="24"/>
          <w:lang w:val="en-US"/>
        </w:rPr>
        <w:t xml:space="preserve"> </w:t>
      </w:r>
      <w:r w:rsidRPr="00A72932">
        <w:rPr>
          <w:rFonts w:ascii="Times New Roman" w:hAnsi="Times New Roman" w:cs="Times New Roman"/>
          <w:sz w:val="24"/>
          <w:szCs w:val="24"/>
          <w:lang w:val="en-US"/>
        </w:rPr>
        <w:t>(</w:t>
      </w:r>
      <w:r w:rsidRPr="00A72932">
        <w:rPr>
          <w:rFonts w:ascii="Times New Roman" w:hAnsi="Times New Roman" w:cs="Times New Roman"/>
          <w:b/>
          <w:sz w:val="24"/>
          <w:szCs w:val="24"/>
          <w:lang w:val="en-US"/>
        </w:rPr>
        <w:t>A</w:t>
      </w:r>
      <w:r w:rsidRPr="00A72932">
        <w:rPr>
          <w:rFonts w:ascii="Times New Roman" w:hAnsi="Times New Roman" w:cs="Times New Roman"/>
          <w:sz w:val="24"/>
          <w:szCs w:val="24"/>
          <w:lang w:val="en-US"/>
        </w:rPr>
        <w:t>) and extinctions (</w:t>
      </w:r>
      <w:r w:rsidRPr="00A72932">
        <w:rPr>
          <w:rFonts w:ascii="Times New Roman" w:hAnsi="Times New Roman" w:cs="Times New Roman"/>
          <w:b/>
          <w:sz w:val="24"/>
          <w:szCs w:val="24"/>
          <w:lang w:val="en-US"/>
        </w:rPr>
        <w:t>B</w:t>
      </w:r>
      <w:r w:rsidRPr="00A72932">
        <w:rPr>
          <w:rFonts w:ascii="Times New Roman" w:hAnsi="Times New Roman" w:cs="Times New Roman"/>
          <w:sz w:val="24"/>
          <w:szCs w:val="24"/>
          <w:lang w:val="en-US"/>
        </w:rPr>
        <w:t>) for every node in the arthropod phylogeny.</w:t>
      </w:r>
      <w:r>
        <w:rPr>
          <w:rFonts w:ascii="Times New Roman" w:hAnsi="Times New Roman" w:cs="Times New Roman"/>
          <w:sz w:val="24"/>
          <w:szCs w:val="24"/>
          <w:lang w:val="en-US"/>
        </w:rPr>
        <w:t xml:space="preserve"> Lineages leading to orders represented by multiple species are colored.</w:t>
      </w:r>
    </w:p>
    <w:p w14:paraId="6112DA75" w14:textId="77777777" w:rsidR="002A2B97" w:rsidRPr="0045723D" w:rsidRDefault="002A2B97" w:rsidP="002A2B97">
      <w:pPr>
        <w:rPr>
          <w:rFonts w:ascii="Times New Roman" w:hAnsi="Times New Roman" w:cs="Times New Roman"/>
          <w:sz w:val="24"/>
          <w:szCs w:val="24"/>
          <w:lang w:val="en-US"/>
        </w:rPr>
      </w:pPr>
    </w:p>
    <w:p w14:paraId="2B53A02F" w14:textId="77777777" w:rsidR="002A2B97" w:rsidRPr="00D5321E" w:rsidRDefault="002A2B97" w:rsidP="002A2B97">
      <w:pPr>
        <w:jc w:val="center"/>
        <w:rPr>
          <w:rFonts w:ascii="Times New Roman" w:eastAsia="Times New Roman" w:hAnsi="Times New Roman" w:cs="Times New Roman"/>
          <w:b/>
          <w:sz w:val="24"/>
          <w:szCs w:val="24"/>
          <w:lang w:val="en-US"/>
        </w:rPr>
      </w:pPr>
      <w:r w:rsidRPr="00D5321E">
        <w:rPr>
          <w:rFonts w:ascii="Times New Roman" w:eastAsia="Times New Roman" w:hAnsi="Times New Roman" w:cs="Times New Roman"/>
          <w:b/>
          <w:noProof/>
          <w:sz w:val="24"/>
          <w:szCs w:val="24"/>
          <w:lang w:val="en-US"/>
        </w:rPr>
        <w:drawing>
          <wp:inline distT="0" distB="0" distL="0" distR="0" wp14:anchorId="4234F135" wp14:editId="0FE89575">
            <wp:extent cx="7298989" cy="3649494"/>
            <wp:effectExtent l="0" t="4128" r="0" b="0"/>
            <wp:docPr id="18" name="image47.png" descr="A screenshot of a social media pos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7.png" descr="C:\Users\Gregg\Desktop\Box Sync\i5k-paper\i5k-manuscript-1a\other-figs\novel-fams\novel-ext-fig.pn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rot="5400000">
                      <a:off x="0" y="0"/>
                      <a:ext cx="7298989" cy="3649494"/>
                    </a:xfrm>
                    <a:prstGeom prst="rect">
                      <a:avLst/>
                    </a:prstGeom>
                    <a:ln/>
                  </pic:spPr>
                </pic:pic>
              </a:graphicData>
            </a:graphic>
          </wp:inline>
        </w:drawing>
      </w:r>
    </w:p>
    <w:p w14:paraId="2231E1A0" w14:textId="7E5BF0CC" w:rsidR="00142EB2" w:rsidRPr="00245970" w:rsidRDefault="00142EB2" w:rsidP="0056104F">
      <w:pPr>
        <w:pStyle w:val="Heading2"/>
      </w:pPr>
      <w:bookmarkStart w:id="50" w:name="_Toc26815989"/>
      <w:r w:rsidRPr="00D5321E">
        <w:rPr>
          <w:rFonts w:ascii="Times New Roman" w:eastAsia="Times New Roman" w:hAnsi="Times New Roman" w:cs="Times New Roman"/>
          <w:b/>
          <w:sz w:val="24"/>
          <w:szCs w:val="24"/>
          <w:lang w:val="en-US"/>
        </w:rPr>
        <w:lastRenderedPageBreak/>
        <w:t>Fig</w:t>
      </w:r>
      <w:r>
        <w:rPr>
          <w:rFonts w:ascii="Times New Roman" w:eastAsia="Times New Roman" w:hAnsi="Times New Roman" w:cs="Times New Roman"/>
          <w:b/>
          <w:sz w:val="24"/>
          <w:szCs w:val="24"/>
          <w:lang w:val="en-US"/>
        </w:rPr>
        <w:t>. S3</w:t>
      </w:r>
      <w:r w:rsidR="00767623">
        <w:rPr>
          <w:rFonts w:ascii="Times New Roman" w:eastAsia="Times New Roman" w:hAnsi="Times New Roman" w:cs="Times New Roman"/>
          <w:b/>
          <w:sz w:val="24"/>
          <w:szCs w:val="24"/>
          <w:lang w:val="en-US"/>
        </w:rPr>
        <w:t>:</w:t>
      </w:r>
      <w:r>
        <w:rPr>
          <w:rFonts w:ascii="Times New Roman" w:eastAsia="Times New Roman" w:hAnsi="Times New Roman" w:cs="Times New Roman"/>
          <w:b/>
          <w:sz w:val="24"/>
          <w:szCs w:val="24"/>
          <w:lang w:val="en-US"/>
        </w:rPr>
        <w:t xml:space="preserve"> Substitution, gene gain/loss, and domain rearrangement rates compared</w:t>
      </w:r>
      <w:r w:rsidRPr="00D5321E">
        <w:rPr>
          <w:rFonts w:ascii="Times New Roman" w:eastAsia="Times New Roman" w:hAnsi="Times New Roman" w:cs="Times New Roman"/>
          <w:b/>
          <w:sz w:val="24"/>
          <w:szCs w:val="24"/>
          <w:lang w:val="en-US"/>
        </w:rPr>
        <w:t>.</w:t>
      </w:r>
      <w:bookmarkEnd w:id="50"/>
    </w:p>
    <w:p w14:paraId="6EA9741D" w14:textId="77777777" w:rsidR="00142EB2" w:rsidRDefault="00142EB2" w:rsidP="00142EB2">
      <w:pPr>
        <w:rPr>
          <w:rFonts w:ascii="Times New Roman" w:eastAsia="Times New Roman" w:hAnsi="Times New Roman" w:cs="Times New Roman"/>
          <w:b/>
          <w:sz w:val="24"/>
          <w:szCs w:val="24"/>
          <w:lang w:val="en-US"/>
        </w:rPr>
      </w:pPr>
    </w:p>
    <w:p w14:paraId="75D87731" w14:textId="77777777" w:rsidR="00142EB2" w:rsidRPr="00D5321E" w:rsidRDefault="00142EB2" w:rsidP="00142EB2">
      <w:pPr>
        <w:rPr>
          <w:rFonts w:ascii="Times New Roman" w:eastAsia="Times New Roman" w:hAnsi="Times New Roman" w:cs="Times New Roman"/>
          <w:b/>
          <w:sz w:val="24"/>
          <w:szCs w:val="24"/>
          <w:lang w:val="en-US"/>
        </w:rPr>
      </w:pPr>
    </w:p>
    <w:p w14:paraId="0C6179FB" w14:textId="77777777" w:rsidR="00142EB2" w:rsidRDefault="00142EB2" w:rsidP="00142EB2">
      <w:pPr>
        <w:jc w:val="center"/>
        <w:rPr>
          <w:rFonts w:ascii="Times New Roman" w:eastAsia="Times New Roman" w:hAnsi="Times New Roman" w:cs="Times New Roman"/>
          <w:b/>
          <w:sz w:val="24"/>
          <w:szCs w:val="24"/>
          <w:lang w:val="en-US"/>
        </w:rPr>
      </w:pPr>
      <w:r>
        <w:rPr>
          <w:rFonts w:ascii="Helvetica" w:hAnsi="Helvetica" w:cs="Helvetica"/>
          <w:noProof/>
          <w:sz w:val="32"/>
          <w:szCs w:val="32"/>
          <w:lang w:val="en-US"/>
        </w:rPr>
        <w:drawing>
          <wp:inline distT="0" distB="0" distL="0" distR="0" wp14:anchorId="12914A4F" wp14:editId="6ADC6E0C">
            <wp:extent cx="5943600" cy="17830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783080"/>
                    </a:xfrm>
                    <a:prstGeom prst="rect">
                      <a:avLst/>
                    </a:prstGeom>
                    <a:noFill/>
                    <a:ln>
                      <a:noFill/>
                    </a:ln>
                  </pic:spPr>
                </pic:pic>
              </a:graphicData>
            </a:graphic>
          </wp:inline>
        </w:drawing>
      </w:r>
    </w:p>
    <w:p w14:paraId="0ACA9BFE" w14:textId="2576A8CA" w:rsidR="00142EB2" w:rsidRDefault="00142EB2">
      <w:pP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br w:type="page"/>
      </w:r>
    </w:p>
    <w:p w14:paraId="54360C8C" w14:textId="77777777" w:rsidR="00142EB2" w:rsidRDefault="00142EB2" w:rsidP="00007D3E">
      <w:pPr>
        <w:pStyle w:val="Heading2"/>
        <w:rPr>
          <w:rFonts w:ascii="Times New Roman" w:eastAsia="Times New Roman" w:hAnsi="Times New Roman" w:cs="Times New Roman"/>
          <w:b/>
          <w:sz w:val="24"/>
          <w:szCs w:val="24"/>
          <w:lang w:val="en-US"/>
        </w:rPr>
      </w:pPr>
    </w:p>
    <w:p w14:paraId="0C98885D" w14:textId="433653C2" w:rsidR="00142EB2" w:rsidRDefault="00142EB2" w:rsidP="00142EB2">
      <w:pPr>
        <w:pStyle w:val="Heading2"/>
        <w:rPr>
          <w:rFonts w:ascii="Times New Roman" w:eastAsia="Times New Roman" w:hAnsi="Times New Roman" w:cs="Times New Roman"/>
          <w:b/>
          <w:sz w:val="24"/>
          <w:szCs w:val="24"/>
          <w:lang w:val="en-US"/>
        </w:rPr>
      </w:pPr>
      <w:bookmarkStart w:id="51" w:name="_Toc515634840"/>
      <w:bookmarkStart w:id="52" w:name="_Toc26815990"/>
      <w:r>
        <w:rPr>
          <w:rFonts w:ascii="Times New Roman" w:eastAsia="Times New Roman" w:hAnsi="Times New Roman" w:cs="Times New Roman"/>
          <w:b/>
          <w:sz w:val="24"/>
          <w:szCs w:val="24"/>
          <w:lang w:val="en-US"/>
        </w:rPr>
        <w:t>Fig. S4</w:t>
      </w:r>
      <w:r w:rsidR="00724E86">
        <w:rPr>
          <w:rFonts w:ascii="Times New Roman" w:eastAsia="Times New Roman" w:hAnsi="Times New Roman" w:cs="Times New Roman"/>
          <w:b/>
          <w:sz w:val="24"/>
          <w:szCs w:val="24"/>
          <w:lang w:val="en-US"/>
        </w:rPr>
        <w:t>:</w:t>
      </w:r>
      <w:r>
        <w:rPr>
          <w:rFonts w:ascii="Times New Roman" w:eastAsia="Times New Roman" w:hAnsi="Times New Roman" w:cs="Times New Roman"/>
          <w:b/>
          <w:sz w:val="24"/>
          <w:szCs w:val="24"/>
          <w:lang w:val="en-US"/>
        </w:rPr>
        <w:t xml:space="preserve"> Presence of DNA methylation machinery across the arthropods.</w:t>
      </w:r>
      <w:bookmarkEnd w:id="51"/>
      <w:bookmarkEnd w:id="52"/>
    </w:p>
    <w:p w14:paraId="52B4099D" w14:textId="77777777" w:rsidR="00142EB2" w:rsidRDefault="00142EB2" w:rsidP="00142EB2">
      <w:pPr>
        <w:rPr>
          <w:rFonts w:ascii="Times New Roman" w:eastAsia="Times New Roman" w:hAnsi="Times New Roman" w:cs="Times New Roman"/>
          <w:sz w:val="24"/>
          <w:szCs w:val="24"/>
          <w:lang w:val="en-US"/>
        </w:rPr>
      </w:pPr>
      <w:r w:rsidRPr="009758EF">
        <w:rPr>
          <w:rFonts w:ascii="Times New Roman" w:eastAsia="Times New Roman" w:hAnsi="Times New Roman" w:cs="Times New Roman"/>
          <w:sz w:val="24"/>
          <w:szCs w:val="24"/>
          <w:lang w:val="en-US"/>
        </w:rPr>
        <w:t>Evidence of DNA methylation and DNA methylation machinery across 76 arthropod taxa. Top four panels: E-values indicating the presence of DNMT1, DNMT3, MBD2, and UHRF1, respectively. For DNMT genes, each box represents the best hit e-value for six annotated DNMT orthologs (3 in insects, 1 in basal invertebrates, 2 from vertebrates). The red lines indicate an e-value of 1e-10. Strongly negative values suggest a match and indicate the presence of the focal gene in the target species. Estimated gene copy number is provided above each panel. Bottom panel: Mean coding sequence CpG o/e for each species. CpG o/e is negatively correlated with DNA methylation. Therefore, low values of CpG o/e suggest the presence of DNA methylation in the genome.</w:t>
      </w:r>
    </w:p>
    <w:p w14:paraId="5FE19DDB" w14:textId="77777777" w:rsidR="00142EB2" w:rsidRPr="009758EF" w:rsidRDefault="00142EB2" w:rsidP="00142EB2">
      <w:pPr>
        <w:rPr>
          <w:rFonts w:ascii="Times New Roman" w:eastAsia="Times New Roman" w:hAnsi="Times New Roman" w:cs="Times New Roman"/>
          <w:sz w:val="24"/>
          <w:szCs w:val="24"/>
          <w:lang w:val="en-US"/>
        </w:rPr>
      </w:pPr>
    </w:p>
    <w:p w14:paraId="6D71C1E2" w14:textId="77777777" w:rsidR="00142EB2" w:rsidRPr="00D5321E" w:rsidRDefault="00142EB2" w:rsidP="00142EB2">
      <w:pPr>
        <w:rPr>
          <w:rFonts w:ascii="Times New Roman" w:eastAsia="Times New Roman" w:hAnsi="Times New Roman" w:cs="Times New Roman"/>
          <w:b/>
          <w:sz w:val="24"/>
          <w:szCs w:val="24"/>
          <w:lang w:val="en-US"/>
        </w:rPr>
      </w:pPr>
      <w:r>
        <w:rPr>
          <w:noProof/>
          <w:lang w:val="en-US"/>
        </w:rPr>
        <w:drawing>
          <wp:inline distT="0" distB="0" distL="0" distR="0" wp14:anchorId="55E6F36E" wp14:editId="181595D6">
            <wp:extent cx="5943600" cy="2730706"/>
            <wp:effectExtent l="0" t="0" r="0" b="0"/>
            <wp:docPr id="12" name="Picture 12" descr="C:\Users\mg225\Desktop\composite_DNMT_and_CDScpgoe_fig.v3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g225\Desktop\composite_DNMT_and_CDScpgoe_fig.v3b-01.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730706"/>
                    </a:xfrm>
                    <a:prstGeom prst="rect">
                      <a:avLst/>
                    </a:prstGeom>
                    <a:noFill/>
                    <a:ln>
                      <a:noFill/>
                    </a:ln>
                  </pic:spPr>
                </pic:pic>
              </a:graphicData>
            </a:graphic>
          </wp:inline>
        </w:drawing>
      </w:r>
    </w:p>
    <w:p w14:paraId="4027E773" w14:textId="77777777" w:rsidR="00142EB2" w:rsidRDefault="00142EB2" w:rsidP="00142EB2">
      <w:pP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br w:type="page"/>
      </w:r>
    </w:p>
    <w:p w14:paraId="32F3C90B" w14:textId="00219DEA" w:rsidR="008E2DD8" w:rsidRDefault="008E2DD8" w:rsidP="008E2DD8">
      <w:pPr>
        <w:pStyle w:val="Heading2"/>
        <w:rPr>
          <w:rFonts w:ascii="Times New Roman" w:eastAsia="Times New Roman" w:hAnsi="Times New Roman" w:cs="Times New Roman"/>
          <w:b/>
          <w:sz w:val="24"/>
          <w:szCs w:val="24"/>
          <w:lang w:val="en-US"/>
        </w:rPr>
      </w:pPr>
      <w:bookmarkStart w:id="53" w:name="_Toc515634842"/>
      <w:bookmarkStart w:id="54" w:name="_Toc26815991"/>
      <w:r>
        <w:rPr>
          <w:rFonts w:ascii="Times New Roman" w:eastAsia="Times New Roman" w:hAnsi="Times New Roman" w:cs="Times New Roman"/>
          <w:b/>
          <w:sz w:val="24"/>
          <w:szCs w:val="24"/>
          <w:lang w:val="en-US"/>
        </w:rPr>
        <w:lastRenderedPageBreak/>
        <w:t>Fig. S5</w:t>
      </w:r>
      <w:r w:rsidR="00724E86">
        <w:rPr>
          <w:rFonts w:ascii="Times New Roman" w:eastAsia="Times New Roman" w:hAnsi="Times New Roman" w:cs="Times New Roman"/>
          <w:b/>
          <w:sz w:val="24"/>
          <w:szCs w:val="24"/>
          <w:lang w:val="en-US"/>
        </w:rPr>
        <w:t>:</w:t>
      </w:r>
      <w:r>
        <w:rPr>
          <w:rFonts w:ascii="Times New Roman" w:eastAsia="Times New Roman" w:hAnsi="Times New Roman" w:cs="Times New Roman"/>
          <w:b/>
          <w:sz w:val="24"/>
          <w:szCs w:val="24"/>
          <w:lang w:val="en-US"/>
        </w:rPr>
        <w:t xml:space="preserve"> </w:t>
      </w:r>
      <w:r w:rsidRPr="00D5321E">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rPr>
        <w:t xml:space="preserve">Patterns of DNA methylation CpG 0/e signals </w:t>
      </w:r>
      <w:r w:rsidRPr="000809A0">
        <w:rPr>
          <w:rFonts w:ascii="Times New Roman" w:eastAsia="Times New Roman" w:hAnsi="Times New Roman" w:cs="Times New Roman"/>
          <w:b/>
          <w:sz w:val="24"/>
          <w:szCs w:val="24"/>
        </w:rPr>
        <w:t>of 72 arthropod species</w:t>
      </w:r>
      <w:r w:rsidRPr="00D5321E">
        <w:rPr>
          <w:rFonts w:ascii="Times New Roman" w:eastAsia="Times New Roman" w:hAnsi="Times New Roman" w:cs="Times New Roman"/>
          <w:b/>
          <w:sz w:val="24"/>
          <w:szCs w:val="24"/>
          <w:lang w:val="en-US"/>
        </w:rPr>
        <w:t>.</w:t>
      </w:r>
      <w:bookmarkEnd w:id="53"/>
      <w:bookmarkEnd w:id="54"/>
      <w:r>
        <w:rPr>
          <w:rFonts w:ascii="Times New Roman" w:eastAsia="Times New Roman" w:hAnsi="Times New Roman" w:cs="Times New Roman"/>
          <w:b/>
          <w:sz w:val="24"/>
          <w:szCs w:val="24"/>
          <w:lang w:val="en-US"/>
        </w:rPr>
        <w:t xml:space="preserve"> </w:t>
      </w:r>
    </w:p>
    <w:p w14:paraId="4D7478FF" w14:textId="77777777" w:rsidR="008E2DD8" w:rsidRPr="0066057A" w:rsidRDefault="008E2DD8" w:rsidP="008E2DD8">
      <w:pPr>
        <w:rPr>
          <w:rFonts w:ascii="Times New Roman" w:hAnsi="Times New Roman" w:cs="Times New Roman"/>
          <w:sz w:val="24"/>
          <w:szCs w:val="24"/>
        </w:rPr>
      </w:pPr>
      <w:r w:rsidRPr="0066057A">
        <w:rPr>
          <w:rFonts w:ascii="Times New Roman" w:hAnsi="Times New Roman" w:cs="Times New Roman"/>
          <w:sz w:val="24"/>
          <w:szCs w:val="24"/>
        </w:rPr>
        <w:t>The first two panels next to each taxon provide the mean level and distribution of CpG o/e in exons</w:t>
      </w:r>
      <w:r>
        <w:rPr>
          <w:rFonts w:ascii="Times New Roman" w:hAnsi="Times New Roman" w:cs="Times New Roman"/>
          <w:sz w:val="24"/>
          <w:szCs w:val="24"/>
        </w:rPr>
        <w:t xml:space="preserve"> (</w:t>
      </w:r>
      <w:r w:rsidRPr="00A66FAE">
        <w:rPr>
          <w:rFonts w:ascii="Times New Roman" w:hAnsi="Times New Roman" w:cs="Times New Roman"/>
          <w:color w:val="00B050"/>
          <w:sz w:val="24"/>
          <w:szCs w:val="24"/>
        </w:rPr>
        <w:t>green dashed line</w:t>
      </w:r>
      <w:r>
        <w:rPr>
          <w:rFonts w:ascii="Times New Roman" w:hAnsi="Times New Roman" w:cs="Times New Roman"/>
          <w:sz w:val="24"/>
          <w:szCs w:val="24"/>
        </w:rPr>
        <w:t>)</w:t>
      </w:r>
      <w:r w:rsidRPr="0066057A">
        <w:rPr>
          <w:rFonts w:ascii="Times New Roman" w:hAnsi="Times New Roman" w:cs="Times New Roman"/>
          <w:sz w:val="24"/>
          <w:szCs w:val="24"/>
        </w:rPr>
        <w:t>, introns</w:t>
      </w:r>
      <w:r>
        <w:rPr>
          <w:rFonts w:ascii="Times New Roman" w:hAnsi="Times New Roman" w:cs="Times New Roman"/>
          <w:sz w:val="24"/>
          <w:szCs w:val="24"/>
        </w:rPr>
        <w:t xml:space="preserve"> (</w:t>
      </w:r>
      <w:r w:rsidRPr="00A66FAE">
        <w:rPr>
          <w:rFonts w:ascii="Times New Roman" w:hAnsi="Times New Roman" w:cs="Times New Roman"/>
          <w:color w:val="000000" w:themeColor="text1"/>
          <w:sz w:val="24"/>
          <w:szCs w:val="24"/>
        </w:rPr>
        <w:t>black dotted line</w:t>
      </w:r>
      <w:r>
        <w:rPr>
          <w:rFonts w:ascii="Times New Roman" w:hAnsi="Times New Roman" w:cs="Times New Roman"/>
          <w:sz w:val="24"/>
          <w:szCs w:val="24"/>
        </w:rPr>
        <w:t>)</w:t>
      </w:r>
      <w:r w:rsidRPr="0066057A">
        <w:rPr>
          <w:rFonts w:ascii="Times New Roman" w:hAnsi="Times New Roman" w:cs="Times New Roman"/>
          <w:sz w:val="24"/>
          <w:szCs w:val="24"/>
        </w:rPr>
        <w:t>, genomic windows (non-genic background</w:t>
      </w:r>
      <w:r>
        <w:rPr>
          <w:rFonts w:ascii="Times New Roman" w:hAnsi="Times New Roman" w:cs="Times New Roman"/>
          <w:sz w:val="24"/>
          <w:szCs w:val="24"/>
        </w:rPr>
        <w:t xml:space="preserve">, </w:t>
      </w:r>
      <w:r w:rsidRPr="00A66FAE">
        <w:rPr>
          <w:rFonts w:ascii="Times New Roman" w:hAnsi="Times New Roman" w:cs="Times New Roman"/>
          <w:color w:val="00B0F0"/>
          <w:sz w:val="24"/>
          <w:szCs w:val="24"/>
        </w:rPr>
        <w:t>light blue dashed line</w:t>
      </w:r>
      <w:r w:rsidRPr="0066057A">
        <w:rPr>
          <w:rFonts w:ascii="Times New Roman" w:hAnsi="Times New Roman" w:cs="Times New Roman"/>
          <w:sz w:val="24"/>
          <w:szCs w:val="24"/>
        </w:rPr>
        <w:t>), and gene frames (exons + introns</w:t>
      </w:r>
      <w:r>
        <w:rPr>
          <w:rFonts w:ascii="Times New Roman" w:hAnsi="Times New Roman" w:cs="Times New Roman"/>
          <w:sz w:val="24"/>
          <w:szCs w:val="24"/>
        </w:rPr>
        <w:t xml:space="preserve">, </w:t>
      </w:r>
      <w:r w:rsidRPr="00A66FAE">
        <w:rPr>
          <w:rFonts w:ascii="Times New Roman" w:hAnsi="Times New Roman" w:cs="Times New Roman"/>
          <w:color w:val="FF0000"/>
          <w:sz w:val="24"/>
          <w:szCs w:val="24"/>
        </w:rPr>
        <w:t xml:space="preserve">red </w:t>
      </w:r>
      <w:r>
        <w:rPr>
          <w:rFonts w:ascii="Times New Roman" w:hAnsi="Times New Roman" w:cs="Times New Roman"/>
          <w:color w:val="FF0000"/>
          <w:sz w:val="24"/>
          <w:szCs w:val="24"/>
        </w:rPr>
        <w:t xml:space="preserve">solid </w:t>
      </w:r>
      <w:r w:rsidRPr="00A66FAE">
        <w:rPr>
          <w:rFonts w:ascii="Times New Roman" w:hAnsi="Times New Roman" w:cs="Times New Roman"/>
          <w:color w:val="FF0000"/>
          <w:sz w:val="24"/>
          <w:szCs w:val="24"/>
        </w:rPr>
        <w:t>line</w:t>
      </w:r>
      <w:r w:rsidRPr="0066057A">
        <w:rPr>
          <w:rFonts w:ascii="Times New Roman" w:hAnsi="Times New Roman" w:cs="Times New Roman"/>
          <w:sz w:val="24"/>
          <w:szCs w:val="24"/>
        </w:rPr>
        <w:t>).</w:t>
      </w:r>
      <w:r>
        <w:rPr>
          <w:rFonts w:ascii="Times New Roman" w:hAnsi="Times New Roman" w:cs="Times New Roman"/>
          <w:sz w:val="24"/>
          <w:szCs w:val="24"/>
        </w:rPr>
        <w:t xml:space="preserve"> </w:t>
      </w:r>
      <w:r w:rsidRPr="0066057A">
        <w:rPr>
          <w:rFonts w:ascii="Times New Roman" w:hAnsi="Times New Roman" w:cs="Times New Roman"/>
          <w:sz w:val="24"/>
          <w:szCs w:val="24"/>
        </w:rPr>
        <w:t>The third panel illustrates CpG o/e levels across genic positions for ‘high’ and ‘low’ CpG o/e genes (</w:t>
      </w:r>
      <w:r w:rsidRPr="0066057A">
        <w:rPr>
          <w:rFonts w:ascii="Times New Roman" w:hAnsi="Times New Roman" w:cs="Times New Roman"/>
          <w:i/>
          <w:sz w:val="24"/>
          <w:szCs w:val="24"/>
        </w:rPr>
        <w:t>i.e.</w:t>
      </w:r>
      <w:r w:rsidRPr="0066057A">
        <w:rPr>
          <w:rFonts w:ascii="Times New Roman" w:hAnsi="Times New Roman" w:cs="Times New Roman"/>
          <w:sz w:val="24"/>
          <w:szCs w:val="24"/>
        </w:rPr>
        <w:t xml:space="preserve">, genes falling above or below the mean CpG o/e of all genes for a given species, respectively). </w:t>
      </w:r>
    </w:p>
    <w:p w14:paraId="0852ABDA" w14:textId="77777777" w:rsidR="008E2DD8" w:rsidRDefault="008E2DD8" w:rsidP="008E2DD8"/>
    <w:p w14:paraId="66977C2C" w14:textId="77777777" w:rsidR="008E2DD8" w:rsidRDefault="008E2DD8" w:rsidP="008E2DD8"/>
    <w:p w14:paraId="5C8383BE" w14:textId="77777777" w:rsidR="008E2DD8" w:rsidRDefault="008E2DD8" w:rsidP="008E2DD8"/>
    <w:p w14:paraId="3C61EF1C" w14:textId="77777777" w:rsidR="008E2DD8" w:rsidRDefault="008E2DD8" w:rsidP="008E2DD8"/>
    <w:p w14:paraId="141ECBE8" w14:textId="77777777" w:rsidR="008E2DD8" w:rsidRDefault="008E2DD8" w:rsidP="008E2DD8">
      <w:r>
        <w:br w:type="page"/>
      </w:r>
    </w:p>
    <w:p w14:paraId="7C8148BD" w14:textId="77777777" w:rsidR="008E2DD8" w:rsidRDefault="008E2DD8" w:rsidP="008E2DD8">
      <w:r w:rsidRPr="007F6281">
        <w:rPr>
          <w:noProof/>
        </w:rPr>
        <w:lastRenderedPageBreak/>
        <w:drawing>
          <wp:inline distT="0" distB="0" distL="0" distR="0" wp14:anchorId="463DE6CB" wp14:editId="4FCBCC51">
            <wp:extent cx="5943600" cy="779018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7790180"/>
                    </a:xfrm>
                    <a:prstGeom prst="rect">
                      <a:avLst/>
                    </a:prstGeom>
                  </pic:spPr>
                </pic:pic>
              </a:graphicData>
            </a:graphic>
          </wp:inline>
        </w:drawing>
      </w:r>
    </w:p>
    <w:p w14:paraId="06D0631D" w14:textId="77777777" w:rsidR="008E2DD8" w:rsidRDefault="008E2DD8" w:rsidP="008E2DD8"/>
    <w:p w14:paraId="03770B1B" w14:textId="77777777" w:rsidR="008E2DD8" w:rsidRDefault="008E2DD8" w:rsidP="008E2DD8"/>
    <w:p w14:paraId="08F1CDCC" w14:textId="77777777" w:rsidR="008E2DD8" w:rsidRDefault="008E2DD8" w:rsidP="008E2DD8">
      <w:r w:rsidRPr="007F6281">
        <w:rPr>
          <w:noProof/>
        </w:rPr>
        <w:lastRenderedPageBreak/>
        <w:drawing>
          <wp:inline distT="0" distB="0" distL="0" distR="0" wp14:anchorId="586A1FB5" wp14:editId="7A4F4C40">
            <wp:extent cx="5943600" cy="77997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7799705"/>
                    </a:xfrm>
                    <a:prstGeom prst="rect">
                      <a:avLst/>
                    </a:prstGeom>
                  </pic:spPr>
                </pic:pic>
              </a:graphicData>
            </a:graphic>
          </wp:inline>
        </w:drawing>
      </w:r>
    </w:p>
    <w:p w14:paraId="3F70CD6C" w14:textId="77777777" w:rsidR="008E2DD8" w:rsidRDefault="008E2DD8" w:rsidP="008E2DD8"/>
    <w:p w14:paraId="6585788E" w14:textId="77777777" w:rsidR="008E2DD8" w:rsidRDefault="008E2DD8" w:rsidP="008E2DD8"/>
    <w:p w14:paraId="4C6ED500" w14:textId="77777777" w:rsidR="008E2DD8" w:rsidRDefault="008E2DD8" w:rsidP="008E2DD8">
      <w:r w:rsidRPr="007F6281">
        <w:rPr>
          <w:noProof/>
        </w:rPr>
        <w:lastRenderedPageBreak/>
        <w:drawing>
          <wp:inline distT="0" distB="0" distL="0" distR="0" wp14:anchorId="4F2D29DC" wp14:editId="12ABCB72">
            <wp:extent cx="5943600" cy="777748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7777480"/>
                    </a:xfrm>
                    <a:prstGeom prst="rect">
                      <a:avLst/>
                    </a:prstGeom>
                  </pic:spPr>
                </pic:pic>
              </a:graphicData>
            </a:graphic>
          </wp:inline>
        </w:drawing>
      </w:r>
    </w:p>
    <w:p w14:paraId="52EE2CAD" w14:textId="77777777" w:rsidR="008E2DD8" w:rsidRDefault="008E2DD8" w:rsidP="008E2DD8"/>
    <w:p w14:paraId="1634D439" w14:textId="77777777" w:rsidR="008E2DD8" w:rsidRDefault="008E2DD8" w:rsidP="008E2DD8"/>
    <w:p w14:paraId="03BE4D5A" w14:textId="77777777" w:rsidR="008E2DD8" w:rsidRDefault="008E2DD8" w:rsidP="008E2DD8">
      <w:r w:rsidRPr="007F6281">
        <w:rPr>
          <w:noProof/>
        </w:rPr>
        <w:lastRenderedPageBreak/>
        <w:drawing>
          <wp:inline distT="0" distB="0" distL="0" distR="0" wp14:anchorId="63A884D1" wp14:editId="52FC2CCD">
            <wp:extent cx="5943600" cy="779018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7790180"/>
                    </a:xfrm>
                    <a:prstGeom prst="rect">
                      <a:avLst/>
                    </a:prstGeom>
                  </pic:spPr>
                </pic:pic>
              </a:graphicData>
            </a:graphic>
          </wp:inline>
        </w:drawing>
      </w:r>
    </w:p>
    <w:p w14:paraId="36AA237A" w14:textId="77777777" w:rsidR="008E2DD8" w:rsidRDefault="008E2DD8" w:rsidP="008E2DD8"/>
    <w:p w14:paraId="381FD87C" w14:textId="77777777" w:rsidR="008E2DD8" w:rsidRDefault="008E2DD8" w:rsidP="008E2DD8"/>
    <w:p w14:paraId="38C0ECBB" w14:textId="77777777" w:rsidR="008E2DD8" w:rsidRDefault="008E2DD8" w:rsidP="008E2DD8">
      <w:r w:rsidRPr="007F6281">
        <w:rPr>
          <w:noProof/>
        </w:rPr>
        <w:lastRenderedPageBreak/>
        <w:drawing>
          <wp:inline distT="0" distB="0" distL="0" distR="0" wp14:anchorId="2F4F9D60" wp14:editId="1C552ABE">
            <wp:extent cx="5943600" cy="779018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7790180"/>
                    </a:xfrm>
                    <a:prstGeom prst="rect">
                      <a:avLst/>
                    </a:prstGeom>
                  </pic:spPr>
                </pic:pic>
              </a:graphicData>
            </a:graphic>
          </wp:inline>
        </w:drawing>
      </w:r>
    </w:p>
    <w:p w14:paraId="5C469A0C" w14:textId="77777777" w:rsidR="008E2DD8" w:rsidRDefault="008E2DD8" w:rsidP="008E2DD8"/>
    <w:p w14:paraId="1B90AF94" w14:textId="77777777" w:rsidR="008E2DD8" w:rsidRDefault="008E2DD8" w:rsidP="008E2DD8"/>
    <w:p w14:paraId="18AC85DA" w14:textId="77777777" w:rsidR="008E2DD8" w:rsidRDefault="008E2DD8" w:rsidP="008E2DD8">
      <w:r w:rsidRPr="007F6281">
        <w:rPr>
          <w:noProof/>
        </w:rPr>
        <w:lastRenderedPageBreak/>
        <w:drawing>
          <wp:inline distT="0" distB="0" distL="0" distR="0" wp14:anchorId="0A557DB7" wp14:editId="0CC47BEC">
            <wp:extent cx="5943600" cy="779018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7790180"/>
                    </a:xfrm>
                    <a:prstGeom prst="rect">
                      <a:avLst/>
                    </a:prstGeom>
                  </pic:spPr>
                </pic:pic>
              </a:graphicData>
            </a:graphic>
          </wp:inline>
        </w:drawing>
      </w:r>
    </w:p>
    <w:p w14:paraId="2D97C1CE" w14:textId="77777777" w:rsidR="008E2DD8" w:rsidRDefault="008E2DD8" w:rsidP="008E2DD8"/>
    <w:p w14:paraId="31F2CBDC" w14:textId="77777777" w:rsidR="008E2DD8" w:rsidRDefault="008E2DD8" w:rsidP="008E2DD8"/>
    <w:p w14:paraId="4A839076" w14:textId="77777777" w:rsidR="008E2DD8" w:rsidRDefault="008E2DD8" w:rsidP="008E2DD8">
      <w:r w:rsidRPr="007F6281">
        <w:rPr>
          <w:noProof/>
        </w:rPr>
        <w:lastRenderedPageBreak/>
        <w:drawing>
          <wp:inline distT="0" distB="0" distL="0" distR="0" wp14:anchorId="68D2C72D" wp14:editId="792FFD42">
            <wp:extent cx="5943600" cy="7780655"/>
            <wp:effectExtent l="0" t="0" r="0"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7780655"/>
                    </a:xfrm>
                    <a:prstGeom prst="rect">
                      <a:avLst/>
                    </a:prstGeom>
                  </pic:spPr>
                </pic:pic>
              </a:graphicData>
            </a:graphic>
          </wp:inline>
        </w:drawing>
      </w:r>
    </w:p>
    <w:p w14:paraId="3449DB08" w14:textId="77777777" w:rsidR="008E2DD8" w:rsidRDefault="008E2DD8" w:rsidP="008E2DD8"/>
    <w:p w14:paraId="1064856B" w14:textId="77777777" w:rsidR="008E2DD8" w:rsidRDefault="008E2DD8" w:rsidP="008E2DD8"/>
    <w:p w14:paraId="7B5F2698" w14:textId="77777777" w:rsidR="008E2DD8" w:rsidRDefault="008E2DD8" w:rsidP="008E2DD8">
      <w:r w:rsidRPr="007F6281">
        <w:rPr>
          <w:noProof/>
        </w:rPr>
        <w:lastRenderedPageBreak/>
        <w:drawing>
          <wp:inline distT="0" distB="0" distL="0" distR="0" wp14:anchorId="4113CD1B" wp14:editId="2FB04FAA">
            <wp:extent cx="5943600" cy="779018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7790180"/>
                    </a:xfrm>
                    <a:prstGeom prst="rect">
                      <a:avLst/>
                    </a:prstGeom>
                  </pic:spPr>
                </pic:pic>
              </a:graphicData>
            </a:graphic>
          </wp:inline>
        </w:drawing>
      </w:r>
    </w:p>
    <w:p w14:paraId="0C58956D" w14:textId="77777777" w:rsidR="008E2DD8" w:rsidRDefault="008E2DD8" w:rsidP="008E2DD8"/>
    <w:p w14:paraId="3D6921FB" w14:textId="77777777" w:rsidR="008E2DD8" w:rsidRDefault="008E2DD8" w:rsidP="008E2DD8"/>
    <w:p w14:paraId="05497A8C" w14:textId="77777777" w:rsidR="008E2DD8" w:rsidRDefault="008E2DD8" w:rsidP="008E2DD8">
      <w:r w:rsidRPr="007F6281">
        <w:rPr>
          <w:noProof/>
        </w:rPr>
        <w:lastRenderedPageBreak/>
        <w:drawing>
          <wp:inline distT="0" distB="0" distL="0" distR="0" wp14:anchorId="19ECF1D8" wp14:editId="3206B114">
            <wp:extent cx="5943600" cy="779018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7790180"/>
                    </a:xfrm>
                    <a:prstGeom prst="rect">
                      <a:avLst/>
                    </a:prstGeom>
                  </pic:spPr>
                </pic:pic>
              </a:graphicData>
            </a:graphic>
          </wp:inline>
        </w:drawing>
      </w:r>
    </w:p>
    <w:p w14:paraId="6EEEF099" w14:textId="77777777" w:rsidR="008E2DD8" w:rsidRDefault="008E2DD8" w:rsidP="008E2DD8"/>
    <w:p w14:paraId="5F911012" w14:textId="77777777" w:rsidR="008E2DD8" w:rsidRDefault="008E2DD8" w:rsidP="008E2DD8"/>
    <w:p w14:paraId="5B22715B" w14:textId="77777777" w:rsidR="008E2DD8" w:rsidRDefault="008E2DD8" w:rsidP="008E2DD8">
      <w:r w:rsidRPr="007F6281">
        <w:rPr>
          <w:noProof/>
        </w:rPr>
        <w:lastRenderedPageBreak/>
        <w:drawing>
          <wp:inline distT="0" distB="0" distL="0" distR="0" wp14:anchorId="45C41C4A" wp14:editId="0F7E1C6D">
            <wp:extent cx="5943600" cy="588581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5885815"/>
                    </a:xfrm>
                    <a:prstGeom prst="rect">
                      <a:avLst/>
                    </a:prstGeom>
                  </pic:spPr>
                </pic:pic>
              </a:graphicData>
            </a:graphic>
          </wp:inline>
        </w:drawing>
      </w:r>
    </w:p>
    <w:p w14:paraId="5363A2B3" w14:textId="77777777" w:rsidR="008E2DD8" w:rsidRDefault="008E2DD8" w:rsidP="008E2DD8">
      <w:r w:rsidRPr="007F6281">
        <w:rPr>
          <w:noProof/>
        </w:rPr>
        <w:drawing>
          <wp:inline distT="0" distB="0" distL="0" distR="0" wp14:anchorId="74153765" wp14:editId="6CFB0790">
            <wp:extent cx="5943600" cy="180403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804035"/>
                    </a:xfrm>
                    <a:prstGeom prst="rect">
                      <a:avLst/>
                    </a:prstGeom>
                  </pic:spPr>
                </pic:pic>
              </a:graphicData>
            </a:graphic>
          </wp:inline>
        </w:drawing>
      </w:r>
    </w:p>
    <w:p w14:paraId="3065836C" w14:textId="77777777" w:rsidR="008E2DD8" w:rsidRDefault="008E2DD8" w:rsidP="008E2DD8"/>
    <w:p w14:paraId="416F8A45" w14:textId="77777777" w:rsidR="008E2DD8" w:rsidRDefault="008E2DD8" w:rsidP="008E2DD8"/>
    <w:p w14:paraId="6F185035" w14:textId="77777777" w:rsidR="008E2DD8" w:rsidRDefault="008E2DD8" w:rsidP="008E2DD8">
      <w:r w:rsidRPr="007F6281">
        <w:rPr>
          <w:noProof/>
        </w:rPr>
        <w:lastRenderedPageBreak/>
        <w:drawing>
          <wp:inline distT="0" distB="0" distL="0" distR="0" wp14:anchorId="755E1279" wp14:editId="34F7B334">
            <wp:extent cx="5943600" cy="772541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7725410"/>
                    </a:xfrm>
                    <a:prstGeom prst="rect">
                      <a:avLst/>
                    </a:prstGeom>
                  </pic:spPr>
                </pic:pic>
              </a:graphicData>
            </a:graphic>
          </wp:inline>
        </w:drawing>
      </w:r>
    </w:p>
    <w:p w14:paraId="12C9E49D" w14:textId="77777777" w:rsidR="008E2DD8" w:rsidRDefault="008E2DD8" w:rsidP="008E2DD8"/>
    <w:p w14:paraId="6654091D" w14:textId="77777777" w:rsidR="008E2DD8" w:rsidRDefault="008E2DD8" w:rsidP="008E2DD8"/>
    <w:p w14:paraId="40EE9293" w14:textId="77777777" w:rsidR="008E2DD8" w:rsidRDefault="008E2DD8" w:rsidP="008E2DD8">
      <w:r w:rsidRPr="007F6281">
        <w:rPr>
          <w:noProof/>
        </w:rPr>
        <w:lastRenderedPageBreak/>
        <w:drawing>
          <wp:inline distT="0" distB="0" distL="0" distR="0" wp14:anchorId="1DA2A67D" wp14:editId="03D9BFAA">
            <wp:extent cx="5943600" cy="7728585"/>
            <wp:effectExtent l="0" t="0" r="0" b="571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7728585"/>
                    </a:xfrm>
                    <a:prstGeom prst="rect">
                      <a:avLst/>
                    </a:prstGeom>
                  </pic:spPr>
                </pic:pic>
              </a:graphicData>
            </a:graphic>
          </wp:inline>
        </w:drawing>
      </w:r>
    </w:p>
    <w:p w14:paraId="1B79E09B" w14:textId="77777777" w:rsidR="008E2DD8" w:rsidRDefault="008E2DD8" w:rsidP="008E2DD8"/>
    <w:p w14:paraId="2DAA4D90" w14:textId="77777777" w:rsidR="008E2DD8" w:rsidRDefault="008E2DD8" w:rsidP="008E2DD8"/>
    <w:p w14:paraId="796E4A13" w14:textId="77777777" w:rsidR="008E2DD8" w:rsidRDefault="008E2DD8" w:rsidP="008E2DD8">
      <w:r w:rsidRPr="007F6281">
        <w:rPr>
          <w:noProof/>
        </w:rPr>
        <w:lastRenderedPageBreak/>
        <w:drawing>
          <wp:inline distT="0" distB="0" distL="0" distR="0" wp14:anchorId="539A7D5A" wp14:editId="68C7C00F">
            <wp:extent cx="5943600" cy="77254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7725410"/>
                    </a:xfrm>
                    <a:prstGeom prst="rect">
                      <a:avLst/>
                    </a:prstGeom>
                  </pic:spPr>
                </pic:pic>
              </a:graphicData>
            </a:graphic>
          </wp:inline>
        </w:drawing>
      </w:r>
    </w:p>
    <w:p w14:paraId="171CC705" w14:textId="77777777" w:rsidR="008E2DD8" w:rsidRDefault="008E2DD8" w:rsidP="008E2DD8"/>
    <w:p w14:paraId="460BD811" w14:textId="77777777" w:rsidR="008E2DD8" w:rsidRDefault="008E2DD8" w:rsidP="008E2DD8"/>
    <w:p w14:paraId="4F6CE86E" w14:textId="77777777" w:rsidR="008E2DD8" w:rsidRDefault="008E2DD8" w:rsidP="008E2DD8">
      <w:r w:rsidRPr="007F6281">
        <w:rPr>
          <w:noProof/>
        </w:rPr>
        <w:lastRenderedPageBreak/>
        <w:drawing>
          <wp:inline distT="0" distB="0" distL="0" distR="0" wp14:anchorId="521FDB89" wp14:editId="2B35F9AD">
            <wp:extent cx="5943600" cy="77254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7725410"/>
                    </a:xfrm>
                    <a:prstGeom prst="rect">
                      <a:avLst/>
                    </a:prstGeom>
                  </pic:spPr>
                </pic:pic>
              </a:graphicData>
            </a:graphic>
          </wp:inline>
        </w:drawing>
      </w:r>
    </w:p>
    <w:p w14:paraId="201D9F27" w14:textId="77777777" w:rsidR="008E2DD8" w:rsidRDefault="008E2DD8" w:rsidP="008E2DD8"/>
    <w:p w14:paraId="2B6F50D1" w14:textId="77777777" w:rsidR="008E2DD8" w:rsidRDefault="008E2DD8" w:rsidP="008E2DD8"/>
    <w:p w14:paraId="687C3DDC" w14:textId="77777777" w:rsidR="008E2DD8" w:rsidRDefault="008E2DD8" w:rsidP="008E2DD8">
      <w:r w:rsidRPr="007F6281">
        <w:rPr>
          <w:noProof/>
        </w:rPr>
        <w:lastRenderedPageBreak/>
        <w:drawing>
          <wp:inline distT="0" distB="0" distL="0" distR="0" wp14:anchorId="50B832B2" wp14:editId="457DB021">
            <wp:extent cx="5943600" cy="77381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7738110"/>
                    </a:xfrm>
                    <a:prstGeom prst="rect">
                      <a:avLst/>
                    </a:prstGeom>
                  </pic:spPr>
                </pic:pic>
              </a:graphicData>
            </a:graphic>
          </wp:inline>
        </w:drawing>
      </w:r>
    </w:p>
    <w:p w14:paraId="015E1C42" w14:textId="77777777" w:rsidR="008E2DD8" w:rsidRDefault="008E2DD8" w:rsidP="008E2DD8"/>
    <w:p w14:paraId="126EC2B5" w14:textId="77777777" w:rsidR="008E2DD8" w:rsidRDefault="008E2DD8" w:rsidP="008E2DD8"/>
    <w:p w14:paraId="3E304C1B" w14:textId="77777777" w:rsidR="008E2DD8" w:rsidRDefault="008E2DD8" w:rsidP="008E2DD8">
      <w:r w:rsidRPr="007F6281">
        <w:rPr>
          <w:noProof/>
        </w:rPr>
        <w:lastRenderedPageBreak/>
        <w:drawing>
          <wp:inline distT="0" distB="0" distL="0" distR="0" wp14:anchorId="01DAB730" wp14:editId="3EB24DB5">
            <wp:extent cx="5943600" cy="773811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7738110"/>
                    </a:xfrm>
                    <a:prstGeom prst="rect">
                      <a:avLst/>
                    </a:prstGeom>
                  </pic:spPr>
                </pic:pic>
              </a:graphicData>
            </a:graphic>
          </wp:inline>
        </w:drawing>
      </w:r>
    </w:p>
    <w:p w14:paraId="5DE48F8C" w14:textId="77777777" w:rsidR="008E2DD8" w:rsidRDefault="008E2DD8" w:rsidP="008E2DD8"/>
    <w:p w14:paraId="2463C707" w14:textId="77777777" w:rsidR="008E2DD8" w:rsidRDefault="008E2DD8" w:rsidP="008E2DD8"/>
    <w:p w14:paraId="22D710DD" w14:textId="77777777" w:rsidR="008E2DD8" w:rsidRDefault="008E2DD8" w:rsidP="008E2DD8">
      <w:r w:rsidRPr="007F6281">
        <w:rPr>
          <w:noProof/>
        </w:rPr>
        <w:lastRenderedPageBreak/>
        <w:drawing>
          <wp:inline distT="0" distB="0" distL="0" distR="0" wp14:anchorId="595BE51B" wp14:editId="3571312C">
            <wp:extent cx="5943600" cy="772541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7725410"/>
                    </a:xfrm>
                    <a:prstGeom prst="rect">
                      <a:avLst/>
                    </a:prstGeom>
                  </pic:spPr>
                </pic:pic>
              </a:graphicData>
            </a:graphic>
          </wp:inline>
        </w:drawing>
      </w:r>
    </w:p>
    <w:p w14:paraId="2FAEC667" w14:textId="77777777" w:rsidR="008E2DD8" w:rsidRDefault="008E2DD8" w:rsidP="008E2DD8"/>
    <w:p w14:paraId="5EFE2845" w14:textId="77777777" w:rsidR="008E2DD8" w:rsidRDefault="008E2DD8" w:rsidP="008E2DD8"/>
    <w:p w14:paraId="575BCA83" w14:textId="77777777" w:rsidR="008E2DD8" w:rsidRDefault="008E2DD8" w:rsidP="008E2DD8">
      <w:r w:rsidRPr="007F6281">
        <w:rPr>
          <w:noProof/>
        </w:rPr>
        <w:lastRenderedPageBreak/>
        <w:drawing>
          <wp:inline distT="0" distB="0" distL="0" distR="0" wp14:anchorId="52784232" wp14:editId="6A905081">
            <wp:extent cx="5943600" cy="7728585"/>
            <wp:effectExtent l="0" t="0" r="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7728585"/>
                    </a:xfrm>
                    <a:prstGeom prst="rect">
                      <a:avLst/>
                    </a:prstGeom>
                  </pic:spPr>
                </pic:pic>
              </a:graphicData>
            </a:graphic>
          </wp:inline>
        </w:drawing>
      </w:r>
    </w:p>
    <w:p w14:paraId="7774EF8F" w14:textId="77777777" w:rsidR="008E2DD8" w:rsidRDefault="008E2DD8" w:rsidP="008E2DD8"/>
    <w:p w14:paraId="5C173756" w14:textId="77777777" w:rsidR="008E2DD8" w:rsidRDefault="008E2DD8" w:rsidP="008E2DD8"/>
    <w:p w14:paraId="01B2B7C9" w14:textId="77777777" w:rsidR="008E2DD8" w:rsidRDefault="008E2DD8" w:rsidP="008E2DD8">
      <w:r w:rsidRPr="007F6281">
        <w:rPr>
          <w:noProof/>
        </w:rPr>
        <w:lastRenderedPageBreak/>
        <w:drawing>
          <wp:inline distT="0" distB="0" distL="0" distR="0" wp14:anchorId="3D6D449F" wp14:editId="23EE66D9">
            <wp:extent cx="5943600" cy="56832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5683250"/>
                    </a:xfrm>
                    <a:prstGeom prst="rect">
                      <a:avLst/>
                    </a:prstGeom>
                  </pic:spPr>
                </pic:pic>
              </a:graphicData>
            </a:graphic>
          </wp:inline>
        </w:drawing>
      </w:r>
    </w:p>
    <w:p w14:paraId="40414FD1" w14:textId="77777777" w:rsidR="008E2DD8" w:rsidRDefault="008E2DD8" w:rsidP="008E2DD8"/>
    <w:p w14:paraId="249FEECE" w14:textId="77777777" w:rsidR="008E2DD8" w:rsidRDefault="008E2DD8" w:rsidP="008E2DD8"/>
    <w:p w14:paraId="26991234" w14:textId="77777777" w:rsidR="008E2DD8" w:rsidRDefault="008E2DD8" w:rsidP="008E2DD8"/>
    <w:p w14:paraId="595C25A9" w14:textId="77777777" w:rsidR="008E2DD8" w:rsidRDefault="008E2DD8" w:rsidP="008E2DD8"/>
    <w:p w14:paraId="3F1DBD41" w14:textId="77777777" w:rsidR="008E2DD8" w:rsidRDefault="008E2DD8" w:rsidP="008E2DD8"/>
    <w:p w14:paraId="72F23FED" w14:textId="77777777" w:rsidR="008E2DD8" w:rsidRDefault="008E2DD8" w:rsidP="008E2DD8"/>
    <w:p w14:paraId="528B54B8" w14:textId="0BEC5991" w:rsidR="008E2DD8" w:rsidRDefault="008E2DD8">
      <w:r>
        <w:br w:type="page"/>
      </w:r>
    </w:p>
    <w:p w14:paraId="0534D523" w14:textId="77777777" w:rsidR="008E2DD8" w:rsidRDefault="008E2DD8" w:rsidP="008E2DD8"/>
    <w:p w14:paraId="65D0BC5F" w14:textId="1DF38159" w:rsidR="008E2DD8" w:rsidRDefault="008E2DD8" w:rsidP="008E2DD8">
      <w:pPr>
        <w:pStyle w:val="Heading2"/>
        <w:rPr>
          <w:rFonts w:ascii="Times New Roman" w:eastAsia="Times New Roman" w:hAnsi="Times New Roman" w:cs="Times New Roman"/>
          <w:b/>
          <w:sz w:val="24"/>
          <w:szCs w:val="24"/>
          <w:lang w:val="en-US"/>
        </w:rPr>
      </w:pPr>
      <w:bookmarkStart w:id="55" w:name="_Toc26815992"/>
      <w:r w:rsidRPr="00D5321E">
        <w:rPr>
          <w:rFonts w:ascii="Times New Roman" w:eastAsia="Times New Roman" w:hAnsi="Times New Roman" w:cs="Times New Roman"/>
          <w:b/>
          <w:sz w:val="24"/>
          <w:szCs w:val="24"/>
          <w:lang w:val="en-US"/>
        </w:rPr>
        <w:t>Fig</w:t>
      </w:r>
      <w:r>
        <w:rPr>
          <w:rFonts w:ascii="Times New Roman" w:eastAsia="Times New Roman" w:hAnsi="Times New Roman" w:cs="Times New Roman"/>
          <w:b/>
          <w:sz w:val="24"/>
          <w:szCs w:val="24"/>
          <w:lang w:val="en-US"/>
        </w:rPr>
        <w:t>. S6</w:t>
      </w:r>
      <w:r w:rsidR="00724E86">
        <w:rPr>
          <w:rFonts w:ascii="Times New Roman" w:eastAsia="Times New Roman" w:hAnsi="Times New Roman" w:cs="Times New Roman"/>
          <w:b/>
          <w:sz w:val="24"/>
          <w:szCs w:val="24"/>
          <w:lang w:val="en-US"/>
        </w:rPr>
        <w:t>:</w:t>
      </w:r>
      <w:r>
        <w:rPr>
          <w:rFonts w:ascii="Times New Roman" w:eastAsia="Times New Roman" w:hAnsi="Times New Roman" w:cs="Times New Roman"/>
          <w:b/>
          <w:sz w:val="24"/>
          <w:szCs w:val="24"/>
          <w:lang w:val="en-US"/>
        </w:rPr>
        <w:t xml:space="preserve"> Rates of gene family </w:t>
      </w:r>
      <w:proofErr w:type="spellStart"/>
      <w:r>
        <w:rPr>
          <w:rFonts w:ascii="Times New Roman" w:eastAsia="Times New Roman" w:hAnsi="Times New Roman" w:cs="Times New Roman"/>
          <w:b/>
          <w:sz w:val="24"/>
          <w:szCs w:val="24"/>
          <w:lang w:val="en-US"/>
        </w:rPr>
        <w:t>emergences</w:t>
      </w:r>
      <w:proofErr w:type="spellEnd"/>
      <w:r>
        <w:rPr>
          <w:rFonts w:ascii="Times New Roman" w:eastAsia="Times New Roman" w:hAnsi="Times New Roman" w:cs="Times New Roman"/>
          <w:b/>
          <w:sz w:val="24"/>
          <w:szCs w:val="24"/>
          <w:lang w:val="en-US"/>
        </w:rPr>
        <w:t xml:space="preserve"> and extinctions.</w:t>
      </w:r>
      <w:bookmarkEnd w:id="55"/>
    </w:p>
    <w:p w14:paraId="13D766A0" w14:textId="77777777" w:rsidR="008E2DD8" w:rsidRPr="008127EC" w:rsidRDefault="008E2DD8" w:rsidP="008E2DD8">
      <w:pPr>
        <w:rPr>
          <w:lang w:val="en-US"/>
        </w:rPr>
      </w:pPr>
      <w:r>
        <w:rPr>
          <w:noProof/>
          <w:lang w:val="en-US"/>
        </w:rPr>
        <w:drawing>
          <wp:inline distT="0" distB="0" distL="0" distR="0" wp14:anchorId="1E60CB4F" wp14:editId="026452EB">
            <wp:extent cx="5943600" cy="410083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nov-ext-my-2.pdf"/>
                    <pic:cNvPicPr/>
                  </pic:nvPicPr>
                  <pic:blipFill>
                    <a:blip r:embed="rId41">
                      <a:extLst>
                        <a:ext uri="{28A0092B-C50C-407E-A947-70E740481C1C}">
                          <a14:useLocalDpi xmlns:a14="http://schemas.microsoft.com/office/drawing/2010/main" val="0"/>
                        </a:ext>
                      </a:extLst>
                    </a:blip>
                    <a:stretch>
                      <a:fillRect/>
                    </a:stretch>
                  </pic:blipFill>
                  <pic:spPr>
                    <a:xfrm>
                      <a:off x="0" y="0"/>
                      <a:ext cx="5943600" cy="4100830"/>
                    </a:xfrm>
                    <a:prstGeom prst="rect">
                      <a:avLst/>
                    </a:prstGeom>
                  </pic:spPr>
                </pic:pic>
              </a:graphicData>
            </a:graphic>
          </wp:inline>
        </w:drawing>
      </w:r>
    </w:p>
    <w:p w14:paraId="4988C0FF" w14:textId="77777777" w:rsidR="008E2DD8" w:rsidRDefault="008E2DD8" w:rsidP="008E2DD8">
      <w:pP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br w:type="page"/>
      </w:r>
    </w:p>
    <w:p w14:paraId="451E21A1" w14:textId="21B5F20D" w:rsidR="0002638D" w:rsidRDefault="0002638D" w:rsidP="0002638D">
      <w:pPr>
        <w:pStyle w:val="Heading2"/>
        <w:rPr>
          <w:rFonts w:ascii="Times New Roman" w:eastAsia="Times New Roman" w:hAnsi="Times New Roman" w:cs="Times New Roman"/>
          <w:b/>
          <w:sz w:val="24"/>
          <w:szCs w:val="24"/>
          <w:lang w:val="en-US"/>
        </w:rPr>
      </w:pPr>
      <w:bookmarkStart w:id="56" w:name="_Toc26815993"/>
      <w:r w:rsidRPr="00D5321E">
        <w:rPr>
          <w:rFonts w:ascii="Times New Roman" w:eastAsia="Times New Roman" w:hAnsi="Times New Roman" w:cs="Times New Roman"/>
          <w:b/>
          <w:sz w:val="24"/>
          <w:szCs w:val="24"/>
          <w:lang w:val="en-US"/>
        </w:rPr>
        <w:lastRenderedPageBreak/>
        <w:t>Fig</w:t>
      </w:r>
      <w:r>
        <w:rPr>
          <w:rFonts w:ascii="Times New Roman" w:eastAsia="Times New Roman" w:hAnsi="Times New Roman" w:cs="Times New Roman"/>
          <w:b/>
          <w:sz w:val="24"/>
          <w:szCs w:val="24"/>
          <w:lang w:val="en-US"/>
        </w:rPr>
        <w:t>. S7</w:t>
      </w:r>
      <w:r w:rsidR="00724E86">
        <w:rPr>
          <w:rFonts w:ascii="Times New Roman" w:eastAsia="Times New Roman" w:hAnsi="Times New Roman" w:cs="Times New Roman"/>
          <w:b/>
          <w:sz w:val="24"/>
          <w:szCs w:val="24"/>
          <w:lang w:val="en-US"/>
        </w:rPr>
        <w:t>:</w:t>
      </w:r>
      <w:r w:rsidRPr="00D5321E">
        <w:rPr>
          <w:rFonts w:ascii="Times New Roman" w:eastAsia="Times New Roman" w:hAnsi="Times New Roman" w:cs="Times New Roman"/>
          <w:b/>
          <w:sz w:val="24"/>
          <w:szCs w:val="24"/>
          <w:lang w:val="en-US"/>
        </w:rPr>
        <w:t xml:space="preserve"> Araneae tree.</w:t>
      </w:r>
      <w:bookmarkEnd w:id="56"/>
      <w:r>
        <w:rPr>
          <w:rFonts w:ascii="Times New Roman" w:eastAsia="Times New Roman" w:hAnsi="Times New Roman" w:cs="Times New Roman"/>
          <w:b/>
          <w:sz w:val="24"/>
          <w:szCs w:val="24"/>
          <w:lang w:val="en-US"/>
        </w:rPr>
        <w:t xml:space="preserve"> </w:t>
      </w:r>
    </w:p>
    <w:p w14:paraId="2FFCF2E8" w14:textId="77777777" w:rsidR="0002638D" w:rsidRDefault="0002638D" w:rsidP="0002638D">
      <w:pPr>
        <w:rPr>
          <w:rFonts w:ascii="Times New Roman" w:eastAsia="Times New Roman" w:hAnsi="Times New Roman" w:cs="Times New Roman"/>
          <w:b/>
          <w:sz w:val="24"/>
          <w:szCs w:val="24"/>
          <w:lang w:val="en-US"/>
        </w:rPr>
      </w:pPr>
      <w:r w:rsidRPr="00367B50">
        <w:rPr>
          <w:rFonts w:ascii="Times New Roman" w:eastAsia="Times New Roman" w:hAnsi="Times New Roman" w:cs="Times New Roman"/>
          <w:sz w:val="24"/>
          <w:szCs w:val="24"/>
          <w:lang w:val="en-US"/>
        </w:rPr>
        <w:t xml:space="preserve">See </w:t>
      </w:r>
      <w:r>
        <w:rPr>
          <w:rFonts w:ascii="Times New Roman" w:eastAsia="Times New Roman" w:hAnsi="Times New Roman" w:cs="Times New Roman"/>
          <w:sz w:val="24"/>
          <w:szCs w:val="24"/>
          <w:lang w:val="en-US"/>
        </w:rPr>
        <w:t xml:space="preserve">Additional File 1: </w:t>
      </w:r>
      <w:r w:rsidRPr="00367B50">
        <w:rPr>
          <w:rFonts w:ascii="Times New Roman" w:eastAsia="Times New Roman" w:hAnsi="Times New Roman" w:cs="Times New Roman"/>
          <w:sz w:val="24"/>
          <w:szCs w:val="24"/>
          <w:lang w:val="en-US"/>
        </w:rPr>
        <w:t xml:space="preserve">Table S27 for </w:t>
      </w:r>
      <w:proofErr w:type="spellStart"/>
      <w:r w:rsidRPr="00367B50">
        <w:rPr>
          <w:rFonts w:ascii="Times New Roman" w:eastAsia="Times New Roman" w:hAnsi="Times New Roman" w:cs="Times New Roman"/>
          <w:sz w:val="24"/>
          <w:szCs w:val="24"/>
          <w:lang w:val="en-US"/>
        </w:rPr>
        <w:t>Newick</w:t>
      </w:r>
      <w:proofErr w:type="spellEnd"/>
      <w:r w:rsidRPr="00367B50">
        <w:rPr>
          <w:rFonts w:ascii="Times New Roman" w:eastAsia="Times New Roman" w:hAnsi="Times New Roman" w:cs="Times New Roman"/>
          <w:sz w:val="24"/>
          <w:szCs w:val="24"/>
          <w:lang w:val="en-US"/>
        </w:rPr>
        <w:t xml:space="preserve"> format.</w:t>
      </w:r>
    </w:p>
    <w:p w14:paraId="15FF8AD2" w14:textId="77777777" w:rsidR="0002638D" w:rsidRDefault="0002638D" w:rsidP="0002638D"/>
    <w:p w14:paraId="077D5A48" w14:textId="77777777" w:rsidR="0002638D" w:rsidRDefault="0002638D" w:rsidP="0002638D"/>
    <w:p w14:paraId="6EFD3446" w14:textId="77777777" w:rsidR="0002638D" w:rsidRPr="006C2D06" w:rsidRDefault="0002638D" w:rsidP="0002638D"/>
    <w:p w14:paraId="02CB6382" w14:textId="77777777" w:rsidR="0002638D" w:rsidRPr="00D5321E" w:rsidRDefault="0002638D" w:rsidP="0002638D">
      <w:pPr>
        <w:rPr>
          <w:rFonts w:ascii="Times New Roman" w:eastAsia="Times New Roman" w:hAnsi="Times New Roman" w:cs="Times New Roman"/>
          <w:b/>
          <w:sz w:val="24"/>
          <w:szCs w:val="24"/>
          <w:lang w:val="en-US"/>
        </w:rPr>
      </w:pPr>
      <w:r w:rsidRPr="00D5321E">
        <w:rPr>
          <w:rFonts w:ascii="Times New Roman" w:eastAsia="Times New Roman" w:hAnsi="Times New Roman" w:cs="Times New Roman"/>
          <w:b/>
          <w:noProof/>
          <w:sz w:val="24"/>
          <w:szCs w:val="24"/>
          <w:lang w:val="en-US"/>
        </w:rPr>
        <w:drawing>
          <wp:inline distT="0" distB="0" distL="0" distR="0" wp14:anchorId="4700C5F4" wp14:editId="03B70B72">
            <wp:extent cx="5448300" cy="4838700"/>
            <wp:effectExtent l="0" t="0" r="0" b="0"/>
            <wp:docPr id="20" name="image49.png" descr="C:\Users\Gregg\Desktop\Box Sync\i5k-paper\i5k-manuscript-1a\figS2-order-trees\araneae.png"/>
            <wp:cNvGraphicFramePr/>
            <a:graphic xmlns:a="http://schemas.openxmlformats.org/drawingml/2006/main">
              <a:graphicData uri="http://schemas.openxmlformats.org/drawingml/2006/picture">
                <pic:pic xmlns:pic="http://schemas.openxmlformats.org/drawingml/2006/picture">
                  <pic:nvPicPr>
                    <pic:cNvPr id="0" name="image49.png" descr="C:\Users\Gregg\Desktop\Box Sync\i5k-paper\i5k-manuscript-1a\figS2-order-trees\araneae.png"/>
                    <pic:cNvPicPr preferRelativeResize="0"/>
                  </pic:nvPicPr>
                  <pic:blipFill>
                    <a:blip r:embed="rId42"/>
                    <a:srcRect/>
                    <a:stretch>
                      <a:fillRect/>
                    </a:stretch>
                  </pic:blipFill>
                  <pic:spPr>
                    <a:xfrm>
                      <a:off x="0" y="0"/>
                      <a:ext cx="5448300" cy="4838700"/>
                    </a:xfrm>
                    <a:prstGeom prst="rect">
                      <a:avLst/>
                    </a:prstGeom>
                    <a:ln/>
                  </pic:spPr>
                </pic:pic>
              </a:graphicData>
            </a:graphic>
          </wp:inline>
        </w:drawing>
      </w:r>
    </w:p>
    <w:p w14:paraId="4FB5324A" w14:textId="77777777" w:rsidR="0002638D" w:rsidRPr="00D5321E" w:rsidRDefault="0002638D" w:rsidP="0002638D">
      <w:pPr>
        <w:pStyle w:val="Heading1"/>
        <w:rPr>
          <w:rFonts w:ascii="Times New Roman" w:eastAsia="Times New Roman" w:hAnsi="Times New Roman" w:cs="Times New Roman"/>
          <w:b/>
          <w:sz w:val="24"/>
          <w:szCs w:val="24"/>
          <w:lang w:val="en-US"/>
        </w:rPr>
      </w:pPr>
      <w:r w:rsidRPr="00D5321E">
        <w:rPr>
          <w:rFonts w:ascii="Times New Roman" w:eastAsia="Times New Roman" w:hAnsi="Times New Roman" w:cs="Times New Roman"/>
          <w:b/>
          <w:sz w:val="24"/>
          <w:szCs w:val="24"/>
          <w:lang w:val="en-US"/>
        </w:rPr>
        <w:br w:type="page"/>
      </w:r>
    </w:p>
    <w:p w14:paraId="75572656" w14:textId="5C139179" w:rsidR="0002638D" w:rsidRDefault="0002638D" w:rsidP="0002638D">
      <w:pPr>
        <w:pStyle w:val="Heading2"/>
        <w:rPr>
          <w:rFonts w:ascii="Times New Roman" w:eastAsia="Times New Roman" w:hAnsi="Times New Roman" w:cs="Times New Roman"/>
          <w:b/>
          <w:sz w:val="24"/>
          <w:szCs w:val="24"/>
          <w:lang w:val="en-US"/>
        </w:rPr>
      </w:pPr>
      <w:bookmarkStart w:id="57" w:name="_Toc26815994"/>
      <w:r w:rsidRPr="00D5321E">
        <w:rPr>
          <w:rFonts w:ascii="Times New Roman" w:eastAsia="Times New Roman" w:hAnsi="Times New Roman" w:cs="Times New Roman"/>
          <w:b/>
          <w:sz w:val="24"/>
          <w:szCs w:val="24"/>
          <w:lang w:val="en-US"/>
        </w:rPr>
        <w:lastRenderedPageBreak/>
        <w:t>Fig</w:t>
      </w:r>
      <w:r>
        <w:rPr>
          <w:rFonts w:ascii="Times New Roman" w:eastAsia="Times New Roman" w:hAnsi="Times New Roman" w:cs="Times New Roman"/>
          <w:b/>
          <w:sz w:val="24"/>
          <w:szCs w:val="24"/>
          <w:lang w:val="en-US"/>
        </w:rPr>
        <w:t>. S8</w:t>
      </w:r>
      <w:r w:rsidR="00724E86">
        <w:rPr>
          <w:rFonts w:ascii="Times New Roman" w:eastAsia="Times New Roman" w:hAnsi="Times New Roman" w:cs="Times New Roman"/>
          <w:b/>
          <w:sz w:val="24"/>
          <w:szCs w:val="24"/>
          <w:lang w:val="en-US"/>
        </w:rPr>
        <w:t>:</w:t>
      </w:r>
      <w:r>
        <w:rPr>
          <w:rFonts w:ascii="Times New Roman" w:eastAsia="Times New Roman" w:hAnsi="Times New Roman" w:cs="Times New Roman"/>
          <w:b/>
          <w:sz w:val="24"/>
          <w:szCs w:val="24"/>
          <w:lang w:val="en-US"/>
        </w:rPr>
        <w:t xml:space="preserve"> </w:t>
      </w:r>
      <w:r w:rsidRPr="00D5321E">
        <w:rPr>
          <w:rFonts w:ascii="Times New Roman" w:eastAsia="Times New Roman" w:hAnsi="Times New Roman" w:cs="Times New Roman"/>
          <w:b/>
          <w:sz w:val="24"/>
          <w:szCs w:val="24"/>
          <w:lang w:val="en-US"/>
        </w:rPr>
        <w:t>Hemiptera tree.</w:t>
      </w:r>
      <w:bookmarkEnd w:id="57"/>
      <w:r>
        <w:rPr>
          <w:rFonts w:ascii="Times New Roman" w:eastAsia="Times New Roman" w:hAnsi="Times New Roman" w:cs="Times New Roman"/>
          <w:b/>
          <w:sz w:val="24"/>
          <w:szCs w:val="24"/>
          <w:lang w:val="en-US"/>
        </w:rPr>
        <w:t xml:space="preserve"> </w:t>
      </w:r>
    </w:p>
    <w:p w14:paraId="2B669FD7" w14:textId="77777777" w:rsidR="0002638D" w:rsidRPr="00D5321E" w:rsidRDefault="0002638D" w:rsidP="0002638D">
      <w:pPr>
        <w:rPr>
          <w:rFonts w:ascii="Times New Roman" w:eastAsia="Times New Roman" w:hAnsi="Times New Roman" w:cs="Times New Roman"/>
          <w:b/>
          <w:sz w:val="24"/>
          <w:szCs w:val="24"/>
          <w:lang w:val="en-US"/>
        </w:rPr>
      </w:pPr>
      <w:r w:rsidRPr="00367B50">
        <w:rPr>
          <w:rFonts w:ascii="Times New Roman" w:eastAsia="Times New Roman" w:hAnsi="Times New Roman" w:cs="Times New Roman"/>
          <w:sz w:val="24"/>
          <w:szCs w:val="24"/>
          <w:lang w:val="en-US"/>
        </w:rPr>
        <w:t xml:space="preserve">See </w:t>
      </w:r>
      <w:r>
        <w:rPr>
          <w:rFonts w:ascii="Times New Roman" w:eastAsia="Times New Roman" w:hAnsi="Times New Roman" w:cs="Times New Roman"/>
          <w:sz w:val="24"/>
          <w:szCs w:val="24"/>
          <w:lang w:val="en-US"/>
        </w:rPr>
        <w:t xml:space="preserve">Additional File 1: </w:t>
      </w:r>
      <w:r w:rsidRPr="00367B50">
        <w:rPr>
          <w:rFonts w:ascii="Times New Roman" w:eastAsia="Times New Roman" w:hAnsi="Times New Roman" w:cs="Times New Roman"/>
          <w:sz w:val="24"/>
          <w:szCs w:val="24"/>
          <w:lang w:val="en-US"/>
        </w:rPr>
        <w:t xml:space="preserve">Table S27 for </w:t>
      </w:r>
      <w:proofErr w:type="spellStart"/>
      <w:r w:rsidRPr="00367B50">
        <w:rPr>
          <w:rFonts w:ascii="Times New Roman" w:eastAsia="Times New Roman" w:hAnsi="Times New Roman" w:cs="Times New Roman"/>
          <w:sz w:val="24"/>
          <w:szCs w:val="24"/>
          <w:lang w:val="en-US"/>
        </w:rPr>
        <w:t>Newick</w:t>
      </w:r>
      <w:proofErr w:type="spellEnd"/>
      <w:r w:rsidRPr="00367B50">
        <w:rPr>
          <w:rFonts w:ascii="Times New Roman" w:eastAsia="Times New Roman" w:hAnsi="Times New Roman" w:cs="Times New Roman"/>
          <w:sz w:val="24"/>
          <w:szCs w:val="24"/>
          <w:lang w:val="en-US"/>
        </w:rPr>
        <w:t xml:space="preserve"> format.</w:t>
      </w:r>
    </w:p>
    <w:p w14:paraId="1B0EB27B" w14:textId="77777777" w:rsidR="0002638D" w:rsidRDefault="0002638D" w:rsidP="0002638D">
      <w:pPr>
        <w:rPr>
          <w:rFonts w:ascii="Times New Roman" w:eastAsia="Times New Roman" w:hAnsi="Times New Roman" w:cs="Times New Roman"/>
          <w:b/>
          <w:sz w:val="24"/>
          <w:szCs w:val="24"/>
          <w:lang w:val="en-US"/>
        </w:rPr>
      </w:pPr>
    </w:p>
    <w:p w14:paraId="1DE1D514" w14:textId="77777777" w:rsidR="0002638D" w:rsidRDefault="0002638D" w:rsidP="0002638D">
      <w:pPr>
        <w:rPr>
          <w:rFonts w:ascii="Times New Roman" w:eastAsia="Times New Roman" w:hAnsi="Times New Roman" w:cs="Times New Roman"/>
          <w:b/>
          <w:sz w:val="24"/>
          <w:szCs w:val="24"/>
          <w:lang w:val="en-US"/>
        </w:rPr>
      </w:pPr>
    </w:p>
    <w:p w14:paraId="7BB8232C" w14:textId="77777777" w:rsidR="0002638D" w:rsidRPr="00D5321E" w:rsidRDefault="0002638D" w:rsidP="0002638D">
      <w:pPr>
        <w:rPr>
          <w:rFonts w:ascii="Times New Roman" w:eastAsia="Times New Roman" w:hAnsi="Times New Roman" w:cs="Times New Roman"/>
          <w:b/>
          <w:sz w:val="24"/>
          <w:szCs w:val="24"/>
          <w:lang w:val="en-US"/>
        </w:rPr>
      </w:pPr>
      <w:r w:rsidRPr="00D5321E">
        <w:rPr>
          <w:rFonts w:ascii="Times New Roman" w:eastAsia="Times New Roman" w:hAnsi="Times New Roman" w:cs="Times New Roman"/>
          <w:b/>
          <w:noProof/>
          <w:sz w:val="24"/>
          <w:szCs w:val="24"/>
          <w:lang w:val="en-US"/>
        </w:rPr>
        <w:drawing>
          <wp:inline distT="0" distB="0" distL="0" distR="0" wp14:anchorId="203EB3D0" wp14:editId="2084EA29">
            <wp:extent cx="5486400" cy="4867275"/>
            <wp:effectExtent l="0" t="0" r="0" b="0"/>
            <wp:docPr id="25" name="image55.png" descr="C:\Users\Gregg\Desktop\Box Sync\i5k-paper\i5k-manuscript-1a\figS2-order-trees\hemiptera.png"/>
            <wp:cNvGraphicFramePr/>
            <a:graphic xmlns:a="http://schemas.openxmlformats.org/drawingml/2006/main">
              <a:graphicData uri="http://schemas.openxmlformats.org/drawingml/2006/picture">
                <pic:pic xmlns:pic="http://schemas.openxmlformats.org/drawingml/2006/picture">
                  <pic:nvPicPr>
                    <pic:cNvPr id="0" name="image55.png" descr="C:\Users\Gregg\Desktop\Box Sync\i5k-paper\i5k-manuscript-1a\figS2-order-trees\hemiptera.png"/>
                    <pic:cNvPicPr preferRelativeResize="0"/>
                  </pic:nvPicPr>
                  <pic:blipFill>
                    <a:blip r:embed="rId43"/>
                    <a:srcRect/>
                    <a:stretch>
                      <a:fillRect/>
                    </a:stretch>
                  </pic:blipFill>
                  <pic:spPr>
                    <a:xfrm>
                      <a:off x="0" y="0"/>
                      <a:ext cx="5486400" cy="4867275"/>
                    </a:xfrm>
                    <a:prstGeom prst="rect">
                      <a:avLst/>
                    </a:prstGeom>
                    <a:ln/>
                  </pic:spPr>
                </pic:pic>
              </a:graphicData>
            </a:graphic>
          </wp:inline>
        </w:drawing>
      </w:r>
    </w:p>
    <w:p w14:paraId="622A570D" w14:textId="77777777" w:rsidR="0002638D" w:rsidRPr="00D5321E" w:rsidRDefault="0002638D" w:rsidP="0002638D">
      <w:pPr>
        <w:pStyle w:val="Heading1"/>
        <w:rPr>
          <w:rFonts w:ascii="Times New Roman" w:eastAsia="Times New Roman" w:hAnsi="Times New Roman" w:cs="Times New Roman"/>
          <w:b/>
          <w:sz w:val="24"/>
          <w:szCs w:val="24"/>
          <w:lang w:val="en-US"/>
        </w:rPr>
      </w:pPr>
      <w:r w:rsidRPr="00D5321E">
        <w:rPr>
          <w:rFonts w:ascii="Times New Roman" w:eastAsia="Times New Roman" w:hAnsi="Times New Roman" w:cs="Times New Roman"/>
          <w:b/>
          <w:sz w:val="24"/>
          <w:szCs w:val="24"/>
          <w:lang w:val="en-US"/>
        </w:rPr>
        <w:br w:type="page"/>
      </w:r>
    </w:p>
    <w:p w14:paraId="0D5A8889" w14:textId="727749E1" w:rsidR="0002638D" w:rsidRDefault="0002638D" w:rsidP="0002638D">
      <w:pPr>
        <w:pStyle w:val="Heading2"/>
        <w:rPr>
          <w:rFonts w:ascii="Times New Roman" w:eastAsia="Times New Roman" w:hAnsi="Times New Roman" w:cs="Times New Roman"/>
          <w:b/>
          <w:sz w:val="24"/>
          <w:szCs w:val="24"/>
          <w:lang w:val="en-US"/>
        </w:rPr>
      </w:pPr>
      <w:bookmarkStart w:id="58" w:name="_Toc26815995"/>
      <w:r w:rsidRPr="00D5321E">
        <w:rPr>
          <w:rFonts w:ascii="Times New Roman" w:eastAsia="Times New Roman" w:hAnsi="Times New Roman" w:cs="Times New Roman"/>
          <w:b/>
          <w:sz w:val="24"/>
          <w:szCs w:val="24"/>
          <w:lang w:val="en-US"/>
        </w:rPr>
        <w:lastRenderedPageBreak/>
        <w:t>Fig</w:t>
      </w:r>
      <w:r>
        <w:rPr>
          <w:rFonts w:ascii="Times New Roman" w:eastAsia="Times New Roman" w:hAnsi="Times New Roman" w:cs="Times New Roman"/>
          <w:b/>
          <w:sz w:val="24"/>
          <w:szCs w:val="24"/>
          <w:lang w:val="en-US"/>
        </w:rPr>
        <w:t>. S9</w:t>
      </w:r>
      <w:r w:rsidR="00417518">
        <w:rPr>
          <w:rFonts w:ascii="Times New Roman" w:eastAsia="Times New Roman" w:hAnsi="Times New Roman" w:cs="Times New Roman"/>
          <w:b/>
          <w:sz w:val="24"/>
          <w:szCs w:val="24"/>
          <w:lang w:val="en-US"/>
        </w:rPr>
        <w:t>:</w:t>
      </w:r>
      <w:r>
        <w:rPr>
          <w:rFonts w:ascii="Times New Roman" w:eastAsia="Times New Roman" w:hAnsi="Times New Roman" w:cs="Times New Roman"/>
          <w:b/>
          <w:sz w:val="24"/>
          <w:szCs w:val="24"/>
          <w:lang w:val="en-US"/>
        </w:rPr>
        <w:t xml:space="preserve"> </w:t>
      </w:r>
      <w:r w:rsidRPr="00D5321E">
        <w:rPr>
          <w:rFonts w:ascii="Times New Roman" w:eastAsia="Times New Roman" w:hAnsi="Times New Roman" w:cs="Times New Roman"/>
          <w:b/>
          <w:sz w:val="24"/>
          <w:szCs w:val="24"/>
          <w:lang w:val="en-US"/>
        </w:rPr>
        <w:t xml:space="preserve"> Hymenoptera tree.</w:t>
      </w:r>
      <w:bookmarkEnd w:id="58"/>
      <w:r>
        <w:rPr>
          <w:rFonts w:ascii="Times New Roman" w:eastAsia="Times New Roman" w:hAnsi="Times New Roman" w:cs="Times New Roman"/>
          <w:b/>
          <w:sz w:val="24"/>
          <w:szCs w:val="24"/>
          <w:lang w:val="en-US"/>
        </w:rPr>
        <w:t xml:space="preserve"> </w:t>
      </w:r>
    </w:p>
    <w:p w14:paraId="65349814" w14:textId="77777777" w:rsidR="0002638D" w:rsidRDefault="0002638D" w:rsidP="0002638D">
      <w:pPr>
        <w:rPr>
          <w:rFonts w:ascii="Times New Roman" w:eastAsia="Times New Roman" w:hAnsi="Times New Roman" w:cs="Times New Roman"/>
          <w:b/>
          <w:sz w:val="24"/>
          <w:szCs w:val="24"/>
          <w:lang w:val="en-US"/>
        </w:rPr>
      </w:pPr>
      <w:r w:rsidRPr="00367B50">
        <w:rPr>
          <w:rFonts w:ascii="Times New Roman" w:eastAsia="Times New Roman" w:hAnsi="Times New Roman" w:cs="Times New Roman"/>
          <w:sz w:val="24"/>
          <w:szCs w:val="24"/>
          <w:lang w:val="en-US"/>
        </w:rPr>
        <w:t xml:space="preserve">See </w:t>
      </w:r>
      <w:r>
        <w:rPr>
          <w:rFonts w:ascii="Times New Roman" w:eastAsia="Times New Roman" w:hAnsi="Times New Roman" w:cs="Times New Roman"/>
          <w:sz w:val="24"/>
          <w:szCs w:val="24"/>
          <w:lang w:val="en-US"/>
        </w:rPr>
        <w:t>Additional File 1: Table S27</w:t>
      </w:r>
      <w:r w:rsidRPr="00367B50">
        <w:rPr>
          <w:rFonts w:ascii="Times New Roman" w:eastAsia="Times New Roman" w:hAnsi="Times New Roman" w:cs="Times New Roman"/>
          <w:sz w:val="24"/>
          <w:szCs w:val="24"/>
          <w:lang w:val="en-US"/>
        </w:rPr>
        <w:t xml:space="preserve"> for </w:t>
      </w:r>
      <w:proofErr w:type="spellStart"/>
      <w:r w:rsidRPr="00367B50">
        <w:rPr>
          <w:rFonts w:ascii="Times New Roman" w:eastAsia="Times New Roman" w:hAnsi="Times New Roman" w:cs="Times New Roman"/>
          <w:sz w:val="24"/>
          <w:szCs w:val="24"/>
          <w:lang w:val="en-US"/>
        </w:rPr>
        <w:t>Newick</w:t>
      </w:r>
      <w:proofErr w:type="spellEnd"/>
      <w:r w:rsidRPr="00367B50">
        <w:rPr>
          <w:rFonts w:ascii="Times New Roman" w:eastAsia="Times New Roman" w:hAnsi="Times New Roman" w:cs="Times New Roman"/>
          <w:sz w:val="24"/>
          <w:szCs w:val="24"/>
          <w:lang w:val="en-US"/>
        </w:rPr>
        <w:t xml:space="preserve"> format.</w:t>
      </w:r>
    </w:p>
    <w:p w14:paraId="2DBB2CD4" w14:textId="77777777" w:rsidR="0002638D" w:rsidRPr="006C2D06" w:rsidRDefault="0002638D" w:rsidP="0002638D"/>
    <w:p w14:paraId="00B39AA2" w14:textId="77777777" w:rsidR="0002638D" w:rsidRPr="00D5321E" w:rsidRDefault="0002638D" w:rsidP="0002638D">
      <w:pPr>
        <w:rPr>
          <w:rFonts w:ascii="Times New Roman" w:eastAsia="Times New Roman" w:hAnsi="Times New Roman" w:cs="Times New Roman"/>
          <w:b/>
          <w:sz w:val="24"/>
          <w:szCs w:val="24"/>
          <w:lang w:val="en-US"/>
        </w:rPr>
      </w:pPr>
      <w:r w:rsidRPr="00D5321E">
        <w:rPr>
          <w:rFonts w:ascii="Times New Roman" w:eastAsia="Times New Roman" w:hAnsi="Times New Roman" w:cs="Times New Roman"/>
          <w:b/>
          <w:noProof/>
          <w:sz w:val="24"/>
          <w:szCs w:val="24"/>
          <w:lang w:val="en-US"/>
        </w:rPr>
        <w:drawing>
          <wp:inline distT="0" distB="0" distL="0" distR="0" wp14:anchorId="2617F832" wp14:editId="00994CB7">
            <wp:extent cx="5543550" cy="7372350"/>
            <wp:effectExtent l="0" t="0" r="0" b="0"/>
            <wp:docPr id="26" name="image56.png" descr="C:\Users\Gregg\Desktop\Box Sync\i5k-paper\i5k-manuscript-1a\figS2-order-trees\hymenoptera.png"/>
            <wp:cNvGraphicFramePr/>
            <a:graphic xmlns:a="http://schemas.openxmlformats.org/drawingml/2006/main">
              <a:graphicData uri="http://schemas.openxmlformats.org/drawingml/2006/picture">
                <pic:pic xmlns:pic="http://schemas.openxmlformats.org/drawingml/2006/picture">
                  <pic:nvPicPr>
                    <pic:cNvPr id="0" name="image56.png" descr="C:\Users\Gregg\Desktop\Box Sync\i5k-paper\i5k-manuscript-1a\figS2-order-trees\hymenoptera.png"/>
                    <pic:cNvPicPr preferRelativeResize="0"/>
                  </pic:nvPicPr>
                  <pic:blipFill>
                    <a:blip r:embed="rId44"/>
                    <a:srcRect/>
                    <a:stretch>
                      <a:fillRect/>
                    </a:stretch>
                  </pic:blipFill>
                  <pic:spPr>
                    <a:xfrm>
                      <a:off x="0" y="0"/>
                      <a:ext cx="5543550" cy="7372350"/>
                    </a:xfrm>
                    <a:prstGeom prst="rect">
                      <a:avLst/>
                    </a:prstGeom>
                    <a:ln/>
                  </pic:spPr>
                </pic:pic>
              </a:graphicData>
            </a:graphic>
          </wp:inline>
        </w:drawing>
      </w:r>
    </w:p>
    <w:p w14:paraId="053FF59F" w14:textId="77777777" w:rsidR="0002638D" w:rsidRDefault="0002638D" w:rsidP="0002638D">
      <w:pPr>
        <w:pStyle w:val="Heading2"/>
        <w:rPr>
          <w:rFonts w:ascii="Times New Roman" w:eastAsia="Times New Roman" w:hAnsi="Times New Roman" w:cs="Times New Roman"/>
          <w:b/>
          <w:sz w:val="24"/>
          <w:szCs w:val="24"/>
          <w:lang w:val="en-US"/>
        </w:rPr>
      </w:pPr>
    </w:p>
    <w:p w14:paraId="01BE9428" w14:textId="5B0D2A28" w:rsidR="0002638D" w:rsidRDefault="0002638D" w:rsidP="0002638D">
      <w:pPr>
        <w:pStyle w:val="Heading2"/>
        <w:rPr>
          <w:rFonts w:ascii="Times New Roman" w:eastAsia="Times New Roman" w:hAnsi="Times New Roman" w:cs="Times New Roman"/>
          <w:b/>
          <w:sz w:val="24"/>
          <w:szCs w:val="24"/>
          <w:lang w:val="en-US"/>
        </w:rPr>
      </w:pPr>
      <w:bookmarkStart w:id="59" w:name="_Toc26815996"/>
      <w:r w:rsidRPr="00D5321E">
        <w:rPr>
          <w:rFonts w:ascii="Times New Roman" w:eastAsia="Times New Roman" w:hAnsi="Times New Roman" w:cs="Times New Roman"/>
          <w:b/>
          <w:sz w:val="24"/>
          <w:szCs w:val="24"/>
          <w:lang w:val="en-US"/>
        </w:rPr>
        <w:t>Fig</w:t>
      </w:r>
      <w:r>
        <w:rPr>
          <w:rFonts w:ascii="Times New Roman" w:eastAsia="Times New Roman" w:hAnsi="Times New Roman" w:cs="Times New Roman"/>
          <w:b/>
          <w:sz w:val="24"/>
          <w:szCs w:val="24"/>
          <w:lang w:val="en-US"/>
        </w:rPr>
        <w:t>. S10</w:t>
      </w:r>
      <w:r w:rsidR="00417518">
        <w:rPr>
          <w:rFonts w:ascii="Times New Roman" w:eastAsia="Times New Roman" w:hAnsi="Times New Roman" w:cs="Times New Roman"/>
          <w:b/>
          <w:sz w:val="24"/>
          <w:szCs w:val="24"/>
          <w:lang w:val="en-US"/>
        </w:rPr>
        <w:t>:</w:t>
      </w:r>
      <w:r>
        <w:rPr>
          <w:rFonts w:ascii="Times New Roman" w:eastAsia="Times New Roman" w:hAnsi="Times New Roman" w:cs="Times New Roman"/>
          <w:b/>
          <w:sz w:val="24"/>
          <w:szCs w:val="24"/>
          <w:lang w:val="en-US"/>
        </w:rPr>
        <w:t xml:space="preserve"> </w:t>
      </w:r>
      <w:r w:rsidRPr="00D5321E">
        <w:rPr>
          <w:rFonts w:ascii="Times New Roman" w:eastAsia="Times New Roman" w:hAnsi="Times New Roman" w:cs="Times New Roman"/>
          <w:b/>
          <w:sz w:val="24"/>
          <w:szCs w:val="24"/>
          <w:lang w:val="en-US"/>
        </w:rPr>
        <w:t>Coleoptera tree.</w:t>
      </w:r>
      <w:bookmarkEnd w:id="59"/>
      <w:r>
        <w:rPr>
          <w:rFonts w:ascii="Times New Roman" w:eastAsia="Times New Roman" w:hAnsi="Times New Roman" w:cs="Times New Roman"/>
          <w:b/>
          <w:sz w:val="24"/>
          <w:szCs w:val="24"/>
          <w:lang w:val="en-US"/>
        </w:rPr>
        <w:t xml:space="preserve"> </w:t>
      </w:r>
    </w:p>
    <w:p w14:paraId="074674C5" w14:textId="77777777" w:rsidR="0002638D" w:rsidRDefault="0002638D" w:rsidP="0002638D">
      <w:pPr>
        <w:rPr>
          <w:rFonts w:ascii="Times New Roman" w:eastAsia="Times New Roman" w:hAnsi="Times New Roman" w:cs="Times New Roman"/>
          <w:b/>
          <w:sz w:val="24"/>
          <w:szCs w:val="24"/>
          <w:lang w:val="en-US"/>
        </w:rPr>
      </w:pPr>
      <w:r w:rsidRPr="00367B50">
        <w:rPr>
          <w:rFonts w:ascii="Times New Roman" w:eastAsia="Times New Roman" w:hAnsi="Times New Roman" w:cs="Times New Roman"/>
          <w:sz w:val="24"/>
          <w:szCs w:val="24"/>
          <w:lang w:val="en-US"/>
        </w:rPr>
        <w:t xml:space="preserve">See </w:t>
      </w:r>
      <w:r>
        <w:rPr>
          <w:rFonts w:ascii="Times New Roman" w:eastAsia="Times New Roman" w:hAnsi="Times New Roman" w:cs="Times New Roman"/>
          <w:sz w:val="24"/>
          <w:szCs w:val="24"/>
          <w:lang w:val="en-US"/>
        </w:rPr>
        <w:t>Additional File 1: Table S27</w:t>
      </w:r>
      <w:r w:rsidRPr="00367B50">
        <w:rPr>
          <w:rFonts w:ascii="Times New Roman" w:eastAsia="Times New Roman" w:hAnsi="Times New Roman" w:cs="Times New Roman"/>
          <w:sz w:val="24"/>
          <w:szCs w:val="24"/>
          <w:lang w:val="en-US"/>
        </w:rPr>
        <w:t xml:space="preserve"> for </w:t>
      </w:r>
      <w:proofErr w:type="spellStart"/>
      <w:r w:rsidRPr="00367B50">
        <w:rPr>
          <w:rFonts w:ascii="Times New Roman" w:eastAsia="Times New Roman" w:hAnsi="Times New Roman" w:cs="Times New Roman"/>
          <w:sz w:val="24"/>
          <w:szCs w:val="24"/>
          <w:lang w:val="en-US"/>
        </w:rPr>
        <w:t>Newick</w:t>
      </w:r>
      <w:proofErr w:type="spellEnd"/>
      <w:r w:rsidRPr="00367B50">
        <w:rPr>
          <w:rFonts w:ascii="Times New Roman" w:eastAsia="Times New Roman" w:hAnsi="Times New Roman" w:cs="Times New Roman"/>
          <w:sz w:val="24"/>
          <w:szCs w:val="24"/>
          <w:lang w:val="en-US"/>
        </w:rPr>
        <w:t xml:space="preserve"> format.</w:t>
      </w:r>
    </w:p>
    <w:p w14:paraId="34FA608B" w14:textId="77777777" w:rsidR="0002638D" w:rsidRDefault="0002638D" w:rsidP="0002638D"/>
    <w:p w14:paraId="04568BA2" w14:textId="77777777" w:rsidR="0002638D" w:rsidRPr="006C2D06" w:rsidRDefault="0002638D" w:rsidP="0002638D"/>
    <w:p w14:paraId="07377399" w14:textId="77777777" w:rsidR="0002638D" w:rsidRPr="00D5321E" w:rsidRDefault="0002638D" w:rsidP="0002638D">
      <w:pPr>
        <w:rPr>
          <w:rFonts w:ascii="Times New Roman" w:eastAsia="Times New Roman" w:hAnsi="Times New Roman" w:cs="Times New Roman"/>
          <w:b/>
          <w:sz w:val="24"/>
          <w:szCs w:val="24"/>
          <w:lang w:val="en-US"/>
        </w:rPr>
      </w:pPr>
      <w:r w:rsidRPr="00D5321E">
        <w:rPr>
          <w:rFonts w:ascii="Times New Roman" w:eastAsia="Times New Roman" w:hAnsi="Times New Roman" w:cs="Times New Roman"/>
          <w:b/>
          <w:noProof/>
          <w:sz w:val="24"/>
          <w:szCs w:val="24"/>
          <w:lang w:val="en-US"/>
        </w:rPr>
        <w:drawing>
          <wp:inline distT="0" distB="0" distL="0" distR="0" wp14:anchorId="1420C4F3" wp14:editId="48306828">
            <wp:extent cx="5629275" cy="4972050"/>
            <wp:effectExtent l="0" t="0" r="0" b="0"/>
            <wp:docPr id="23" name="image53.png" descr="C:\Users\Gregg\Desktop\Box Sync\i5k-paper\i5k-manuscript-1a\figS2-order-trees\coleoptera.png"/>
            <wp:cNvGraphicFramePr/>
            <a:graphic xmlns:a="http://schemas.openxmlformats.org/drawingml/2006/main">
              <a:graphicData uri="http://schemas.openxmlformats.org/drawingml/2006/picture">
                <pic:pic xmlns:pic="http://schemas.openxmlformats.org/drawingml/2006/picture">
                  <pic:nvPicPr>
                    <pic:cNvPr id="0" name="image53.png" descr="C:\Users\Gregg\Desktop\Box Sync\i5k-paper\i5k-manuscript-1a\figS2-order-trees\coleoptera.png"/>
                    <pic:cNvPicPr preferRelativeResize="0"/>
                  </pic:nvPicPr>
                  <pic:blipFill>
                    <a:blip r:embed="rId45"/>
                    <a:srcRect/>
                    <a:stretch>
                      <a:fillRect/>
                    </a:stretch>
                  </pic:blipFill>
                  <pic:spPr>
                    <a:xfrm>
                      <a:off x="0" y="0"/>
                      <a:ext cx="5629275" cy="4972050"/>
                    </a:xfrm>
                    <a:prstGeom prst="rect">
                      <a:avLst/>
                    </a:prstGeom>
                    <a:ln/>
                  </pic:spPr>
                </pic:pic>
              </a:graphicData>
            </a:graphic>
          </wp:inline>
        </w:drawing>
      </w:r>
    </w:p>
    <w:p w14:paraId="755A7714" w14:textId="77777777" w:rsidR="0002638D" w:rsidRPr="00D5321E" w:rsidRDefault="0002638D" w:rsidP="0002638D">
      <w:pPr>
        <w:pStyle w:val="Heading1"/>
        <w:rPr>
          <w:rFonts w:ascii="Times New Roman" w:eastAsia="Times New Roman" w:hAnsi="Times New Roman" w:cs="Times New Roman"/>
          <w:b/>
          <w:sz w:val="24"/>
          <w:szCs w:val="24"/>
          <w:lang w:val="en-US"/>
        </w:rPr>
      </w:pPr>
      <w:r w:rsidRPr="00D5321E">
        <w:rPr>
          <w:rFonts w:ascii="Times New Roman" w:eastAsia="Times New Roman" w:hAnsi="Times New Roman" w:cs="Times New Roman"/>
          <w:b/>
          <w:sz w:val="24"/>
          <w:szCs w:val="24"/>
          <w:lang w:val="en-US"/>
        </w:rPr>
        <w:br w:type="page"/>
      </w:r>
    </w:p>
    <w:p w14:paraId="2A972F31" w14:textId="59612BDD" w:rsidR="0002638D" w:rsidRDefault="0002638D" w:rsidP="0002638D">
      <w:pPr>
        <w:pStyle w:val="Heading2"/>
        <w:rPr>
          <w:rFonts w:ascii="Times New Roman" w:eastAsia="Times New Roman" w:hAnsi="Times New Roman" w:cs="Times New Roman"/>
          <w:b/>
          <w:sz w:val="24"/>
          <w:szCs w:val="24"/>
          <w:lang w:val="en-US"/>
        </w:rPr>
      </w:pPr>
      <w:bookmarkStart w:id="60" w:name="_Toc26815997"/>
      <w:r w:rsidRPr="00D5321E">
        <w:rPr>
          <w:rFonts w:ascii="Times New Roman" w:eastAsia="Times New Roman" w:hAnsi="Times New Roman" w:cs="Times New Roman"/>
          <w:b/>
          <w:sz w:val="24"/>
          <w:szCs w:val="24"/>
          <w:lang w:val="en-US"/>
        </w:rPr>
        <w:lastRenderedPageBreak/>
        <w:t>Fig</w:t>
      </w:r>
      <w:r>
        <w:rPr>
          <w:rFonts w:ascii="Times New Roman" w:eastAsia="Times New Roman" w:hAnsi="Times New Roman" w:cs="Times New Roman"/>
          <w:b/>
          <w:sz w:val="24"/>
          <w:szCs w:val="24"/>
          <w:lang w:val="en-US"/>
        </w:rPr>
        <w:t>. S11</w:t>
      </w:r>
      <w:r w:rsidR="00417518">
        <w:rPr>
          <w:rFonts w:ascii="Times New Roman" w:eastAsia="Times New Roman" w:hAnsi="Times New Roman" w:cs="Times New Roman"/>
          <w:b/>
          <w:sz w:val="24"/>
          <w:szCs w:val="24"/>
          <w:lang w:val="en-US"/>
        </w:rPr>
        <w:t>:</w:t>
      </w:r>
      <w:r>
        <w:rPr>
          <w:rFonts w:ascii="Times New Roman" w:eastAsia="Times New Roman" w:hAnsi="Times New Roman" w:cs="Times New Roman"/>
          <w:b/>
          <w:sz w:val="24"/>
          <w:szCs w:val="24"/>
          <w:lang w:val="en-US"/>
        </w:rPr>
        <w:t xml:space="preserve"> </w:t>
      </w:r>
      <w:r w:rsidRPr="00D5321E">
        <w:rPr>
          <w:rFonts w:ascii="Times New Roman" w:eastAsia="Times New Roman" w:hAnsi="Times New Roman" w:cs="Times New Roman"/>
          <w:b/>
          <w:sz w:val="24"/>
          <w:szCs w:val="24"/>
          <w:lang w:val="en-US"/>
        </w:rPr>
        <w:t>Lepidoptera tree.</w:t>
      </w:r>
      <w:bookmarkEnd w:id="60"/>
      <w:r>
        <w:rPr>
          <w:rFonts w:ascii="Times New Roman" w:eastAsia="Times New Roman" w:hAnsi="Times New Roman" w:cs="Times New Roman"/>
          <w:b/>
          <w:sz w:val="24"/>
          <w:szCs w:val="24"/>
          <w:lang w:val="en-US"/>
        </w:rPr>
        <w:t xml:space="preserve"> </w:t>
      </w:r>
    </w:p>
    <w:p w14:paraId="04FA42D8" w14:textId="77777777" w:rsidR="0002638D" w:rsidRPr="00D5321E" w:rsidRDefault="0002638D" w:rsidP="0002638D">
      <w:pPr>
        <w:rPr>
          <w:rFonts w:ascii="Times New Roman" w:eastAsia="Times New Roman" w:hAnsi="Times New Roman" w:cs="Times New Roman"/>
          <w:b/>
          <w:sz w:val="24"/>
          <w:szCs w:val="24"/>
          <w:lang w:val="en-US"/>
        </w:rPr>
      </w:pPr>
      <w:r w:rsidRPr="00367B50">
        <w:rPr>
          <w:rFonts w:ascii="Times New Roman" w:eastAsia="Times New Roman" w:hAnsi="Times New Roman" w:cs="Times New Roman"/>
          <w:sz w:val="24"/>
          <w:szCs w:val="24"/>
          <w:lang w:val="en-US"/>
        </w:rPr>
        <w:t xml:space="preserve">See </w:t>
      </w:r>
      <w:r>
        <w:rPr>
          <w:rFonts w:ascii="Times New Roman" w:eastAsia="Times New Roman" w:hAnsi="Times New Roman" w:cs="Times New Roman"/>
          <w:sz w:val="24"/>
          <w:szCs w:val="24"/>
          <w:lang w:val="en-US"/>
        </w:rPr>
        <w:t>Additional File 1: Table S27</w:t>
      </w:r>
      <w:r w:rsidRPr="00367B50">
        <w:rPr>
          <w:rFonts w:ascii="Times New Roman" w:eastAsia="Times New Roman" w:hAnsi="Times New Roman" w:cs="Times New Roman"/>
          <w:sz w:val="24"/>
          <w:szCs w:val="24"/>
          <w:lang w:val="en-US"/>
        </w:rPr>
        <w:t xml:space="preserve"> for </w:t>
      </w:r>
      <w:proofErr w:type="spellStart"/>
      <w:r w:rsidRPr="00367B50">
        <w:rPr>
          <w:rFonts w:ascii="Times New Roman" w:eastAsia="Times New Roman" w:hAnsi="Times New Roman" w:cs="Times New Roman"/>
          <w:sz w:val="24"/>
          <w:szCs w:val="24"/>
          <w:lang w:val="en-US"/>
        </w:rPr>
        <w:t>Newick</w:t>
      </w:r>
      <w:proofErr w:type="spellEnd"/>
      <w:r w:rsidRPr="00367B50">
        <w:rPr>
          <w:rFonts w:ascii="Times New Roman" w:eastAsia="Times New Roman" w:hAnsi="Times New Roman" w:cs="Times New Roman"/>
          <w:sz w:val="24"/>
          <w:szCs w:val="24"/>
          <w:lang w:val="en-US"/>
        </w:rPr>
        <w:t xml:space="preserve"> format.</w:t>
      </w:r>
    </w:p>
    <w:p w14:paraId="0FE31C5B" w14:textId="77777777" w:rsidR="0002638D" w:rsidRDefault="0002638D" w:rsidP="0002638D">
      <w:pPr>
        <w:rPr>
          <w:rFonts w:ascii="Times New Roman" w:eastAsia="Times New Roman" w:hAnsi="Times New Roman" w:cs="Times New Roman"/>
          <w:b/>
          <w:sz w:val="24"/>
          <w:szCs w:val="24"/>
          <w:lang w:val="en-US"/>
        </w:rPr>
      </w:pPr>
    </w:p>
    <w:p w14:paraId="16C39844" w14:textId="77777777" w:rsidR="0002638D" w:rsidRDefault="0002638D" w:rsidP="0002638D">
      <w:pPr>
        <w:rPr>
          <w:rFonts w:ascii="Times New Roman" w:eastAsia="Times New Roman" w:hAnsi="Times New Roman" w:cs="Times New Roman"/>
          <w:b/>
          <w:sz w:val="24"/>
          <w:szCs w:val="24"/>
          <w:lang w:val="en-US"/>
        </w:rPr>
      </w:pPr>
    </w:p>
    <w:p w14:paraId="68B52DEF" w14:textId="77777777" w:rsidR="0002638D" w:rsidRPr="00D5321E" w:rsidRDefault="0002638D" w:rsidP="0002638D">
      <w:pPr>
        <w:rPr>
          <w:rFonts w:ascii="Times New Roman" w:eastAsia="Times New Roman" w:hAnsi="Times New Roman" w:cs="Times New Roman"/>
          <w:b/>
          <w:sz w:val="24"/>
          <w:szCs w:val="24"/>
          <w:lang w:val="en-US"/>
        </w:rPr>
      </w:pPr>
      <w:r w:rsidRPr="00D5321E">
        <w:rPr>
          <w:rFonts w:ascii="Times New Roman" w:eastAsia="Times New Roman" w:hAnsi="Times New Roman" w:cs="Times New Roman"/>
          <w:b/>
          <w:noProof/>
          <w:sz w:val="24"/>
          <w:szCs w:val="24"/>
          <w:lang w:val="en-US"/>
        </w:rPr>
        <w:drawing>
          <wp:inline distT="0" distB="0" distL="0" distR="0" wp14:anchorId="0418AF9F" wp14:editId="421623E7">
            <wp:extent cx="5372100" cy="4248150"/>
            <wp:effectExtent l="0" t="0" r="0" b="0"/>
            <wp:docPr id="27" name="image57.png" descr="C:\Users\Gregg\Desktop\Box Sync\i5k-paper\i5k-manuscript-1a\figS2-order-trees\lepidoptera.png"/>
            <wp:cNvGraphicFramePr/>
            <a:graphic xmlns:a="http://schemas.openxmlformats.org/drawingml/2006/main">
              <a:graphicData uri="http://schemas.openxmlformats.org/drawingml/2006/picture">
                <pic:pic xmlns:pic="http://schemas.openxmlformats.org/drawingml/2006/picture">
                  <pic:nvPicPr>
                    <pic:cNvPr id="0" name="image57.png" descr="C:\Users\Gregg\Desktop\Box Sync\i5k-paper\i5k-manuscript-1a\figS2-order-trees\lepidoptera.png"/>
                    <pic:cNvPicPr preferRelativeResize="0"/>
                  </pic:nvPicPr>
                  <pic:blipFill>
                    <a:blip r:embed="rId46"/>
                    <a:srcRect/>
                    <a:stretch>
                      <a:fillRect/>
                    </a:stretch>
                  </pic:blipFill>
                  <pic:spPr>
                    <a:xfrm>
                      <a:off x="0" y="0"/>
                      <a:ext cx="5372100" cy="4248150"/>
                    </a:xfrm>
                    <a:prstGeom prst="rect">
                      <a:avLst/>
                    </a:prstGeom>
                    <a:ln/>
                  </pic:spPr>
                </pic:pic>
              </a:graphicData>
            </a:graphic>
          </wp:inline>
        </w:drawing>
      </w:r>
    </w:p>
    <w:p w14:paraId="09B023BC" w14:textId="77777777" w:rsidR="0002638D" w:rsidRPr="00D5321E" w:rsidRDefault="0002638D" w:rsidP="0002638D">
      <w:pPr>
        <w:pStyle w:val="Heading1"/>
        <w:rPr>
          <w:rFonts w:ascii="Times New Roman" w:eastAsia="Times New Roman" w:hAnsi="Times New Roman" w:cs="Times New Roman"/>
          <w:b/>
          <w:sz w:val="24"/>
          <w:szCs w:val="24"/>
          <w:lang w:val="en-US"/>
        </w:rPr>
      </w:pPr>
      <w:r w:rsidRPr="00D5321E">
        <w:rPr>
          <w:rFonts w:ascii="Times New Roman" w:eastAsia="Times New Roman" w:hAnsi="Times New Roman" w:cs="Times New Roman"/>
          <w:b/>
          <w:sz w:val="24"/>
          <w:szCs w:val="24"/>
          <w:lang w:val="en-US"/>
        </w:rPr>
        <w:br w:type="page"/>
      </w:r>
    </w:p>
    <w:p w14:paraId="4557AB14" w14:textId="77777777" w:rsidR="0002638D" w:rsidRDefault="0002638D" w:rsidP="0002638D">
      <w:pPr>
        <w:pStyle w:val="Heading2"/>
        <w:rPr>
          <w:rFonts w:ascii="Times New Roman" w:eastAsia="Times New Roman" w:hAnsi="Times New Roman" w:cs="Times New Roman"/>
          <w:b/>
          <w:sz w:val="24"/>
          <w:szCs w:val="24"/>
          <w:lang w:val="en-US"/>
        </w:rPr>
      </w:pPr>
    </w:p>
    <w:p w14:paraId="4F4AF88E" w14:textId="2B355C3E" w:rsidR="0002638D" w:rsidRDefault="0002638D" w:rsidP="0002638D">
      <w:pPr>
        <w:pStyle w:val="Heading2"/>
        <w:rPr>
          <w:rFonts w:ascii="Times New Roman" w:eastAsia="Times New Roman" w:hAnsi="Times New Roman" w:cs="Times New Roman"/>
          <w:b/>
          <w:sz w:val="24"/>
          <w:szCs w:val="24"/>
          <w:lang w:val="en-US"/>
        </w:rPr>
      </w:pPr>
      <w:bookmarkStart w:id="61" w:name="_Toc26815998"/>
      <w:r w:rsidRPr="00D5321E">
        <w:rPr>
          <w:rFonts w:ascii="Times New Roman" w:eastAsia="Times New Roman" w:hAnsi="Times New Roman" w:cs="Times New Roman"/>
          <w:b/>
          <w:sz w:val="24"/>
          <w:szCs w:val="24"/>
          <w:lang w:val="en-US"/>
        </w:rPr>
        <w:t>Fig</w:t>
      </w:r>
      <w:r>
        <w:rPr>
          <w:rFonts w:ascii="Times New Roman" w:eastAsia="Times New Roman" w:hAnsi="Times New Roman" w:cs="Times New Roman"/>
          <w:b/>
          <w:sz w:val="24"/>
          <w:szCs w:val="24"/>
          <w:lang w:val="en-US"/>
        </w:rPr>
        <w:t>. S12</w:t>
      </w:r>
      <w:r w:rsidR="00417518">
        <w:rPr>
          <w:rFonts w:ascii="Times New Roman" w:eastAsia="Times New Roman" w:hAnsi="Times New Roman" w:cs="Times New Roman"/>
          <w:b/>
          <w:sz w:val="24"/>
          <w:szCs w:val="24"/>
          <w:lang w:val="en-US"/>
        </w:rPr>
        <w:t>:</w:t>
      </w:r>
      <w:r>
        <w:rPr>
          <w:rFonts w:ascii="Times New Roman" w:eastAsia="Times New Roman" w:hAnsi="Times New Roman" w:cs="Times New Roman"/>
          <w:b/>
          <w:sz w:val="24"/>
          <w:szCs w:val="24"/>
          <w:lang w:val="en-US"/>
        </w:rPr>
        <w:t xml:space="preserve"> </w:t>
      </w:r>
      <w:r w:rsidRPr="00D5321E">
        <w:rPr>
          <w:rFonts w:ascii="Times New Roman" w:eastAsia="Times New Roman" w:hAnsi="Times New Roman" w:cs="Times New Roman"/>
          <w:b/>
          <w:sz w:val="24"/>
          <w:szCs w:val="24"/>
          <w:lang w:val="en-US"/>
        </w:rPr>
        <w:t>Diptera tree.</w:t>
      </w:r>
      <w:bookmarkEnd w:id="61"/>
      <w:r>
        <w:rPr>
          <w:rFonts w:ascii="Times New Roman" w:eastAsia="Times New Roman" w:hAnsi="Times New Roman" w:cs="Times New Roman"/>
          <w:b/>
          <w:sz w:val="24"/>
          <w:szCs w:val="24"/>
          <w:lang w:val="en-US"/>
        </w:rPr>
        <w:t xml:space="preserve"> </w:t>
      </w:r>
    </w:p>
    <w:p w14:paraId="0A2E34B5" w14:textId="77777777" w:rsidR="0002638D" w:rsidRDefault="0002638D" w:rsidP="0002638D">
      <w:pPr>
        <w:rPr>
          <w:rFonts w:ascii="Times New Roman" w:eastAsia="Times New Roman" w:hAnsi="Times New Roman" w:cs="Times New Roman"/>
          <w:b/>
          <w:sz w:val="24"/>
          <w:szCs w:val="24"/>
          <w:lang w:val="en-US"/>
        </w:rPr>
      </w:pPr>
      <w:r w:rsidRPr="00367B50">
        <w:rPr>
          <w:rFonts w:ascii="Times New Roman" w:eastAsia="Times New Roman" w:hAnsi="Times New Roman" w:cs="Times New Roman"/>
          <w:sz w:val="24"/>
          <w:szCs w:val="24"/>
          <w:lang w:val="en-US"/>
        </w:rPr>
        <w:t xml:space="preserve">See </w:t>
      </w:r>
      <w:r>
        <w:rPr>
          <w:rFonts w:ascii="Times New Roman" w:eastAsia="Times New Roman" w:hAnsi="Times New Roman" w:cs="Times New Roman"/>
          <w:sz w:val="24"/>
          <w:szCs w:val="24"/>
          <w:lang w:val="en-US"/>
        </w:rPr>
        <w:t>Additional File 1: Table S27</w:t>
      </w:r>
      <w:r w:rsidRPr="00367B50">
        <w:rPr>
          <w:rFonts w:ascii="Times New Roman" w:eastAsia="Times New Roman" w:hAnsi="Times New Roman" w:cs="Times New Roman"/>
          <w:sz w:val="24"/>
          <w:szCs w:val="24"/>
          <w:lang w:val="en-US"/>
        </w:rPr>
        <w:t xml:space="preserve"> for </w:t>
      </w:r>
      <w:proofErr w:type="spellStart"/>
      <w:r w:rsidRPr="00367B50">
        <w:rPr>
          <w:rFonts w:ascii="Times New Roman" w:eastAsia="Times New Roman" w:hAnsi="Times New Roman" w:cs="Times New Roman"/>
          <w:sz w:val="24"/>
          <w:szCs w:val="24"/>
          <w:lang w:val="en-US"/>
        </w:rPr>
        <w:t>Newick</w:t>
      </w:r>
      <w:proofErr w:type="spellEnd"/>
      <w:r w:rsidRPr="00367B50">
        <w:rPr>
          <w:rFonts w:ascii="Times New Roman" w:eastAsia="Times New Roman" w:hAnsi="Times New Roman" w:cs="Times New Roman"/>
          <w:sz w:val="24"/>
          <w:szCs w:val="24"/>
          <w:lang w:val="en-US"/>
        </w:rPr>
        <w:t xml:space="preserve"> format.</w:t>
      </w:r>
    </w:p>
    <w:p w14:paraId="29A8C46B" w14:textId="77777777" w:rsidR="0002638D" w:rsidRPr="006C2D06" w:rsidRDefault="0002638D" w:rsidP="0002638D"/>
    <w:p w14:paraId="4A840D58" w14:textId="77777777" w:rsidR="0002638D" w:rsidRPr="00D5321E" w:rsidRDefault="0002638D" w:rsidP="0002638D">
      <w:pPr>
        <w:rPr>
          <w:rFonts w:ascii="Times New Roman" w:eastAsia="Times New Roman" w:hAnsi="Times New Roman" w:cs="Times New Roman"/>
          <w:b/>
          <w:sz w:val="24"/>
          <w:szCs w:val="24"/>
          <w:lang w:val="en-US"/>
        </w:rPr>
      </w:pPr>
      <w:r w:rsidRPr="00D5321E">
        <w:rPr>
          <w:rFonts w:ascii="Times New Roman" w:eastAsia="Times New Roman" w:hAnsi="Times New Roman" w:cs="Times New Roman"/>
          <w:b/>
          <w:noProof/>
          <w:sz w:val="24"/>
          <w:szCs w:val="24"/>
          <w:lang w:val="en-US"/>
        </w:rPr>
        <w:drawing>
          <wp:inline distT="0" distB="0" distL="0" distR="0" wp14:anchorId="666C3726" wp14:editId="608C8BAA">
            <wp:extent cx="5629275" cy="6334125"/>
            <wp:effectExtent l="0" t="0" r="0" b="0"/>
            <wp:docPr id="24" name="image54.png" descr="C:\Users\Gregg\Desktop\Box Sync\i5k-paper\i5k-manuscript-1a\figS2-order-trees\diptera.png"/>
            <wp:cNvGraphicFramePr/>
            <a:graphic xmlns:a="http://schemas.openxmlformats.org/drawingml/2006/main">
              <a:graphicData uri="http://schemas.openxmlformats.org/drawingml/2006/picture">
                <pic:pic xmlns:pic="http://schemas.openxmlformats.org/drawingml/2006/picture">
                  <pic:nvPicPr>
                    <pic:cNvPr id="0" name="image54.png" descr="C:\Users\Gregg\Desktop\Box Sync\i5k-paper\i5k-manuscript-1a\figS2-order-trees\diptera.png"/>
                    <pic:cNvPicPr preferRelativeResize="0"/>
                  </pic:nvPicPr>
                  <pic:blipFill>
                    <a:blip r:embed="rId47"/>
                    <a:srcRect/>
                    <a:stretch>
                      <a:fillRect/>
                    </a:stretch>
                  </pic:blipFill>
                  <pic:spPr>
                    <a:xfrm>
                      <a:off x="0" y="0"/>
                      <a:ext cx="5629275" cy="6334125"/>
                    </a:xfrm>
                    <a:prstGeom prst="rect">
                      <a:avLst/>
                    </a:prstGeom>
                    <a:ln/>
                  </pic:spPr>
                </pic:pic>
              </a:graphicData>
            </a:graphic>
          </wp:inline>
        </w:drawing>
      </w:r>
    </w:p>
    <w:p w14:paraId="6E1ACC19" w14:textId="77777777" w:rsidR="0002638D" w:rsidRDefault="0002638D">
      <w:pP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br w:type="page"/>
      </w:r>
    </w:p>
    <w:p w14:paraId="1DCC430D" w14:textId="77777777" w:rsidR="0002638D" w:rsidRDefault="0002638D" w:rsidP="0002638D">
      <w:pPr>
        <w:pStyle w:val="Heading2"/>
        <w:rPr>
          <w:rFonts w:ascii="Times New Roman" w:eastAsia="Times New Roman" w:hAnsi="Times New Roman" w:cs="Times New Roman"/>
          <w:b/>
          <w:sz w:val="24"/>
          <w:szCs w:val="24"/>
          <w:lang w:val="en-US"/>
        </w:rPr>
      </w:pPr>
    </w:p>
    <w:p w14:paraId="0A1D91DE" w14:textId="58D38B64" w:rsidR="0002638D" w:rsidRDefault="0002638D" w:rsidP="0002638D">
      <w:pPr>
        <w:pStyle w:val="Heading2"/>
        <w:rPr>
          <w:rFonts w:ascii="Times New Roman" w:eastAsia="Times New Roman" w:hAnsi="Times New Roman" w:cs="Times New Roman"/>
          <w:b/>
          <w:sz w:val="24"/>
          <w:szCs w:val="24"/>
          <w:lang w:val="en-US"/>
        </w:rPr>
      </w:pPr>
      <w:bookmarkStart w:id="62" w:name="_Toc26815999"/>
      <w:r>
        <w:rPr>
          <w:rFonts w:ascii="Times New Roman" w:eastAsia="Times New Roman" w:hAnsi="Times New Roman" w:cs="Times New Roman"/>
          <w:b/>
          <w:sz w:val="24"/>
          <w:szCs w:val="24"/>
          <w:lang w:val="en-US"/>
        </w:rPr>
        <w:t>Fig. S13</w:t>
      </w:r>
      <w:r w:rsidR="00417518">
        <w:rPr>
          <w:rFonts w:ascii="Times New Roman" w:eastAsia="Times New Roman" w:hAnsi="Times New Roman" w:cs="Times New Roman"/>
          <w:b/>
          <w:sz w:val="24"/>
          <w:szCs w:val="24"/>
          <w:lang w:val="en-US"/>
        </w:rPr>
        <w:t>:</w:t>
      </w:r>
      <w:r>
        <w:rPr>
          <w:rFonts w:ascii="Times New Roman" w:eastAsia="Times New Roman" w:hAnsi="Times New Roman" w:cs="Times New Roman"/>
          <w:b/>
          <w:sz w:val="24"/>
          <w:szCs w:val="24"/>
          <w:lang w:val="en-US"/>
        </w:rPr>
        <w:t xml:space="preserve"> </w:t>
      </w:r>
      <w:r w:rsidRPr="00D5321E">
        <w:rPr>
          <w:rFonts w:ascii="Times New Roman" w:eastAsia="Times New Roman" w:hAnsi="Times New Roman" w:cs="Times New Roman"/>
          <w:b/>
          <w:sz w:val="24"/>
          <w:szCs w:val="24"/>
          <w:lang w:val="en-US"/>
        </w:rPr>
        <w:t>Support fo</w:t>
      </w:r>
      <w:r>
        <w:rPr>
          <w:rFonts w:ascii="Times New Roman" w:eastAsia="Times New Roman" w:hAnsi="Times New Roman" w:cs="Times New Roman"/>
          <w:b/>
          <w:sz w:val="24"/>
          <w:szCs w:val="24"/>
          <w:lang w:val="en-US"/>
        </w:rPr>
        <w:t>r 15 alternate c</w:t>
      </w:r>
      <w:r w:rsidRPr="00D5321E">
        <w:rPr>
          <w:rFonts w:ascii="Times New Roman" w:eastAsia="Times New Roman" w:hAnsi="Times New Roman" w:cs="Times New Roman"/>
          <w:b/>
          <w:sz w:val="24"/>
          <w:szCs w:val="24"/>
          <w:lang w:val="en-US"/>
        </w:rPr>
        <w:t>rustacean topologies with 3 gene sets.</w:t>
      </w:r>
      <w:bookmarkEnd w:id="62"/>
    </w:p>
    <w:p w14:paraId="2B71A62D" w14:textId="77777777" w:rsidR="0002638D" w:rsidRPr="0066057A" w:rsidRDefault="0002638D" w:rsidP="0002638D">
      <w:pPr>
        <w:rPr>
          <w:rFonts w:ascii="Times New Roman" w:eastAsia="Times New Roman" w:hAnsi="Times New Roman" w:cs="Times New Roman"/>
          <w:b/>
          <w:sz w:val="24"/>
          <w:szCs w:val="24"/>
          <w:lang w:val="en-US"/>
        </w:rPr>
      </w:pPr>
      <w:r w:rsidRPr="00F2405B">
        <w:rPr>
          <w:rFonts w:ascii="Times New Roman" w:eastAsia="Times New Roman" w:hAnsi="Times New Roman" w:cs="Times New Roman"/>
          <w:sz w:val="24"/>
          <w:szCs w:val="24"/>
          <w:lang w:val="en-US"/>
        </w:rPr>
        <w:t xml:space="preserve">Orthologous </w:t>
      </w:r>
      <w:r>
        <w:rPr>
          <w:rFonts w:ascii="Times New Roman" w:eastAsia="Times New Roman" w:hAnsi="Times New Roman" w:cs="Times New Roman"/>
          <w:sz w:val="24"/>
          <w:szCs w:val="24"/>
          <w:lang w:val="en-US"/>
        </w:rPr>
        <w:t>gene</w:t>
      </w:r>
      <w:r w:rsidRPr="00F2405B">
        <w:rPr>
          <w:rFonts w:ascii="Times New Roman" w:eastAsia="Times New Roman" w:hAnsi="Times New Roman" w:cs="Times New Roman"/>
          <w:sz w:val="24"/>
          <w:szCs w:val="24"/>
          <w:lang w:val="en-US"/>
        </w:rPr>
        <w:t xml:space="preserve"> </w:t>
      </w:r>
      <w:r>
        <w:rPr>
          <w:rFonts w:ascii="Times New Roman" w:hAnsi="Times New Roman" w:cs="Times New Roman"/>
          <w:sz w:val="24"/>
          <w:szCs w:val="24"/>
          <w:lang w:val="en-US"/>
        </w:rPr>
        <w:t>d</w:t>
      </w:r>
      <w:r w:rsidRPr="00F2405B">
        <w:rPr>
          <w:rFonts w:ascii="Times New Roman" w:hAnsi="Times New Roman" w:cs="Times New Roman"/>
          <w:sz w:val="24"/>
          <w:szCs w:val="24"/>
          <w:lang w:val="en-US"/>
        </w:rPr>
        <w:t>ataset 1 (DS1) consists of the fewest sequences but the most species, while</w:t>
      </w:r>
      <w:r w:rsidRPr="0066057A">
        <w:rPr>
          <w:rFonts w:ascii="Times New Roman" w:hAnsi="Times New Roman" w:cs="Times New Roman"/>
          <w:sz w:val="24"/>
          <w:szCs w:val="24"/>
          <w:lang w:val="en-US"/>
        </w:rPr>
        <w:t xml:space="preserve"> Dataset 2 (DS2) consists of an intermediate number of both, and Dataset 3 (DS3) consists of the most sequences among the fewest species. Each dataset was used to estimate species trees with varying alignment methods, species tree reconstruction methods, and amino acid substitution models (see Methods) for a total 72 species tree estimations. Among the 15 possible topologies for the three crustacean orders (Cladocera [CL], </w:t>
      </w:r>
      <w:proofErr w:type="spellStart"/>
      <w:r w:rsidRPr="0066057A">
        <w:rPr>
          <w:rFonts w:ascii="Times New Roman" w:hAnsi="Times New Roman" w:cs="Times New Roman"/>
          <w:sz w:val="24"/>
          <w:szCs w:val="24"/>
          <w:lang w:val="en-US"/>
        </w:rPr>
        <w:t>Calanoida</w:t>
      </w:r>
      <w:proofErr w:type="spellEnd"/>
      <w:r w:rsidRPr="0066057A">
        <w:rPr>
          <w:rFonts w:ascii="Times New Roman" w:hAnsi="Times New Roman" w:cs="Times New Roman"/>
          <w:sz w:val="24"/>
          <w:szCs w:val="24"/>
          <w:lang w:val="en-US"/>
        </w:rPr>
        <w:t xml:space="preserve"> [CA], and </w:t>
      </w:r>
      <w:proofErr w:type="spellStart"/>
      <w:r w:rsidRPr="0066057A">
        <w:rPr>
          <w:rFonts w:ascii="Times New Roman" w:hAnsi="Times New Roman" w:cs="Times New Roman"/>
          <w:sz w:val="24"/>
          <w:szCs w:val="24"/>
          <w:lang w:val="en-US"/>
        </w:rPr>
        <w:t>Amphipoda</w:t>
      </w:r>
      <w:proofErr w:type="spellEnd"/>
      <w:r w:rsidRPr="0066057A">
        <w:rPr>
          <w:rFonts w:ascii="Times New Roman" w:hAnsi="Times New Roman" w:cs="Times New Roman"/>
          <w:sz w:val="24"/>
          <w:szCs w:val="24"/>
          <w:lang w:val="en-US"/>
        </w:rPr>
        <w:t xml:space="preserve"> [A]) and insects (I) we recover 12. A majority of methods support a monophyletic crustacea (T1, T2, and T3).</w:t>
      </w:r>
    </w:p>
    <w:p w14:paraId="4200CC7D" w14:textId="77777777" w:rsidR="0002638D" w:rsidRPr="00D5321E" w:rsidRDefault="0002638D" w:rsidP="0002638D">
      <w:pPr>
        <w:rPr>
          <w:rFonts w:ascii="Times New Roman" w:eastAsia="Times New Roman" w:hAnsi="Times New Roman" w:cs="Times New Roman"/>
          <w:b/>
          <w:sz w:val="24"/>
          <w:szCs w:val="24"/>
          <w:lang w:val="en-US"/>
        </w:rPr>
      </w:pPr>
    </w:p>
    <w:p w14:paraId="33B19D78" w14:textId="77777777" w:rsidR="0002638D" w:rsidRDefault="0002638D" w:rsidP="0002638D">
      <w:pPr>
        <w:jc w:val="center"/>
        <w:rPr>
          <w:ins w:id="63" w:author="Gregg" w:date="2019-02-18T21:05:00Z"/>
          <w:rFonts w:ascii="Times New Roman" w:eastAsia="Times New Roman" w:hAnsi="Times New Roman" w:cs="Times New Roman"/>
          <w:b/>
          <w:sz w:val="24"/>
          <w:szCs w:val="24"/>
          <w:lang w:val="en-US"/>
        </w:rPr>
        <w:sectPr w:rsidR="0002638D" w:rsidSect="0002638D">
          <w:footerReference w:type="default" r:id="rId48"/>
          <w:pgSz w:w="12240" w:h="15840"/>
          <w:pgMar w:top="1440" w:right="1440" w:bottom="1440" w:left="1440" w:header="0" w:footer="720" w:gutter="0"/>
          <w:cols w:space="720"/>
          <w:docGrid w:linePitch="299"/>
        </w:sectPr>
      </w:pPr>
      <w:bookmarkStart w:id="64" w:name="_a6h04t5sabgk" w:colFirst="0" w:colLast="0"/>
      <w:bookmarkStart w:id="65" w:name="_8f3aqt7k51v6" w:colFirst="0" w:colLast="0"/>
      <w:bookmarkEnd w:id="64"/>
      <w:bookmarkEnd w:id="65"/>
      <w:r w:rsidRPr="00D5321E">
        <w:rPr>
          <w:rFonts w:ascii="Times New Roman" w:eastAsia="Times New Roman" w:hAnsi="Times New Roman" w:cs="Times New Roman"/>
          <w:b/>
          <w:noProof/>
          <w:sz w:val="24"/>
          <w:szCs w:val="24"/>
          <w:lang w:val="en-US"/>
        </w:rPr>
        <w:drawing>
          <wp:inline distT="0" distB="0" distL="0" distR="0" wp14:anchorId="6257C4FD" wp14:editId="5C2CFC52">
            <wp:extent cx="5943600" cy="4622800"/>
            <wp:effectExtent l="0" t="0" r="0" b="0"/>
            <wp:docPr id="1" name="image3.png" descr="Macintosh HD:Users:Gregg:Desktop:Box Sync:i5k-paper:crustacea:crustacea-topologies-1c.png"/>
            <wp:cNvGraphicFramePr/>
            <a:graphic xmlns:a="http://schemas.openxmlformats.org/drawingml/2006/main">
              <a:graphicData uri="http://schemas.openxmlformats.org/drawingml/2006/picture">
                <pic:pic xmlns:pic="http://schemas.openxmlformats.org/drawingml/2006/picture">
                  <pic:nvPicPr>
                    <pic:cNvPr id="0" name="image3.png" descr="Macintosh HD:Users:Gregg:Desktop:Box Sync:i5k-paper:crustacea:crustacea-topologies-1c.png"/>
                    <pic:cNvPicPr preferRelativeResize="0"/>
                  </pic:nvPicPr>
                  <pic:blipFill>
                    <a:blip r:embed="rId49"/>
                    <a:srcRect/>
                    <a:stretch>
                      <a:fillRect/>
                    </a:stretch>
                  </pic:blipFill>
                  <pic:spPr>
                    <a:xfrm>
                      <a:off x="0" y="0"/>
                      <a:ext cx="5943600" cy="4622800"/>
                    </a:xfrm>
                    <a:prstGeom prst="rect">
                      <a:avLst/>
                    </a:prstGeom>
                    <a:ln/>
                  </pic:spPr>
                </pic:pic>
              </a:graphicData>
            </a:graphic>
          </wp:inline>
        </w:drawing>
      </w:r>
    </w:p>
    <w:p w14:paraId="3FF2D810" w14:textId="77777777" w:rsidR="0002638D" w:rsidRDefault="0002638D" w:rsidP="0002638D">
      <w:pPr>
        <w:pStyle w:val="Heading2"/>
        <w:rPr>
          <w:ins w:id="66" w:author="Gregg" w:date="2019-02-18T21:05:00Z"/>
          <w:rFonts w:ascii="Times New Roman" w:eastAsia="Times New Roman" w:hAnsi="Times New Roman" w:cs="Times New Roman"/>
          <w:b/>
          <w:sz w:val="24"/>
          <w:szCs w:val="24"/>
          <w:lang w:val="en-US"/>
        </w:rPr>
        <w:sectPr w:rsidR="0002638D" w:rsidSect="008E2DD8">
          <w:type w:val="continuous"/>
          <w:pgSz w:w="12240" w:h="15840"/>
          <w:pgMar w:top="1440" w:right="1440" w:bottom="1440" w:left="1440" w:header="0" w:footer="720" w:gutter="0"/>
          <w:cols w:space="720"/>
          <w:docGrid w:linePitch="299"/>
        </w:sectPr>
      </w:pPr>
    </w:p>
    <w:p w14:paraId="2C1BF6E0" w14:textId="77777777" w:rsidR="00096EA2" w:rsidRPr="00384C8D" w:rsidRDefault="00096EA2" w:rsidP="00096EA2">
      <w:pPr>
        <w:rPr>
          <w:rFonts w:ascii="Times New Roman" w:hAnsi="Times New Roman" w:cs="Times New Roman"/>
          <w:sz w:val="24"/>
          <w:szCs w:val="24"/>
        </w:rPr>
        <w:sectPr w:rsidR="00096EA2" w:rsidRPr="00384C8D" w:rsidSect="00096EA2">
          <w:footerReference w:type="default" r:id="rId50"/>
          <w:type w:val="continuous"/>
          <w:pgSz w:w="12240" w:h="15840"/>
          <w:pgMar w:top="1440" w:right="1440" w:bottom="1440" w:left="1440" w:header="0" w:footer="720" w:gutter="0"/>
          <w:cols w:space="720"/>
          <w:docGrid w:linePitch="299"/>
        </w:sectPr>
      </w:pPr>
    </w:p>
    <w:p w14:paraId="623E03F6" w14:textId="77777777" w:rsidR="00096EA2" w:rsidRDefault="00096EA2" w:rsidP="00096EA2">
      <w:pPr>
        <w:pStyle w:val="NoSpacing"/>
        <w:outlineLvl w:val="1"/>
        <w:rPr>
          <w:rFonts w:ascii="Times New Roman" w:hAnsi="Times New Roman" w:cs="Times New Roman"/>
          <w:b/>
          <w:sz w:val="24"/>
          <w:szCs w:val="24"/>
        </w:rPr>
      </w:pPr>
    </w:p>
    <w:p w14:paraId="054F77C4" w14:textId="77777777" w:rsidR="00096EA2" w:rsidRDefault="00096EA2">
      <w:pPr>
        <w:rPr>
          <w:rFonts w:ascii="Times New Roman" w:hAnsi="Times New Roman" w:cs="Times New Roman"/>
          <w:b/>
          <w:sz w:val="24"/>
          <w:szCs w:val="24"/>
        </w:rPr>
      </w:pPr>
      <w:r>
        <w:rPr>
          <w:rFonts w:ascii="Times New Roman" w:hAnsi="Times New Roman" w:cs="Times New Roman"/>
          <w:b/>
          <w:sz w:val="24"/>
          <w:szCs w:val="24"/>
        </w:rPr>
        <w:br w:type="page"/>
      </w:r>
    </w:p>
    <w:p w14:paraId="47DABD60" w14:textId="233BEAB9" w:rsidR="00096EA2" w:rsidRDefault="00096EA2" w:rsidP="00096EA2">
      <w:pPr>
        <w:pStyle w:val="NoSpacing"/>
        <w:outlineLvl w:val="1"/>
        <w:rPr>
          <w:rFonts w:ascii="Times New Roman" w:hAnsi="Times New Roman" w:cs="Times New Roman"/>
          <w:b/>
          <w:sz w:val="24"/>
          <w:szCs w:val="24"/>
        </w:rPr>
      </w:pPr>
      <w:bookmarkStart w:id="67" w:name="_Toc26816000"/>
      <w:r w:rsidRPr="009E297C">
        <w:rPr>
          <w:rFonts w:ascii="Times New Roman" w:hAnsi="Times New Roman" w:cs="Times New Roman"/>
          <w:b/>
          <w:sz w:val="24"/>
          <w:szCs w:val="24"/>
        </w:rPr>
        <w:lastRenderedPageBreak/>
        <w:t xml:space="preserve">Fig. </w:t>
      </w:r>
      <w:r>
        <w:rPr>
          <w:rFonts w:ascii="Times New Roman" w:hAnsi="Times New Roman" w:cs="Times New Roman"/>
          <w:b/>
          <w:sz w:val="24"/>
          <w:szCs w:val="24"/>
        </w:rPr>
        <w:t>S14</w:t>
      </w:r>
      <w:r w:rsidR="00280541">
        <w:rPr>
          <w:rFonts w:ascii="Times New Roman" w:hAnsi="Times New Roman" w:cs="Times New Roman"/>
          <w:b/>
          <w:sz w:val="24"/>
          <w:szCs w:val="24"/>
        </w:rPr>
        <w:t>:</w:t>
      </w:r>
      <w:r>
        <w:rPr>
          <w:rFonts w:ascii="Times New Roman" w:hAnsi="Times New Roman" w:cs="Times New Roman"/>
          <w:b/>
          <w:sz w:val="24"/>
          <w:szCs w:val="24"/>
        </w:rPr>
        <w:t xml:space="preserve"> </w:t>
      </w:r>
      <w:r w:rsidRPr="009E297C">
        <w:rPr>
          <w:rFonts w:ascii="Times New Roman" w:hAnsi="Times New Roman" w:cs="Times New Roman"/>
          <w:b/>
          <w:sz w:val="24"/>
          <w:szCs w:val="24"/>
        </w:rPr>
        <w:t>Jackknife test of gene gains/losses after randomly removing species.</w:t>
      </w:r>
      <w:bookmarkEnd w:id="67"/>
      <w:r w:rsidRPr="009E297C">
        <w:rPr>
          <w:rFonts w:ascii="Times New Roman" w:hAnsi="Times New Roman" w:cs="Times New Roman"/>
          <w:b/>
          <w:sz w:val="24"/>
          <w:szCs w:val="24"/>
        </w:rPr>
        <w:t xml:space="preserve"> </w:t>
      </w:r>
    </w:p>
    <w:p w14:paraId="6482D782" w14:textId="77777777" w:rsidR="00096EA2" w:rsidRPr="009E297C" w:rsidRDefault="00096EA2" w:rsidP="00096EA2">
      <w:pPr>
        <w:pStyle w:val="NoSpacing"/>
        <w:outlineLvl w:val="1"/>
        <w:rPr>
          <w:rFonts w:ascii="Times New Roman" w:hAnsi="Times New Roman" w:cs="Times New Roman"/>
          <w:b/>
          <w:sz w:val="24"/>
          <w:szCs w:val="24"/>
        </w:rPr>
      </w:pPr>
    </w:p>
    <w:p w14:paraId="2D9FE916" w14:textId="54B24E81" w:rsidR="00096EA2" w:rsidRPr="008E0F34" w:rsidRDefault="00096EA2" w:rsidP="00096EA2">
      <w:pPr>
        <w:pStyle w:val="NoSpacing"/>
        <w:rPr>
          <w:rFonts w:ascii="Times New Roman" w:hAnsi="Times New Roman" w:cs="Times New Roman"/>
          <w:b/>
          <w:sz w:val="20"/>
          <w:szCs w:val="20"/>
        </w:rPr>
      </w:pPr>
      <w:r w:rsidRPr="00096EA2">
        <w:rPr>
          <w:rFonts w:ascii="Times New Roman" w:hAnsi="Times New Roman" w:cs="Times New Roman"/>
          <w:sz w:val="24"/>
          <w:szCs w:val="24"/>
        </w:rPr>
        <w:t>Distributions of gene gains and losses for every lineage after randomly removing 5 species and repeating for 100 replicates. Red notches indicate original counts with all species. Blue notches indicate counts after removal of three low quality species: LRECL, LHESP, and LLUNA. Note that in most cases red and blue notches overlap and are indiscernible.</w:t>
      </w:r>
      <w:r w:rsidRPr="008E0F34">
        <w:t xml:space="preserve"> </w:t>
      </w:r>
      <w:r>
        <w:rPr>
          <w:rFonts w:ascii="Times New Roman" w:hAnsi="Times New Roman" w:cs="Times New Roman"/>
          <w:b/>
          <w:noProof/>
          <w:sz w:val="24"/>
          <w:szCs w:val="24"/>
        </w:rPr>
        <w:drawing>
          <wp:inline distT="0" distB="0" distL="0" distR="0" wp14:anchorId="6ABDC955" wp14:editId="7D5DEF60">
            <wp:extent cx="7168969" cy="4562473"/>
            <wp:effectExtent l="0" t="4762" r="2222" b="2223"/>
            <wp:docPr id="3" name="Picture 3" descr="C:\Users\Gregg\Desktop\Box Sync\i5k-paper\i5k-revisions\dupliphy-replicates\scripts\dup-reps-100-d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regg\Desktop\Box Sync\i5k-paper\i5k-revisions\dupliphy-replicates\scripts\dup-reps-100-dual.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rot="16200000">
                      <a:off x="0" y="0"/>
                      <a:ext cx="7179361" cy="4569087"/>
                    </a:xfrm>
                    <a:prstGeom prst="rect">
                      <a:avLst/>
                    </a:prstGeom>
                    <a:noFill/>
                    <a:ln>
                      <a:noFill/>
                    </a:ln>
                  </pic:spPr>
                </pic:pic>
              </a:graphicData>
            </a:graphic>
          </wp:inline>
        </w:drawing>
      </w:r>
    </w:p>
    <w:p w14:paraId="4E4A0E90" w14:textId="77777777" w:rsidR="0002638D" w:rsidRDefault="0002638D" w:rsidP="00007D3E">
      <w:pPr>
        <w:pStyle w:val="Heading2"/>
        <w:rPr>
          <w:rFonts w:ascii="Times New Roman" w:eastAsia="Times New Roman" w:hAnsi="Times New Roman" w:cs="Times New Roman"/>
          <w:b/>
          <w:sz w:val="24"/>
          <w:szCs w:val="24"/>
          <w:lang w:val="en-US"/>
        </w:rPr>
      </w:pPr>
    </w:p>
    <w:p w14:paraId="31E785F5" w14:textId="325766A8" w:rsidR="00096EA2" w:rsidRDefault="00096EA2" w:rsidP="00096EA2">
      <w:pPr>
        <w:pStyle w:val="Heading2"/>
        <w:rPr>
          <w:rFonts w:ascii="Times New Roman" w:eastAsia="Times New Roman" w:hAnsi="Times New Roman" w:cs="Times New Roman"/>
          <w:b/>
          <w:sz w:val="24"/>
          <w:szCs w:val="24"/>
          <w:lang w:val="en-US"/>
        </w:rPr>
      </w:pPr>
      <w:bookmarkStart w:id="68" w:name="_Toc518654212"/>
      <w:bookmarkStart w:id="69" w:name="_Toc26816001"/>
      <w:r>
        <w:rPr>
          <w:rFonts w:ascii="Times New Roman" w:eastAsia="Times New Roman" w:hAnsi="Times New Roman" w:cs="Times New Roman"/>
          <w:b/>
          <w:sz w:val="24"/>
          <w:szCs w:val="24"/>
          <w:lang w:val="en-US"/>
        </w:rPr>
        <w:t>Fig.</w:t>
      </w:r>
      <w:r w:rsidR="00417518">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lang w:val="en-US"/>
        </w:rPr>
        <w:t>S15</w:t>
      </w:r>
      <w:r w:rsidR="00417518">
        <w:rPr>
          <w:rFonts w:ascii="Times New Roman" w:eastAsia="Times New Roman" w:hAnsi="Times New Roman" w:cs="Times New Roman"/>
          <w:b/>
          <w:sz w:val="24"/>
          <w:szCs w:val="24"/>
          <w:lang w:val="en-US"/>
        </w:rPr>
        <w:t>:</w:t>
      </w:r>
      <w:r>
        <w:rPr>
          <w:rFonts w:ascii="Times New Roman" w:eastAsia="Times New Roman" w:hAnsi="Times New Roman" w:cs="Times New Roman"/>
          <w:b/>
          <w:sz w:val="24"/>
          <w:szCs w:val="24"/>
          <w:lang w:val="en-US"/>
        </w:rPr>
        <w:t xml:space="preserve"> Protein domain reconstruction and rearrangement event inference</w:t>
      </w:r>
      <w:bookmarkEnd w:id="68"/>
      <w:r>
        <w:rPr>
          <w:rFonts w:ascii="Times New Roman" w:eastAsia="Times New Roman" w:hAnsi="Times New Roman" w:cs="Times New Roman"/>
          <w:b/>
          <w:sz w:val="24"/>
          <w:szCs w:val="24"/>
          <w:lang w:val="en-US"/>
        </w:rPr>
        <w:t>.</w:t>
      </w:r>
      <w:bookmarkEnd w:id="69"/>
      <w:r>
        <w:rPr>
          <w:rFonts w:ascii="Times New Roman" w:eastAsia="Times New Roman" w:hAnsi="Times New Roman" w:cs="Times New Roman"/>
          <w:b/>
          <w:sz w:val="24"/>
          <w:szCs w:val="24"/>
          <w:lang w:val="en-US"/>
        </w:rPr>
        <w:t xml:space="preserve"> </w:t>
      </w:r>
    </w:p>
    <w:p w14:paraId="1A0AD21C" w14:textId="77777777" w:rsidR="00096EA2" w:rsidRDefault="00096EA2" w:rsidP="00096EA2">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Given a phylogenetic tree and annotated protein domains for all studied species (</w:t>
      </w:r>
      <w:r w:rsidRPr="00B67501">
        <w:rPr>
          <w:rFonts w:ascii="Times New Roman" w:eastAsia="Times New Roman" w:hAnsi="Times New Roman" w:cs="Times New Roman"/>
          <w:b/>
          <w:sz w:val="24"/>
          <w:szCs w:val="24"/>
          <w:lang w:val="en-US"/>
        </w:rPr>
        <w:t>A</w:t>
      </w:r>
      <w:r>
        <w:rPr>
          <w:rFonts w:ascii="Times New Roman" w:eastAsia="Times New Roman" w:hAnsi="Times New Roman" w:cs="Times New Roman"/>
          <w:sz w:val="24"/>
          <w:szCs w:val="24"/>
          <w:lang w:val="en-US"/>
        </w:rPr>
        <w:t>) it becomes possible to reconstruct the ancestral domain content for every inner node, by comparing the content of the child nodes and infer the ancestral state based on a parsimony principle (red box). (</w:t>
      </w:r>
      <w:r w:rsidRPr="00B67501">
        <w:rPr>
          <w:rFonts w:ascii="Times New Roman" w:eastAsia="Times New Roman" w:hAnsi="Times New Roman" w:cs="Times New Roman"/>
          <w:b/>
          <w:sz w:val="24"/>
          <w:szCs w:val="24"/>
          <w:lang w:val="en-US"/>
        </w:rPr>
        <w:t>B</w:t>
      </w:r>
      <w:r>
        <w:rPr>
          <w:rFonts w:ascii="Times New Roman" w:eastAsia="Times New Roman" w:hAnsi="Times New Roman" w:cs="Times New Roman"/>
          <w:sz w:val="24"/>
          <w:szCs w:val="24"/>
          <w:lang w:val="en-US"/>
        </w:rPr>
        <w:t>) In the reconstructed tree different rearrangement events can be inferred by comparing every node to its parental node (green boxes). (</w:t>
      </w:r>
      <w:r w:rsidRPr="00B67501">
        <w:rPr>
          <w:rFonts w:ascii="Times New Roman" w:eastAsia="Times New Roman" w:hAnsi="Times New Roman" w:cs="Times New Roman"/>
          <w:b/>
          <w:sz w:val="24"/>
          <w:szCs w:val="24"/>
          <w:lang w:val="en-US"/>
        </w:rPr>
        <w:t>C</w:t>
      </w:r>
      <w:r>
        <w:rPr>
          <w:rFonts w:ascii="Times New Roman" w:eastAsia="Times New Roman" w:hAnsi="Times New Roman" w:cs="Times New Roman"/>
          <w:sz w:val="24"/>
          <w:szCs w:val="24"/>
          <w:lang w:val="en-US"/>
        </w:rPr>
        <w:t>) Six different event types are considered and inferred based on different parsimony principles (see methods). All arrangements are inferred by a Fitch Parsimony (orange), while all single domain states are inferred by a Dollo Parsimony (blue).</w:t>
      </w:r>
    </w:p>
    <w:p w14:paraId="2C2B484D" w14:textId="77777777" w:rsidR="00096EA2" w:rsidRDefault="00096EA2" w:rsidP="00096EA2">
      <w:pPr>
        <w:rPr>
          <w:rFonts w:ascii="Times New Roman" w:eastAsia="Times New Roman" w:hAnsi="Times New Roman" w:cs="Times New Roman"/>
          <w:sz w:val="24"/>
          <w:szCs w:val="24"/>
          <w:lang w:val="en-US"/>
        </w:rPr>
      </w:pPr>
    </w:p>
    <w:p w14:paraId="13817A6E" w14:textId="77777777" w:rsidR="00096EA2" w:rsidRPr="00C541C7" w:rsidRDefault="00096EA2" w:rsidP="00096EA2">
      <w:pP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3B23EC8E" wp14:editId="6C36C79E">
            <wp:extent cx="6614556" cy="4936543"/>
            <wp:effectExtent l="0" t="0" r="0" b="0"/>
            <wp:docPr id="2" name="Picture 2"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creen Shot 2018-05-15 at 12.14.32 AM.png"/>
                    <pic:cNvPicPr/>
                  </pic:nvPicPr>
                  <pic:blipFill>
                    <a:blip r:embed="rId52">
                      <a:extLst>
                        <a:ext uri="{28A0092B-C50C-407E-A947-70E740481C1C}">
                          <a14:useLocalDpi xmlns:a14="http://schemas.microsoft.com/office/drawing/2010/main" val="0"/>
                        </a:ext>
                      </a:extLst>
                    </a:blip>
                    <a:stretch>
                      <a:fillRect/>
                    </a:stretch>
                  </pic:blipFill>
                  <pic:spPr>
                    <a:xfrm>
                      <a:off x="0" y="0"/>
                      <a:ext cx="6637037" cy="4953321"/>
                    </a:xfrm>
                    <a:prstGeom prst="rect">
                      <a:avLst/>
                    </a:prstGeom>
                  </pic:spPr>
                </pic:pic>
              </a:graphicData>
            </a:graphic>
          </wp:inline>
        </w:drawing>
      </w:r>
    </w:p>
    <w:p w14:paraId="69429A3C" w14:textId="77777777" w:rsidR="00096EA2" w:rsidRDefault="00096EA2" w:rsidP="00096EA2">
      <w:pPr>
        <w:pStyle w:val="Heading2"/>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br w:type="page"/>
      </w:r>
    </w:p>
    <w:p w14:paraId="0FF33B1B" w14:textId="38C78DD3" w:rsidR="00E6241A" w:rsidRDefault="00E6241A" w:rsidP="00280541">
      <w:pPr>
        <w:pStyle w:val="Heading2"/>
        <w:rPr>
          <w:rFonts w:ascii="Times New Roman" w:eastAsia="Times New Roman" w:hAnsi="Times New Roman" w:cs="Times New Roman"/>
          <w:b/>
          <w:sz w:val="24"/>
          <w:szCs w:val="24"/>
          <w:lang w:val="en-US"/>
        </w:rPr>
      </w:pPr>
      <w:bookmarkStart w:id="70" w:name="_Toc26816002"/>
      <w:r w:rsidRPr="00D5321E">
        <w:rPr>
          <w:rFonts w:ascii="Times New Roman" w:eastAsia="Times New Roman" w:hAnsi="Times New Roman" w:cs="Times New Roman"/>
          <w:b/>
          <w:sz w:val="24"/>
          <w:szCs w:val="24"/>
          <w:lang w:val="en-US"/>
        </w:rPr>
        <w:lastRenderedPageBreak/>
        <w:t>Fig</w:t>
      </w:r>
      <w:r>
        <w:rPr>
          <w:rFonts w:ascii="Times New Roman" w:eastAsia="Times New Roman" w:hAnsi="Times New Roman" w:cs="Times New Roman"/>
          <w:b/>
          <w:sz w:val="24"/>
          <w:szCs w:val="24"/>
          <w:lang w:val="en-US"/>
        </w:rPr>
        <w:t>. S16</w:t>
      </w:r>
      <w:r w:rsidRPr="00D5321E">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lang w:val="en-US"/>
        </w:rPr>
        <w:t>Fig 2. with all nodes labeled</w:t>
      </w:r>
      <w:r w:rsidRPr="00D5321E">
        <w:rPr>
          <w:rFonts w:ascii="Times New Roman" w:eastAsia="Times New Roman" w:hAnsi="Times New Roman" w:cs="Times New Roman"/>
          <w:b/>
          <w:sz w:val="24"/>
          <w:szCs w:val="24"/>
          <w:lang w:val="en-US"/>
        </w:rPr>
        <w:t>.</w:t>
      </w:r>
      <w:bookmarkEnd w:id="70"/>
      <w:r>
        <w:rPr>
          <w:rFonts w:ascii="Times New Roman" w:eastAsia="Times New Roman" w:hAnsi="Times New Roman" w:cs="Times New Roman"/>
          <w:b/>
          <w:sz w:val="24"/>
          <w:szCs w:val="24"/>
          <w:lang w:val="en-US"/>
        </w:rPr>
        <w:t xml:space="preserve"> </w:t>
      </w:r>
    </w:p>
    <w:p w14:paraId="012F4212" w14:textId="77777777" w:rsidR="00E6241A" w:rsidRDefault="00E6241A" w:rsidP="00E6241A">
      <w:pPr>
        <w:rPr>
          <w:rFonts w:ascii="Times New Roman" w:eastAsia="Times New Roman" w:hAnsi="Times New Roman" w:cs="Times New Roman"/>
          <w:b/>
          <w:sz w:val="24"/>
          <w:szCs w:val="24"/>
          <w:lang w:val="en-US"/>
        </w:rPr>
      </w:pPr>
      <w:r w:rsidRPr="00367B50">
        <w:rPr>
          <w:rFonts w:ascii="Times New Roman" w:eastAsia="Times New Roman" w:hAnsi="Times New Roman" w:cs="Times New Roman"/>
          <w:sz w:val="24"/>
          <w:szCs w:val="24"/>
          <w:lang w:val="en-US"/>
        </w:rPr>
        <w:t xml:space="preserve">See </w:t>
      </w:r>
      <w:r>
        <w:rPr>
          <w:rFonts w:ascii="Times New Roman" w:eastAsia="Times New Roman" w:hAnsi="Times New Roman" w:cs="Times New Roman"/>
          <w:sz w:val="24"/>
          <w:szCs w:val="24"/>
          <w:lang w:val="en-US"/>
        </w:rPr>
        <w:t xml:space="preserve">Additional File 1: </w:t>
      </w:r>
      <w:r w:rsidRPr="00367B50">
        <w:rPr>
          <w:rFonts w:ascii="Times New Roman" w:eastAsia="Times New Roman" w:hAnsi="Times New Roman" w:cs="Times New Roman"/>
          <w:sz w:val="24"/>
          <w:szCs w:val="24"/>
          <w:lang w:val="en-US"/>
        </w:rPr>
        <w:t xml:space="preserve">Table S27 for </w:t>
      </w:r>
      <w:proofErr w:type="spellStart"/>
      <w:r w:rsidRPr="00367B50">
        <w:rPr>
          <w:rFonts w:ascii="Times New Roman" w:eastAsia="Times New Roman" w:hAnsi="Times New Roman" w:cs="Times New Roman"/>
          <w:sz w:val="24"/>
          <w:szCs w:val="24"/>
          <w:lang w:val="en-US"/>
        </w:rPr>
        <w:t>Newick</w:t>
      </w:r>
      <w:proofErr w:type="spellEnd"/>
      <w:r w:rsidRPr="00367B50">
        <w:rPr>
          <w:rFonts w:ascii="Times New Roman" w:eastAsia="Times New Roman" w:hAnsi="Times New Roman" w:cs="Times New Roman"/>
          <w:sz w:val="24"/>
          <w:szCs w:val="24"/>
          <w:lang w:val="en-US"/>
        </w:rPr>
        <w:t xml:space="preserve"> format.</w:t>
      </w:r>
    </w:p>
    <w:p w14:paraId="0D06560E" w14:textId="77777777" w:rsidR="00E6241A" w:rsidRDefault="00E6241A" w:rsidP="00E6241A">
      <w:pPr>
        <w:rPr>
          <w:rFonts w:ascii="Times New Roman" w:eastAsia="Times New Roman" w:hAnsi="Times New Roman" w:cs="Times New Roman"/>
          <w:b/>
          <w:sz w:val="24"/>
          <w:szCs w:val="24"/>
          <w:lang w:val="en-US"/>
        </w:rPr>
      </w:pPr>
      <w:r>
        <w:rPr>
          <w:rFonts w:ascii="Helvetica" w:hAnsi="Helvetica" w:cs="Helvetica"/>
          <w:noProof/>
          <w:sz w:val="32"/>
          <w:szCs w:val="32"/>
          <w:lang w:val="en-US"/>
        </w:rPr>
        <w:drawing>
          <wp:inline distT="0" distB="0" distL="0" distR="0" wp14:anchorId="471FFC54" wp14:editId="311FEC0F">
            <wp:extent cx="5943600" cy="7688577"/>
            <wp:effectExtent l="0" t="0" r="0" b="8255"/>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7688577"/>
                    </a:xfrm>
                    <a:prstGeom prst="rect">
                      <a:avLst/>
                    </a:prstGeom>
                    <a:noFill/>
                    <a:ln>
                      <a:noFill/>
                    </a:ln>
                  </pic:spPr>
                </pic:pic>
              </a:graphicData>
            </a:graphic>
          </wp:inline>
        </w:drawing>
      </w:r>
      <w:r>
        <w:rPr>
          <w:rFonts w:ascii="Times New Roman" w:eastAsia="Times New Roman" w:hAnsi="Times New Roman" w:cs="Times New Roman"/>
          <w:b/>
          <w:sz w:val="24"/>
          <w:szCs w:val="24"/>
          <w:lang w:val="en-US"/>
        </w:rPr>
        <w:br w:type="page"/>
      </w:r>
    </w:p>
    <w:p w14:paraId="15193317" w14:textId="1298F3C6" w:rsidR="00007D3E" w:rsidRPr="00D5321E" w:rsidRDefault="00007D3E" w:rsidP="00007D3E">
      <w:pPr>
        <w:pStyle w:val="Heading2"/>
        <w:rPr>
          <w:rFonts w:ascii="Times New Roman" w:eastAsia="Times New Roman" w:hAnsi="Times New Roman" w:cs="Times New Roman"/>
          <w:b/>
          <w:sz w:val="24"/>
          <w:szCs w:val="24"/>
          <w:lang w:val="en-US"/>
        </w:rPr>
      </w:pPr>
      <w:bookmarkStart w:id="71" w:name="_Toc26816003"/>
      <w:r w:rsidRPr="00D5321E">
        <w:rPr>
          <w:rFonts w:ascii="Times New Roman" w:eastAsia="Times New Roman" w:hAnsi="Times New Roman" w:cs="Times New Roman"/>
          <w:b/>
          <w:sz w:val="24"/>
          <w:szCs w:val="24"/>
          <w:lang w:val="en-US"/>
        </w:rPr>
        <w:lastRenderedPageBreak/>
        <w:t>Fig</w:t>
      </w:r>
      <w:r w:rsidR="00CC4E63">
        <w:rPr>
          <w:rFonts w:ascii="Times New Roman" w:eastAsia="Times New Roman" w:hAnsi="Times New Roman" w:cs="Times New Roman"/>
          <w:b/>
          <w:sz w:val="24"/>
          <w:szCs w:val="24"/>
          <w:lang w:val="en-US"/>
        </w:rPr>
        <w:t>.</w:t>
      </w:r>
      <w:r w:rsidRPr="00D5321E">
        <w:rPr>
          <w:rFonts w:ascii="Times New Roman" w:eastAsia="Times New Roman" w:hAnsi="Times New Roman" w:cs="Times New Roman"/>
          <w:b/>
          <w:sz w:val="24"/>
          <w:szCs w:val="24"/>
          <w:lang w:val="en-US"/>
        </w:rPr>
        <w:t xml:space="preserve"> </w:t>
      </w:r>
      <w:r w:rsidR="00E6241A">
        <w:rPr>
          <w:rFonts w:ascii="Times New Roman" w:eastAsia="Times New Roman" w:hAnsi="Times New Roman" w:cs="Times New Roman"/>
          <w:b/>
          <w:sz w:val="24"/>
          <w:szCs w:val="24"/>
          <w:lang w:val="en-US"/>
        </w:rPr>
        <w:t>S1</w:t>
      </w:r>
      <w:r w:rsidR="00B94CA9">
        <w:rPr>
          <w:rFonts w:ascii="Times New Roman" w:eastAsia="Times New Roman" w:hAnsi="Times New Roman" w:cs="Times New Roman"/>
          <w:b/>
          <w:sz w:val="24"/>
          <w:szCs w:val="24"/>
          <w:lang w:val="en-US"/>
        </w:rPr>
        <w:t>7</w:t>
      </w:r>
      <w:r w:rsidR="00417518">
        <w:rPr>
          <w:rFonts w:ascii="Times New Roman" w:eastAsia="Times New Roman" w:hAnsi="Times New Roman" w:cs="Times New Roman"/>
          <w:b/>
          <w:sz w:val="24"/>
          <w:szCs w:val="24"/>
          <w:lang w:val="en-US"/>
        </w:rPr>
        <w:t>:</w:t>
      </w:r>
      <w:r w:rsidRPr="00D5321E">
        <w:rPr>
          <w:rFonts w:ascii="Times New Roman" w:eastAsia="Times New Roman" w:hAnsi="Times New Roman" w:cs="Times New Roman"/>
          <w:b/>
          <w:sz w:val="24"/>
          <w:szCs w:val="24"/>
          <w:lang w:val="en-US"/>
        </w:rPr>
        <w:t xml:space="preserve"> Counts of 195 </w:t>
      </w:r>
      <w:r w:rsidR="00C72504">
        <w:rPr>
          <w:rFonts w:ascii="Times New Roman" w:eastAsia="Times New Roman" w:hAnsi="Times New Roman" w:cs="Times New Roman"/>
          <w:b/>
          <w:sz w:val="24"/>
          <w:szCs w:val="24"/>
          <w:lang w:val="en-US"/>
        </w:rPr>
        <w:t>i</w:t>
      </w:r>
      <w:r w:rsidR="009D6281">
        <w:rPr>
          <w:rFonts w:ascii="Times New Roman" w:eastAsia="Times New Roman" w:hAnsi="Times New Roman" w:cs="Times New Roman"/>
          <w:b/>
          <w:sz w:val="24"/>
          <w:szCs w:val="24"/>
          <w:lang w:val="en-US"/>
        </w:rPr>
        <w:t>5K</w:t>
      </w:r>
      <w:r w:rsidRPr="00D5321E">
        <w:rPr>
          <w:rFonts w:ascii="Times New Roman" w:eastAsia="Times New Roman" w:hAnsi="Times New Roman" w:cs="Times New Roman"/>
          <w:b/>
          <w:sz w:val="24"/>
          <w:szCs w:val="24"/>
          <w:lang w:val="en-US"/>
        </w:rPr>
        <w:t xml:space="preserve"> Nominated Species by Order.</w:t>
      </w:r>
      <w:bookmarkEnd w:id="71"/>
    </w:p>
    <w:p w14:paraId="44D48785" w14:textId="77777777" w:rsidR="00007D3E" w:rsidRPr="00007D3E" w:rsidRDefault="00007D3E" w:rsidP="00007D3E"/>
    <w:p w14:paraId="77B15C1E" w14:textId="5B97E83B" w:rsidR="00007D3E" w:rsidRDefault="00F14F75" w:rsidP="00B6750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b/>
          <w:noProof/>
          <w:sz w:val="24"/>
          <w:szCs w:val="24"/>
          <w:lang w:val="en-US"/>
        </w:rPr>
        <w:drawing>
          <wp:inline distT="0" distB="0" distL="0" distR="0" wp14:anchorId="6DB4F812" wp14:editId="65678676">
            <wp:extent cx="5943600" cy="3714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ounts_or_nomminated_species_by_order.png"/>
                    <pic:cNvPicPr/>
                  </pic:nvPicPr>
                  <pic:blipFill>
                    <a:blip r:embed="rId54">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74543D9" w14:textId="77777777" w:rsidR="00007D3E" w:rsidRDefault="00007D3E" w:rsidP="00007D3E">
      <w:pPr>
        <w:rPr>
          <w:rFonts w:ascii="Times New Roman" w:eastAsia="Times New Roman" w:hAnsi="Times New Roman" w:cs="Times New Roman"/>
          <w:b/>
          <w:sz w:val="24"/>
          <w:szCs w:val="24"/>
          <w:lang w:val="en-US"/>
        </w:rPr>
      </w:pPr>
    </w:p>
    <w:p w14:paraId="465DA5EF" w14:textId="77777777" w:rsidR="00D5321E" w:rsidRPr="00D5321E" w:rsidRDefault="00D5321E" w:rsidP="00D5321E">
      <w:pPr>
        <w:pStyle w:val="Heading1"/>
        <w:rPr>
          <w:rFonts w:ascii="Times New Roman" w:eastAsia="Times New Roman" w:hAnsi="Times New Roman" w:cs="Times New Roman"/>
          <w:b/>
          <w:sz w:val="24"/>
          <w:szCs w:val="24"/>
          <w:lang w:val="en-US"/>
        </w:rPr>
      </w:pPr>
    </w:p>
    <w:p w14:paraId="23127DAE" w14:textId="77777777" w:rsidR="00007D3E" w:rsidRDefault="00007D3E">
      <w:pP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br w:type="page"/>
      </w:r>
    </w:p>
    <w:p w14:paraId="5A504025" w14:textId="68F726A2" w:rsidR="00D5321E" w:rsidRPr="00D5321E" w:rsidRDefault="00007D3E" w:rsidP="00B67501">
      <w:pPr>
        <w:pStyle w:val="Heading2"/>
        <w:rPr>
          <w:rFonts w:ascii="Times New Roman" w:eastAsia="Times New Roman" w:hAnsi="Times New Roman" w:cs="Times New Roman"/>
          <w:b/>
          <w:sz w:val="24"/>
          <w:szCs w:val="24"/>
          <w:lang w:val="en-US"/>
        </w:rPr>
      </w:pPr>
      <w:bookmarkStart w:id="72" w:name="_Toc26816004"/>
      <w:r w:rsidRPr="00D5321E">
        <w:rPr>
          <w:rFonts w:ascii="Times New Roman" w:eastAsia="Times New Roman" w:hAnsi="Times New Roman" w:cs="Times New Roman"/>
          <w:b/>
          <w:sz w:val="24"/>
          <w:szCs w:val="24"/>
          <w:lang w:val="en-US"/>
        </w:rPr>
        <w:lastRenderedPageBreak/>
        <w:t>Fig</w:t>
      </w:r>
      <w:r w:rsidR="00CC4E63">
        <w:rPr>
          <w:rFonts w:ascii="Times New Roman" w:eastAsia="Times New Roman" w:hAnsi="Times New Roman" w:cs="Times New Roman"/>
          <w:b/>
          <w:sz w:val="24"/>
          <w:szCs w:val="24"/>
          <w:lang w:val="en-US"/>
        </w:rPr>
        <w:t>.</w:t>
      </w:r>
      <w:r w:rsidRPr="00D5321E">
        <w:rPr>
          <w:rFonts w:ascii="Times New Roman" w:eastAsia="Times New Roman" w:hAnsi="Times New Roman" w:cs="Times New Roman"/>
          <w:b/>
          <w:sz w:val="24"/>
          <w:szCs w:val="24"/>
          <w:lang w:val="en-US"/>
        </w:rPr>
        <w:t xml:space="preserve"> </w:t>
      </w:r>
      <w:r w:rsidR="00E6241A">
        <w:rPr>
          <w:rFonts w:ascii="Times New Roman" w:eastAsia="Times New Roman" w:hAnsi="Times New Roman" w:cs="Times New Roman"/>
          <w:b/>
          <w:sz w:val="24"/>
          <w:szCs w:val="24"/>
          <w:lang w:val="en-US"/>
        </w:rPr>
        <w:t>S1</w:t>
      </w:r>
      <w:r w:rsidR="00B94CA9">
        <w:rPr>
          <w:rFonts w:ascii="Times New Roman" w:eastAsia="Times New Roman" w:hAnsi="Times New Roman" w:cs="Times New Roman"/>
          <w:b/>
          <w:sz w:val="24"/>
          <w:szCs w:val="24"/>
          <w:lang w:val="en-US"/>
        </w:rPr>
        <w:t>8</w:t>
      </w:r>
      <w:r w:rsidR="00417518">
        <w:rPr>
          <w:rFonts w:ascii="Times New Roman" w:eastAsia="Times New Roman" w:hAnsi="Times New Roman" w:cs="Times New Roman"/>
          <w:b/>
          <w:sz w:val="24"/>
          <w:szCs w:val="24"/>
          <w:lang w:val="en-US"/>
        </w:rPr>
        <w:t>:</w:t>
      </w:r>
      <w:r w:rsidRPr="00D5321E">
        <w:rPr>
          <w:rFonts w:ascii="Times New Roman" w:eastAsia="Times New Roman" w:hAnsi="Times New Roman" w:cs="Times New Roman"/>
          <w:b/>
          <w:sz w:val="24"/>
          <w:szCs w:val="24"/>
          <w:lang w:val="en-US"/>
        </w:rPr>
        <w:t xml:space="preserve"> Assembly and Maker 2.0 C</w:t>
      </w:r>
      <w:r w:rsidR="00973FC4">
        <w:rPr>
          <w:rFonts w:ascii="Times New Roman" w:eastAsia="Times New Roman" w:hAnsi="Times New Roman" w:cs="Times New Roman"/>
          <w:b/>
          <w:sz w:val="24"/>
          <w:szCs w:val="24"/>
          <w:lang w:val="en-US"/>
        </w:rPr>
        <w:t xml:space="preserve">DS GC content for </w:t>
      </w:r>
      <w:proofErr w:type="spellStart"/>
      <w:r w:rsidR="00973FC4">
        <w:rPr>
          <w:rFonts w:ascii="Times New Roman" w:eastAsia="Times New Roman" w:hAnsi="Times New Roman" w:cs="Times New Roman"/>
          <w:b/>
          <w:sz w:val="24"/>
          <w:szCs w:val="24"/>
          <w:lang w:val="en-US"/>
        </w:rPr>
        <w:t>Redundans</w:t>
      </w:r>
      <w:proofErr w:type="spellEnd"/>
      <w:r w:rsidR="00973FC4">
        <w:rPr>
          <w:rFonts w:ascii="Times New Roman" w:eastAsia="Times New Roman" w:hAnsi="Times New Roman" w:cs="Times New Roman"/>
          <w:b/>
          <w:sz w:val="24"/>
          <w:szCs w:val="24"/>
          <w:lang w:val="en-US"/>
        </w:rPr>
        <w:t xml:space="preserve"> assemblies</w:t>
      </w:r>
      <w:r w:rsidRPr="00D5321E">
        <w:rPr>
          <w:rFonts w:ascii="Times New Roman" w:eastAsia="Times New Roman" w:hAnsi="Times New Roman" w:cs="Times New Roman"/>
          <w:b/>
          <w:sz w:val="24"/>
          <w:szCs w:val="24"/>
          <w:lang w:val="en-US"/>
        </w:rPr>
        <w:t>.</w:t>
      </w:r>
      <w:bookmarkEnd w:id="72"/>
    </w:p>
    <w:p w14:paraId="0962FF97" w14:textId="77777777" w:rsidR="00007D3E" w:rsidRDefault="00D5321E" w:rsidP="00B67501">
      <w:pPr>
        <w:jc w:val="center"/>
        <w:rPr>
          <w:rFonts w:ascii="Times New Roman" w:eastAsia="Times New Roman" w:hAnsi="Times New Roman" w:cs="Times New Roman"/>
          <w:b/>
          <w:sz w:val="24"/>
          <w:szCs w:val="24"/>
          <w:lang w:val="en-US"/>
        </w:rPr>
      </w:pPr>
      <w:r w:rsidRPr="00D5321E">
        <w:rPr>
          <w:rFonts w:ascii="Times New Roman" w:eastAsia="Times New Roman" w:hAnsi="Times New Roman" w:cs="Times New Roman"/>
          <w:b/>
          <w:noProof/>
          <w:sz w:val="24"/>
          <w:szCs w:val="24"/>
          <w:lang w:val="en-US"/>
        </w:rPr>
        <w:drawing>
          <wp:inline distT="114300" distB="114300" distL="114300" distR="114300" wp14:anchorId="44C01642" wp14:editId="1822AFC1">
            <wp:extent cx="5943600" cy="5232400"/>
            <wp:effectExtent l="0" t="0" r="0" b="0"/>
            <wp:docPr id="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5"/>
                    <a:srcRect/>
                    <a:stretch>
                      <a:fillRect/>
                    </a:stretch>
                  </pic:blipFill>
                  <pic:spPr>
                    <a:xfrm>
                      <a:off x="0" y="0"/>
                      <a:ext cx="5943600" cy="5232400"/>
                    </a:xfrm>
                    <a:prstGeom prst="rect">
                      <a:avLst/>
                    </a:prstGeom>
                    <a:ln/>
                  </pic:spPr>
                </pic:pic>
              </a:graphicData>
            </a:graphic>
          </wp:inline>
        </w:drawing>
      </w:r>
    </w:p>
    <w:p w14:paraId="6A89D361" w14:textId="77777777" w:rsidR="00007D3E" w:rsidRDefault="00007D3E" w:rsidP="00007D3E">
      <w:pPr>
        <w:rPr>
          <w:rFonts w:ascii="Times New Roman" w:eastAsia="Times New Roman" w:hAnsi="Times New Roman" w:cs="Times New Roman"/>
          <w:b/>
          <w:sz w:val="24"/>
          <w:szCs w:val="24"/>
          <w:lang w:val="en-US"/>
        </w:rPr>
      </w:pPr>
    </w:p>
    <w:p w14:paraId="3843EF24" w14:textId="77777777" w:rsidR="00D5321E" w:rsidRPr="00D5321E" w:rsidRDefault="00D5321E" w:rsidP="00D5321E">
      <w:pPr>
        <w:pStyle w:val="Heading1"/>
        <w:rPr>
          <w:rFonts w:ascii="Times New Roman" w:eastAsia="Times New Roman" w:hAnsi="Times New Roman" w:cs="Times New Roman"/>
          <w:b/>
          <w:sz w:val="24"/>
          <w:szCs w:val="24"/>
          <w:lang w:val="en-US"/>
        </w:rPr>
      </w:pPr>
    </w:p>
    <w:p w14:paraId="6A647E0C" w14:textId="77777777" w:rsidR="00007D3E" w:rsidRDefault="00007D3E" w:rsidP="00007D3E">
      <w:pPr>
        <w:rPr>
          <w:rFonts w:ascii="Times New Roman" w:eastAsia="Times New Roman" w:hAnsi="Times New Roman" w:cs="Times New Roman"/>
          <w:b/>
          <w:sz w:val="24"/>
          <w:szCs w:val="24"/>
          <w:lang w:val="en-US"/>
        </w:rPr>
      </w:pPr>
    </w:p>
    <w:p w14:paraId="2C447DCF" w14:textId="77777777" w:rsidR="00007D3E" w:rsidRDefault="00007D3E" w:rsidP="00007D3E">
      <w:pPr>
        <w:rPr>
          <w:rFonts w:ascii="Times New Roman" w:eastAsia="Times New Roman" w:hAnsi="Times New Roman" w:cs="Times New Roman"/>
          <w:b/>
          <w:sz w:val="24"/>
          <w:szCs w:val="24"/>
          <w:lang w:val="en-US"/>
        </w:rPr>
      </w:pPr>
    </w:p>
    <w:p w14:paraId="5A9B33CE" w14:textId="77777777" w:rsidR="00007D3E" w:rsidRDefault="00007D3E" w:rsidP="00007D3E">
      <w:pPr>
        <w:rPr>
          <w:rFonts w:ascii="Times New Roman" w:eastAsia="Times New Roman" w:hAnsi="Times New Roman" w:cs="Times New Roman"/>
          <w:b/>
          <w:sz w:val="24"/>
          <w:szCs w:val="24"/>
          <w:lang w:val="en-US"/>
        </w:rPr>
      </w:pPr>
    </w:p>
    <w:p w14:paraId="0F1F5C3A" w14:textId="77777777" w:rsidR="00007D3E" w:rsidRDefault="00007D3E" w:rsidP="00007D3E">
      <w:pPr>
        <w:rPr>
          <w:rFonts w:ascii="Times New Roman" w:eastAsia="Times New Roman" w:hAnsi="Times New Roman" w:cs="Times New Roman"/>
          <w:b/>
          <w:sz w:val="24"/>
          <w:szCs w:val="24"/>
          <w:lang w:val="en-US"/>
        </w:rPr>
      </w:pPr>
    </w:p>
    <w:p w14:paraId="4121D03F" w14:textId="77777777" w:rsidR="00007D3E" w:rsidRDefault="00007D3E" w:rsidP="00007D3E">
      <w:pPr>
        <w:rPr>
          <w:rFonts w:ascii="Times New Roman" w:eastAsia="Times New Roman" w:hAnsi="Times New Roman" w:cs="Times New Roman"/>
          <w:b/>
          <w:sz w:val="24"/>
          <w:szCs w:val="24"/>
          <w:lang w:val="en-US"/>
        </w:rPr>
      </w:pPr>
    </w:p>
    <w:p w14:paraId="0D6844CA" w14:textId="77777777" w:rsidR="006C2D06" w:rsidRDefault="006C2D06">
      <w:pP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br w:type="page"/>
      </w:r>
    </w:p>
    <w:p w14:paraId="447F0FEC" w14:textId="73268F01" w:rsidR="00007D3E" w:rsidRDefault="00D5321E" w:rsidP="006C2D06">
      <w:pPr>
        <w:pStyle w:val="Heading2"/>
        <w:rPr>
          <w:rFonts w:ascii="Times New Roman" w:eastAsia="Times New Roman" w:hAnsi="Times New Roman" w:cs="Times New Roman"/>
          <w:b/>
          <w:sz w:val="24"/>
          <w:szCs w:val="24"/>
          <w:lang w:val="en-US"/>
        </w:rPr>
      </w:pPr>
      <w:bookmarkStart w:id="73" w:name="_Toc26816005"/>
      <w:r w:rsidRPr="00D5321E">
        <w:rPr>
          <w:rFonts w:ascii="Times New Roman" w:eastAsia="Times New Roman" w:hAnsi="Times New Roman" w:cs="Times New Roman"/>
          <w:b/>
          <w:sz w:val="24"/>
          <w:szCs w:val="24"/>
          <w:lang w:val="en-US"/>
        </w:rPr>
        <w:lastRenderedPageBreak/>
        <w:t>Fig</w:t>
      </w:r>
      <w:r w:rsidR="00CC4E63">
        <w:rPr>
          <w:rFonts w:ascii="Times New Roman" w:eastAsia="Times New Roman" w:hAnsi="Times New Roman" w:cs="Times New Roman"/>
          <w:b/>
          <w:sz w:val="24"/>
          <w:szCs w:val="24"/>
          <w:lang w:val="en-US"/>
        </w:rPr>
        <w:t>.</w:t>
      </w:r>
      <w:r w:rsidRPr="00D5321E">
        <w:rPr>
          <w:rFonts w:ascii="Times New Roman" w:eastAsia="Times New Roman" w:hAnsi="Times New Roman" w:cs="Times New Roman"/>
          <w:b/>
          <w:sz w:val="24"/>
          <w:szCs w:val="24"/>
          <w:lang w:val="en-US"/>
        </w:rPr>
        <w:t xml:space="preserve"> </w:t>
      </w:r>
      <w:r w:rsidR="00E6241A">
        <w:rPr>
          <w:rFonts w:ascii="Times New Roman" w:eastAsia="Times New Roman" w:hAnsi="Times New Roman" w:cs="Times New Roman"/>
          <w:b/>
          <w:sz w:val="24"/>
          <w:szCs w:val="24"/>
          <w:lang w:val="en-US"/>
        </w:rPr>
        <w:t>S</w:t>
      </w:r>
      <w:r w:rsidR="00B94CA9">
        <w:rPr>
          <w:rFonts w:ascii="Times New Roman" w:eastAsia="Times New Roman" w:hAnsi="Times New Roman" w:cs="Times New Roman"/>
          <w:b/>
          <w:sz w:val="24"/>
          <w:szCs w:val="24"/>
          <w:lang w:val="en-US"/>
        </w:rPr>
        <w:t>19</w:t>
      </w:r>
      <w:r w:rsidR="00417518">
        <w:rPr>
          <w:rFonts w:ascii="Times New Roman" w:eastAsia="Times New Roman" w:hAnsi="Times New Roman" w:cs="Times New Roman"/>
          <w:b/>
          <w:sz w:val="24"/>
          <w:szCs w:val="24"/>
          <w:lang w:val="en-US"/>
        </w:rPr>
        <w:t>:</w:t>
      </w:r>
      <w:r w:rsidRPr="00D5321E">
        <w:rPr>
          <w:rFonts w:ascii="Times New Roman" w:eastAsia="Times New Roman" w:hAnsi="Times New Roman" w:cs="Times New Roman"/>
          <w:b/>
          <w:sz w:val="24"/>
          <w:szCs w:val="24"/>
          <w:lang w:val="en-US"/>
        </w:rPr>
        <w:t xml:space="preserve"> </w:t>
      </w:r>
      <w:proofErr w:type="spellStart"/>
      <w:r w:rsidRPr="00D5321E">
        <w:rPr>
          <w:rFonts w:ascii="Times New Roman" w:eastAsia="Times New Roman" w:hAnsi="Times New Roman" w:cs="Times New Roman"/>
          <w:b/>
          <w:sz w:val="24"/>
          <w:szCs w:val="24"/>
          <w:lang w:val="en-US"/>
        </w:rPr>
        <w:t>Kmer</w:t>
      </w:r>
      <w:proofErr w:type="spellEnd"/>
      <w:r w:rsidRPr="00D5321E">
        <w:rPr>
          <w:rFonts w:ascii="Times New Roman" w:eastAsia="Times New Roman" w:hAnsi="Times New Roman" w:cs="Times New Roman"/>
          <w:b/>
          <w:sz w:val="24"/>
          <w:szCs w:val="24"/>
          <w:lang w:val="en-US"/>
        </w:rPr>
        <w:t xml:space="preserve"> analysis of </w:t>
      </w:r>
      <w:r w:rsidR="009D6281">
        <w:rPr>
          <w:rFonts w:ascii="Times New Roman" w:eastAsia="Times New Roman" w:hAnsi="Times New Roman" w:cs="Times New Roman"/>
          <w:b/>
          <w:sz w:val="24"/>
          <w:szCs w:val="24"/>
          <w:lang w:val="en-US"/>
        </w:rPr>
        <w:t>i5K</w:t>
      </w:r>
      <w:r w:rsidRPr="00D5321E">
        <w:rPr>
          <w:rFonts w:ascii="Times New Roman" w:eastAsia="Times New Roman" w:hAnsi="Times New Roman" w:cs="Times New Roman"/>
          <w:b/>
          <w:sz w:val="24"/>
          <w:szCs w:val="24"/>
          <w:lang w:val="en-US"/>
        </w:rPr>
        <w:t xml:space="preserve"> pilot species 500bp read libraries at 17, 21 and 31 bp.</w:t>
      </w:r>
      <w:bookmarkEnd w:id="73"/>
      <w:r w:rsidRPr="00D5321E">
        <w:rPr>
          <w:rFonts w:ascii="Times New Roman" w:eastAsia="Times New Roman" w:hAnsi="Times New Roman" w:cs="Times New Roman"/>
          <w:b/>
          <w:sz w:val="24"/>
          <w:szCs w:val="24"/>
          <w:lang w:val="en-US"/>
        </w:rPr>
        <w:t xml:space="preserve"> </w:t>
      </w:r>
    </w:p>
    <w:p w14:paraId="213A0375" w14:textId="5992A8D9" w:rsidR="00D5321E" w:rsidRPr="00D5321E" w:rsidRDefault="00D5321E" w:rsidP="00B67501">
      <w:pPr>
        <w:jc w:val="center"/>
        <w:rPr>
          <w:rFonts w:ascii="Times New Roman" w:eastAsia="Times New Roman" w:hAnsi="Times New Roman" w:cs="Times New Roman"/>
          <w:b/>
          <w:sz w:val="24"/>
          <w:szCs w:val="24"/>
          <w:lang w:val="en-US"/>
        </w:rPr>
      </w:pPr>
      <w:r w:rsidRPr="00D5321E">
        <w:rPr>
          <w:rFonts w:ascii="Times New Roman" w:eastAsia="Times New Roman" w:hAnsi="Times New Roman" w:cs="Times New Roman"/>
          <w:b/>
          <w:noProof/>
          <w:sz w:val="24"/>
          <w:szCs w:val="24"/>
          <w:lang w:val="en-US"/>
        </w:rPr>
        <w:drawing>
          <wp:inline distT="114300" distB="114300" distL="114300" distR="114300" wp14:anchorId="05BD476C" wp14:editId="4969B893">
            <wp:extent cx="5943600" cy="5943600"/>
            <wp:effectExtent l="0" t="0" r="0" b="0"/>
            <wp:docPr id="9" name="image38.png" descr="kmerplot0.png"/>
            <wp:cNvGraphicFramePr/>
            <a:graphic xmlns:a="http://schemas.openxmlformats.org/drawingml/2006/main">
              <a:graphicData uri="http://schemas.openxmlformats.org/drawingml/2006/picture">
                <pic:pic xmlns:pic="http://schemas.openxmlformats.org/drawingml/2006/picture">
                  <pic:nvPicPr>
                    <pic:cNvPr id="0" name="image38.png" descr="kmerplot0.png"/>
                    <pic:cNvPicPr preferRelativeResize="0"/>
                  </pic:nvPicPr>
                  <pic:blipFill>
                    <a:blip r:embed="rId56"/>
                    <a:srcRect/>
                    <a:stretch>
                      <a:fillRect/>
                    </a:stretch>
                  </pic:blipFill>
                  <pic:spPr>
                    <a:xfrm>
                      <a:off x="0" y="0"/>
                      <a:ext cx="5943600" cy="5943600"/>
                    </a:xfrm>
                    <a:prstGeom prst="rect">
                      <a:avLst/>
                    </a:prstGeom>
                    <a:ln/>
                  </pic:spPr>
                </pic:pic>
              </a:graphicData>
            </a:graphic>
          </wp:inline>
        </w:drawing>
      </w:r>
    </w:p>
    <w:p w14:paraId="49A36F01" w14:textId="77777777" w:rsidR="00D5321E" w:rsidRPr="00D5321E" w:rsidRDefault="00D5321E" w:rsidP="00D5321E">
      <w:pPr>
        <w:pStyle w:val="Heading1"/>
        <w:rPr>
          <w:rFonts w:ascii="Times New Roman" w:eastAsia="Times New Roman" w:hAnsi="Times New Roman" w:cs="Times New Roman"/>
          <w:b/>
          <w:sz w:val="24"/>
          <w:szCs w:val="24"/>
          <w:lang w:val="en-US"/>
        </w:rPr>
      </w:pPr>
      <w:r w:rsidRPr="00D5321E">
        <w:rPr>
          <w:rFonts w:ascii="Times New Roman" w:eastAsia="Times New Roman" w:hAnsi="Times New Roman" w:cs="Times New Roman"/>
          <w:b/>
          <w:sz w:val="24"/>
          <w:szCs w:val="24"/>
          <w:lang w:val="en-US"/>
        </w:rPr>
        <w:br w:type="page"/>
      </w:r>
    </w:p>
    <w:p w14:paraId="1DE6487D" w14:textId="77777777" w:rsidR="00D5321E" w:rsidRPr="00D5321E" w:rsidRDefault="00D5321E" w:rsidP="00B67501">
      <w:pPr>
        <w:jc w:val="center"/>
        <w:rPr>
          <w:rFonts w:ascii="Times New Roman" w:eastAsia="Times New Roman" w:hAnsi="Times New Roman" w:cs="Times New Roman"/>
          <w:b/>
          <w:sz w:val="24"/>
          <w:szCs w:val="24"/>
          <w:lang w:val="en-US"/>
        </w:rPr>
      </w:pPr>
      <w:r w:rsidRPr="00D5321E">
        <w:rPr>
          <w:rFonts w:ascii="Times New Roman" w:eastAsia="Times New Roman" w:hAnsi="Times New Roman" w:cs="Times New Roman"/>
          <w:b/>
          <w:noProof/>
          <w:sz w:val="24"/>
          <w:szCs w:val="24"/>
          <w:lang w:val="en-US"/>
        </w:rPr>
        <w:lastRenderedPageBreak/>
        <w:drawing>
          <wp:inline distT="114300" distB="114300" distL="114300" distR="114300" wp14:anchorId="77DABE09" wp14:editId="1DB948EC">
            <wp:extent cx="5943600" cy="5943600"/>
            <wp:effectExtent l="0" t="0" r="0" b="0"/>
            <wp:docPr id="11" name="image40.png" descr="kmerplot21.png"/>
            <wp:cNvGraphicFramePr/>
            <a:graphic xmlns:a="http://schemas.openxmlformats.org/drawingml/2006/main">
              <a:graphicData uri="http://schemas.openxmlformats.org/drawingml/2006/picture">
                <pic:pic xmlns:pic="http://schemas.openxmlformats.org/drawingml/2006/picture">
                  <pic:nvPicPr>
                    <pic:cNvPr id="0" name="image40.png" descr="kmerplot21.png"/>
                    <pic:cNvPicPr preferRelativeResize="0"/>
                  </pic:nvPicPr>
                  <pic:blipFill>
                    <a:blip r:embed="rId57"/>
                    <a:srcRect/>
                    <a:stretch>
                      <a:fillRect/>
                    </a:stretch>
                  </pic:blipFill>
                  <pic:spPr>
                    <a:xfrm>
                      <a:off x="0" y="0"/>
                      <a:ext cx="5943600" cy="5943600"/>
                    </a:xfrm>
                    <a:prstGeom prst="rect">
                      <a:avLst/>
                    </a:prstGeom>
                    <a:ln/>
                  </pic:spPr>
                </pic:pic>
              </a:graphicData>
            </a:graphic>
          </wp:inline>
        </w:drawing>
      </w:r>
    </w:p>
    <w:p w14:paraId="2677B60F" w14:textId="77777777" w:rsidR="00D5321E" w:rsidRPr="00D5321E" w:rsidRDefault="00D5321E" w:rsidP="00D5321E">
      <w:pPr>
        <w:pStyle w:val="Heading1"/>
        <w:rPr>
          <w:rFonts w:ascii="Times New Roman" w:eastAsia="Times New Roman" w:hAnsi="Times New Roman" w:cs="Times New Roman"/>
          <w:b/>
          <w:sz w:val="24"/>
          <w:szCs w:val="24"/>
          <w:lang w:val="en-US"/>
        </w:rPr>
      </w:pPr>
      <w:r w:rsidRPr="00D5321E">
        <w:rPr>
          <w:rFonts w:ascii="Times New Roman" w:eastAsia="Times New Roman" w:hAnsi="Times New Roman" w:cs="Times New Roman"/>
          <w:b/>
          <w:sz w:val="24"/>
          <w:szCs w:val="24"/>
          <w:lang w:val="en-US"/>
        </w:rPr>
        <w:br w:type="page"/>
      </w:r>
    </w:p>
    <w:p w14:paraId="59901E56" w14:textId="77777777" w:rsidR="00D5321E" w:rsidRPr="00D5321E" w:rsidRDefault="00D5321E" w:rsidP="00B67501">
      <w:pPr>
        <w:jc w:val="center"/>
        <w:rPr>
          <w:rFonts w:ascii="Times New Roman" w:eastAsia="Times New Roman" w:hAnsi="Times New Roman" w:cs="Times New Roman"/>
          <w:b/>
          <w:sz w:val="24"/>
          <w:szCs w:val="24"/>
          <w:lang w:val="en-US"/>
        </w:rPr>
      </w:pPr>
      <w:r w:rsidRPr="00D5321E">
        <w:rPr>
          <w:rFonts w:ascii="Times New Roman" w:eastAsia="Times New Roman" w:hAnsi="Times New Roman" w:cs="Times New Roman"/>
          <w:b/>
          <w:noProof/>
          <w:sz w:val="24"/>
          <w:szCs w:val="24"/>
          <w:lang w:val="en-US"/>
        </w:rPr>
        <w:lastRenderedPageBreak/>
        <w:drawing>
          <wp:inline distT="114300" distB="114300" distL="114300" distR="114300" wp14:anchorId="682F3DB4" wp14:editId="775F1687">
            <wp:extent cx="5943600" cy="5943600"/>
            <wp:effectExtent l="0" t="0" r="0" b="0"/>
            <wp:docPr id="10" name="image39.png" descr="kmerplot42.png"/>
            <wp:cNvGraphicFramePr/>
            <a:graphic xmlns:a="http://schemas.openxmlformats.org/drawingml/2006/main">
              <a:graphicData uri="http://schemas.openxmlformats.org/drawingml/2006/picture">
                <pic:pic xmlns:pic="http://schemas.openxmlformats.org/drawingml/2006/picture">
                  <pic:nvPicPr>
                    <pic:cNvPr id="0" name="image39.png" descr="kmerplot42.png"/>
                    <pic:cNvPicPr preferRelativeResize="0"/>
                  </pic:nvPicPr>
                  <pic:blipFill>
                    <a:blip r:embed="rId58"/>
                    <a:srcRect/>
                    <a:stretch>
                      <a:fillRect/>
                    </a:stretch>
                  </pic:blipFill>
                  <pic:spPr>
                    <a:xfrm>
                      <a:off x="0" y="0"/>
                      <a:ext cx="5943600" cy="5943600"/>
                    </a:xfrm>
                    <a:prstGeom prst="rect">
                      <a:avLst/>
                    </a:prstGeom>
                    <a:ln/>
                  </pic:spPr>
                </pic:pic>
              </a:graphicData>
            </a:graphic>
          </wp:inline>
        </w:drawing>
      </w:r>
    </w:p>
    <w:p w14:paraId="08E8AEA0" w14:textId="77777777" w:rsidR="00D5321E" w:rsidRPr="00D5321E" w:rsidRDefault="00D5321E" w:rsidP="00D5321E">
      <w:pPr>
        <w:pStyle w:val="Heading1"/>
        <w:rPr>
          <w:rFonts w:ascii="Times New Roman" w:eastAsia="Times New Roman" w:hAnsi="Times New Roman" w:cs="Times New Roman"/>
          <w:b/>
          <w:sz w:val="24"/>
          <w:szCs w:val="24"/>
          <w:lang w:val="en-US"/>
        </w:rPr>
      </w:pPr>
      <w:r w:rsidRPr="00D5321E">
        <w:rPr>
          <w:rFonts w:ascii="Times New Roman" w:eastAsia="Times New Roman" w:hAnsi="Times New Roman" w:cs="Times New Roman"/>
          <w:b/>
          <w:sz w:val="24"/>
          <w:szCs w:val="24"/>
          <w:lang w:val="en-US"/>
        </w:rPr>
        <w:br w:type="page"/>
      </w:r>
    </w:p>
    <w:p w14:paraId="617FDA62" w14:textId="77777777" w:rsidR="00D5321E" w:rsidRPr="00D5321E" w:rsidRDefault="00D5321E" w:rsidP="00B67501">
      <w:pPr>
        <w:jc w:val="center"/>
        <w:rPr>
          <w:rFonts w:ascii="Times New Roman" w:eastAsia="Times New Roman" w:hAnsi="Times New Roman" w:cs="Times New Roman"/>
          <w:b/>
          <w:sz w:val="24"/>
          <w:szCs w:val="24"/>
          <w:lang w:val="en-US"/>
        </w:rPr>
      </w:pPr>
      <w:r w:rsidRPr="00D5321E">
        <w:rPr>
          <w:rFonts w:ascii="Times New Roman" w:eastAsia="Times New Roman" w:hAnsi="Times New Roman" w:cs="Times New Roman"/>
          <w:b/>
          <w:noProof/>
          <w:sz w:val="24"/>
          <w:szCs w:val="24"/>
          <w:lang w:val="en-US"/>
        </w:rPr>
        <w:lastRenderedPageBreak/>
        <w:drawing>
          <wp:inline distT="114300" distB="114300" distL="114300" distR="114300" wp14:anchorId="15F027B7" wp14:editId="393055E5">
            <wp:extent cx="5943600" cy="5943600"/>
            <wp:effectExtent l="0" t="0" r="0" b="0"/>
            <wp:docPr id="15" name="image44.png" descr="kmerplot63.png"/>
            <wp:cNvGraphicFramePr/>
            <a:graphic xmlns:a="http://schemas.openxmlformats.org/drawingml/2006/main">
              <a:graphicData uri="http://schemas.openxmlformats.org/drawingml/2006/picture">
                <pic:pic xmlns:pic="http://schemas.openxmlformats.org/drawingml/2006/picture">
                  <pic:nvPicPr>
                    <pic:cNvPr id="0" name="image44.png" descr="kmerplot63.png"/>
                    <pic:cNvPicPr preferRelativeResize="0"/>
                  </pic:nvPicPr>
                  <pic:blipFill>
                    <a:blip r:embed="rId59"/>
                    <a:srcRect/>
                    <a:stretch>
                      <a:fillRect/>
                    </a:stretch>
                  </pic:blipFill>
                  <pic:spPr>
                    <a:xfrm>
                      <a:off x="0" y="0"/>
                      <a:ext cx="5943600" cy="5943600"/>
                    </a:xfrm>
                    <a:prstGeom prst="rect">
                      <a:avLst/>
                    </a:prstGeom>
                    <a:ln/>
                  </pic:spPr>
                </pic:pic>
              </a:graphicData>
            </a:graphic>
          </wp:inline>
        </w:drawing>
      </w:r>
    </w:p>
    <w:p w14:paraId="00E9CC87" w14:textId="77777777" w:rsidR="00D5321E" w:rsidRPr="00D5321E" w:rsidRDefault="00D5321E" w:rsidP="00D5321E">
      <w:pPr>
        <w:pStyle w:val="Heading1"/>
        <w:rPr>
          <w:rFonts w:ascii="Times New Roman" w:eastAsia="Times New Roman" w:hAnsi="Times New Roman" w:cs="Times New Roman"/>
          <w:b/>
          <w:sz w:val="24"/>
          <w:szCs w:val="24"/>
          <w:lang w:val="en-US"/>
        </w:rPr>
      </w:pPr>
      <w:r w:rsidRPr="00D5321E">
        <w:rPr>
          <w:rFonts w:ascii="Times New Roman" w:eastAsia="Times New Roman" w:hAnsi="Times New Roman" w:cs="Times New Roman"/>
          <w:b/>
          <w:sz w:val="24"/>
          <w:szCs w:val="24"/>
          <w:lang w:val="en-US"/>
        </w:rPr>
        <w:br w:type="page"/>
      </w:r>
    </w:p>
    <w:p w14:paraId="2458123D" w14:textId="77777777" w:rsidR="00D5321E" w:rsidRPr="00D5321E" w:rsidRDefault="00D5321E" w:rsidP="00B67501">
      <w:pPr>
        <w:jc w:val="center"/>
        <w:rPr>
          <w:rFonts w:ascii="Times New Roman" w:eastAsia="Times New Roman" w:hAnsi="Times New Roman" w:cs="Times New Roman"/>
          <w:b/>
          <w:sz w:val="24"/>
          <w:szCs w:val="24"/>
          <w:lang w:val="en-US"/>
        </w:rPr>
      </w:pPr>
      <w:r w:rsidRPr="00D5321E">
        <w:rPr>
          <w:rFonts w:ascii="Times New Roman" w:eastAsia="Times New Roman" w:hAnsi="Times New Roman" w:cs="Times New Roman"/>
          <w:b/>
          <w:noProof/>
          <w:sz w:val="24"/>
          <w:szCs w:val="24"/>
          <w:lang w:val="en-US"/>
        </w:rPr>
        <w:lastRenderedPageBreak/>
        <w:drawing>
          <wp:inline distT="114300" distB="114300" distL="114300" distR="114300" wp14:anchorId="0E5C17CC" wp14:editId="7E09AC45">
            <wp:extent cx="5943600" cy="5943600"/>
            <wp:effectExtent l="0" t="0" r="0" b="0"/>
            <wp:docPr id="13" name="image42.png" descr="kmerplot84.png"/>
            <wp:cNvGraphicFramePr/>
            <a:graphic xmlns:a="http://schemas.openxmlformats.org/drawingml/2006/main">
              <a:graphicData uri="http://schemas.openxmlformats.org/drawingml/2006/picture">
                <pic:pic xmlns:pic="http://schemas.openxmlformats.org/drawingml/2006/picture">
                  <pic:nvPicPr>
                    <pic:cNvPr id="0" name="image42.png" descr="kmerplot84.png"/>
                    <pic:cNvPicPr preferRelativeResize="0"/>
                  </pic:nvPicPr>
                  <pic:blipFill>
                    <a:blip r:embed="rId60"/>
                    <a:srcRect/>
                    <a:stretch>
                      <a:fillRect/>
                    </a:stretch>
                  </pic:blipFill>
                  <pic:spPr>
                    <a:xfrm>
                      <a:off x="0" y="0"/>
                      <a:ext cx="5943600" cy="5943600"/>
                    </a:xfrm>
                    <a:prstGeom prst="rect">
                      <a:avLst/>
                    </a:prstGeom>
                    <a:ln/>
                  </pic:spPr>
                </pic:pic>
              </a:graphicData>
            </a:graphic>
          </wp:inline>
        </w:drawing>
      </w:r>
    </w:p>
    <w:p w14:paraId="61C074AB" w14:textId="77777777" w:rsidR="00D5321E" w:rsidRPr="00D5321E" w:rsidRDefault="00D5321E" w:rsidP="00D5321E">
      <w:pPr>
        <w:pStyle w:val="Heading1"/>
        <w:rPr>
          <w:rFonts w:ascii="Times New Roman" w:eastAsia="Times New Roman" w:hAnsi="Times New Roman" w:cs="Times New Roman"/>
          <w:b/>
          <w:sz w:val="24"/>
          <w:szCs w:val="24"/>
          <w:lang w:val="en-US"/>
        </w:rPr>
      </w:pPr>
      <w:r w:rsidRPr="00D5321E">
        <w:rPr>
          <w:rFonts w:ascii="Times New Roman" w:eastAsia="Times New Roman" w:hAnsi="Times New Roman" w:cs="Times New Roman"/>
          <w:b/>
          <w:sz w:val="24"/>
          <w:szCs w:val="24"/>
          <w:lang w:val="en-US"/>
        </w:rPr>
        <w:br w:type="page"/>
      </w:r>
    </w:p>
    <w:p w14:paraId="2F6CDF65" w14:textId="1E0FB0C6" w:rsidR="00122BD2" w:rsidRDefault="00FB78C2" w:rsidP="00B67501">
      <w:pPr>
        <w:pStyle w:val="Heading2"/>
        <w:rPr>
          <w:rFonts w:ascii="Times New Roman" w:eastAsia="Times New Roman" w:hAnsi="Times New Roman" w:cs="Times New Roman"/>
          <w:b/>
          <w:sz w:val="24"/>
          <w:szCs w:val="24"/>
          <w:lang w:val="en-US"/>
        </w:rPr>
      </w:pPr>
      <w:bookmarkStart w:id="74" w:name="_Toc26816006"/>
      <w:r w:rsidRPr="00D5321E">
        <w:rPr>
          <w:rFonts w:ascii="Times New Roman" w:eastAsia="Times New Roman" w:hAnsi="Times New Roman" w:cs="Times New Roman"/>
          <w:b/>
          <w:sz w:val="24"/>
          <w:szCs w:val="24"/>
          <w:lang w:val="en-US"/>
        </w:rPr>
        <w:lastRenderedPageBreak/>
        <w:t>Fig</w:t>
      </w:r>
      <w:r w:rsidR="00CC4E63">
        <w:rPr>
          <w:rFonts w:ascii="Times New Roman" w:eastAsia="Times New Roman" w:hAnsi="Times New Roman" w:cs="Times New Roman"/>
          <w:b/>
          <w:sz w:val="24"/>
          <w:szCs w:val="24"/>
          <w:lang w:val="en-US"/>
        </w:rPr>
        <w:t>.</w:t>
      </w:r>
      <w:r w:rsidRPr="00D5321E">
        <w:rPr>
          <w:rFonts w:ascii="Times New Roman" w:eastAsia="Times New Roman" w:hAnsi="Times New Roman" w:cs="Times New Roman"/>
          <w:b/>
          <w:sz w:val="24"/>
          <w:szCs w:val="24"/>
          <w:lang w:val="en-US"/>
        </w:rPr>
        <w:t xml:space="preserve"> </w:t>
      </w:r>
      <w:r w:rsidR="00E6241A">
        <w:rPr>
          <w:rFonts w:ascii="Times New Roman" w:eastAsia="Times New Roman" w:hAnsi="Times New Roman" w:cs="Times New Roman"/>
          <w:b/>
          <w:sz w:val="24"/>
          <w:szCs w:val="24"/>
          <w:lang w:val="en-US"/>
        </w:rPr>
        <w:t>S2</w:t>
      </w:r>
      <w:r w:rsidR="00B94CA9">
        <w:rPr>
          <w:rFonts w:ascii="Times New Roman" w:eastAsia="Times New Roman" w:hAnsi="Times New Roman" w:cs="Times New Roman"/>
          <w:b/>
          <w:sz w:val="24"/>
          <w:szCs w:val="24"/>
          <w:lang w:val="en-US"/>
        </w:rPr>
        <w:t>0</w:t>
      </w:r>
      <w:r w:rsidR="00417518">
        <w:rPr>
          <w:rFonts w:ascii="Times New Roman" w:eastAsia="Times New Roman" w:hAnsi="Times New Roman" w:cs="Times New Roman"/>
          <w:b/>
          <w:sz w:val="24"/>
          <w:szCs w:val="24"/>
          <w:lang w:val="en-US"/>
        </w:rPr>
        <w:t>:</w:t>
      </w:r>
      <w:r w:rsidRPr="00D5321E">
        <w:rPr>
          <w:rFonts w:ascii="Times New Roman" w:eastAsia="Times New Roman" w:hAnsi="Times New Roman" w:cs="Times New Roman"/>
          <w:b/>
          <w:sz w:val="24"/>
          <w:szCs w:val="24"/>
          <w:lang w:val="en-US"/>
        </w:rPr>
        <w:t xml:space="preserve"> </w:t>
      </w:r>
      <w:proofErr w:type="spellStart"/>
      <w:r w:rsidRPr="00D5321E">
        <w:rPr>
          <w:rFonts w:ascii="Times New Roman" w:eastAsia="Times New Roman" w:hAnsi="Times New Roman" w:cs="Times New Roman"/>
          <w:b/>
          <w:sz w:val="24"/>
          <w:szCs w:val="24"/>
          <w:lang w:val="en-US"/>
        </w:rPr>
        <w:t>OrthoDB</w:t>
      </w:r>
      <w:proofErr w:type="spellEnd"/>
      <w:r w:rsidRPr="00D5321E">
        <w:rPr>
          <w:rFonts w:ascii="Times New Roman" w:eastAsia="Times New Roman" w:hAnsi="Times New Roman" w:cs="Times New Roman"/>
          <w:b/>
          <w:sz w:val="24"/>
          <w:szCs w:val="24"/>
          <w:lang w:val="en-US"/>
        </w:rPr>
        <w:t xml:space="preserve"> orthology delineation for the </w:t>
      </w:r>
      <w:r>
        <w:rPr>
          <w:rFonts w:ascii="Times New Roman" w:eastAsia="Times New Roman" w:hAnsi="Times New Roman" w:cs="Times New Roman"/>
          <w:b/>
          <w:sz w:val="24"/>
          <w:szCs w:val="24"/>
          <w:lang w:val="en-US"/>
        </w:rPr>
        <w:t>i5K</w:t>
      </w:r>
      <w:r w:rsidRPr="00D5321E">
        <w:rPr>
          <w:rFonts w:ascii="Times New Roman" w:eastAsia="Times New Roman" w:hAnsi="Times New Roman" w:cs="Times New Roman"/>
          <w:b/>
          <w:sz w:val="24"/>
          <w:szCs w:val="24"/>
          <w:lang w:val="en-US"/>
        </w:rPr>
        <w:t xml:space="preserve"> pilot species.</w:t>
      </w:r>
      <w:bookmarkEnd w:id="74"/>
      <w:r w:rsidRPr="00D5321E">
        <w:rPr>
          <w:rFonts w:ascii="Times New Roman" w:eastAsia="Times New Roman" w:hAnsi="Times New Roman" w:cs="Times New Roman"/>
          <w:b/>
          <w:sz w:val="24"/>
          <w:szCs w:val="24"/>
          <w:lang w:val="en-US"/>
        </w:rPr>
        <w:t xml:space="preserve"> </w:t>
      </w:r>
    </w:p>
    <w:p w14:paraId="0E0993C1" w14:textId="58E6F5B4" w:rsidR="00FB78C2" w:rsidRDefault="00FB78C2" w:rsidP="00122BD2">
      <w:pPr>
        <w:rPr>
          <w:rFonts w:ascii="Times New Roman" w:eastAsia="Times New Roman" w:hAnsi="Times New Roman" w:cs="Times New Roman"/>
          <w:sz w:val="24"/>
          <w:szCs w:val="24"/>
          <w:lang w:val="en-US"/>
        </w:rPr>
      </w:pPr>
      <w:r w:rsidRPr="00D5321E">
        <w:rPr>
          <w:rFonts w:ascii="Times New Roman" w:eastAsia="Times New Roman" w:hAnsi="Times New Roman" w:cs="Times New Roman"/>
          <w:sz w:val="24"/>
          <w:szCs w:val="24"/>
          <w:lang w:val="en-US"/>
        </w:rPr>
        <w:t>(</w:t>
      </w:r>
      <w:r w:rsidRPr="00B67501">
        <w:rPr>
          <w:rFonts w:ascii="Times New Roman" w:eastAsia="Times New Roman" w:hAnsi="Times New Roman" w:cs="Times New Roman"/>
          <w:b/>
          <w:sz w:val="24"/>
          <w:szCs w:val="24"/>
          <w:lang w:val="en-US"/>
        </w:rPr>
        <w:t>A</w:t>
      </w:r>
      <w:r w:rsidRPr="00D5321E">
        <w:rPr>
          <w:rFonts w:ascii="Times New Roman" w:eastAsia="Times New Roman" w:hAnsi="Times New Roman" w:cs="Times New Roman"/>
          <w:sz w:val="24"/>
          <w:szCs w:val="24"/>
          <w:lang w:val="en-US"/>
        </w:rPr>
        <w:t>) The area-proportional pie charts show the proportions of the total of 105 clustered and mapped arthropod species belonging to the sampled subclades for each of five major nodes of the arthropod phylogeny. (</w:t>
      </w:r>
      <w:r w:rsidRPr="00B67501">
        <w:rPr>
          <w:rFonts w:ascii="Times New Roman" w:eastAsia="Times New Roman" w:hAnsi="Times New Roman" w:cs="Times New Roman"/>
          <w:b/>
          <w:sz w:val="24"/>
          <w:szCs w:val="24"/>
          <w:lang w:val="en-US"/>
        </w:rPr>
        <w:t>B</w:t>
      </w:r>
      <w:r w:rsidRPr="00D5321E">
        <w:rPr>
          <w:rFonts w:ascii="Times New Roman" w:eastAsia="Times New Roman" w:hAnsi="Times New Roman" w:cs="Times New Roman"/>
          <w:sz w:val="24"/>
          <w:szCs w:val="24"/>
          <w:lang w:val="en-US"/>
        </w:rPr>
        <w:t xml:space="preserve">) The bars show </w:t>
      </w:r>
      <w:proofErr w:type="spellStart"/>
      <w:r w:rsidRPr="00D5321E">
        <w:rPr>
          <w:rFonts w:ascii="Times New Roman" w:eastAsia="Times New Roman" w:hAnsi="Times New Roman" w:cs="Times New Roman"/>
          <w:sz w:val="24"/>
          <w:szCs w:val="24"/>
          <w:lang w:val="en-US"/>
        </w:rPr>
        <w:t>Metazoa</w:t>
      </w:r>
      <w:proofErr w:type="spellEnd"/>
      <w:r w:rsidRPr="00D5321E">
        <w:rPr>
          <w:rFonts w:ascii="Times New Roman" w:eastAsia="Times New Roman" w:hAnsi="Times New Roman" w:cs="Times New Roman"/>
          <w:sz w:val="24"/>
          <w:szCs w:val="24"/>
          <w:lang w:val="en-US"/>
        </w:rPr>
        <w:t xml:space="preserve">-level orthologs for the 76 selected arthropods and three outgroup species partitioned according to their presence and copy-number, sorted from the largest total gene counts to the smallest. The 28 </w:t>
      </w:r>
      <w:r>
        <w:rPr>
          <w:rFonts w:ascii="Times New Roman" w:eastAsia="Times New Roman" w:hAnsi="Times New Roman" w:cs="Times New Roman"/>
          <w:sz w:val="24"/>
          <w:szCs w:val="24"/>
          <w:lang w:val="en-US"/>
        </w:rPr>
        <w:t>i5K</w:t>
      </w:r>
      <w:r w:rsidRPr="00D5321E">
        <w:rPr>
          <w:rFonts w:ascii="Times New Roman" w:eastAsia="Times New Roman" w:hAnsi="Times New Roman" w:cs="Times New Roman"/>
          <w:sz w:val="24"/>
          <w:szCs w:val="24"/>
          <w:lang w:val="en-US"/>
        </w:rPr>
        <w:t xml:space="preserve"> species abbreviations are indicated in bold font with species images positioned above each bar.</w:t>
      </w:r>
    </w:p>
    <w:p w14:paraId="69CB0D54" w14:textId="77777777" w:rsidR="00FB78C2" w:rsidRPr="00D5321E" w:rsidRDefault="00FB78C2" w:rsidP="00FB78C2">
      <w:pPr>
        <w:rPr>
          <w:rFonts w:ascii="Times New Roman" w:eastAsia="Times New Roman" w:hAnsi="Times New Roman" w:cs="Times New Roman"/>
          <w:sz w:val="24"/>
          <w:szCs w:val="24"/>
          <w:lang w:val="en-US"/>
        </w:rPr>
      </w:pPr>
    </w:p>
    <w:p w14:paraId="2F48A68A" w14:textId="77777777" w:rsidR="00D5321E" w:rsidRPr="00D5321E" w:rsidRDefault="00D5321E" w:rsidP="00B67501">
      <w:pPr>
        <w:jc w:val="center"/>
        <w:rPr>
          <w:rFonts w:ascii="Times New Roman" w:eastAsia="Times New Roman" w:hAnsi="Times New Roman" w:cs="Times New Roman"/>
          <w:b/>
          <w:sz w:val="24"/>
          <w:szCs w:val="24"/>
          <w:lang w:val="en-US"/>
        </w:rPr>
      </w:pPr>
      <w:r w:rsidRPr="00D5321E">
        <w:rPr>
          <w:rFonts w:ascii="Times New Roman" w:eastAsia="Times New Roman" w:hAnsi="Times New Roman" w:cs="Times New Roman"/>
          <w:b/>
          <w:noProof/>
          <w:sz w:val="24"/>
          <w:szCs w:val="24"/>
          <w:lang w:val="en-US"/>
        </w:rPr>
        <w:drawing>
          <wp:inline distT="0" distB="0" distL="0" distR="0" wp14:anchorId="5422D7FD" wp14:editId="57C4E7BD">
            <wp:extent cx="4794390" cy="5031203"/>
            <wp:effectExtent l="0" t="0" r="0" b="0"/>
            <wp:docPr id="17" name="image46.png" descr="C:\Users\Rob\Documents\i5K\Paper\OrthoDB-i5k-orthology.png"/>
            <wp:cNvGraphicFramePr/>
            <a:graphic xmlns:a="http://schemas.openxmlformats.org/drawingml/2006/main">
              <a:graphicData uri="http://schemas.openxmlformats.org/drawingml/2006/picture">
                <pic:pic xmlns:pic="http://schemas.openxmlformats.org/drawingml/2006/picture">
                  <pic:nvPicPr>
                    <pic:cNvPr id="0" name="image46.png" descr="C:\Users\Rob\Documents\i5K\Paper\OrthoDB-i5k-orthology.png"/>
                    <pic:cNvPicPr preferRelativeResize="0"/>
                  </pic:nvPicPr>
                  <pic:blipFill>
                    <a:blip r:embed="rId61"/>
                    <a:srcRect/>
                    <a:stretch>
                      <a:fillRect/>
                    </a:stretch>
                  </pic:blipFill>
                  <pic:spPr>
                    <a:xfrm>
                      <a:off x="0" y="0"/>
                      <a:ext cx="4794390" cy="5031203"/>
                    </a:xfrm>
                    <a:prstGeom prst="rect">
                      <a:avLst/>
                    </a:prstGeom>
                    <a:ln/>
                  </pic:spPr>
                </pic:pic>
              </a:graphicData>
            </a:graphic>
          </wp:inline>
        </w:drawing>
      </w:r>
    </w:p>
    <w:p w14:paraId="1129D932" w14:textId="77777777" w:rsidR="00D5321E" w:rsidRPr="00D5321E" w:rsidRDefault="00D5321E" w:rsidP="00D5321E">
      <w:pPr>
        <w:pStyle w:val="Heading1"/>
        <w:rPr>
          <w:rFonts w:ascii="Times New Roman" w:eastAsia="Times New Roman" w:hAnsi="Times New Roman" w:cs="Times New Roman"/>
          <w:b/>
          <w:sz w:val="24"/>
          <w:szCs w:val="24"/>
          <w:lang w:val="en-US"/>
        </w:rPr>
      </w:pPr>
    </w:p>
    <w:p w14:paraId="3A412BAD" w14:textId="77777777" w:rsidR="00D5321E" w:rsidRPr="00D5321E" w:rsidRDefault="00D5321E" w:rsidP="00D5321E">
      <w:pPr>
        <w:pStyle w:val="Heading1"/>
        <w:rPr>
          <w:rFonts w:ascii="Times New Roman" w:eastAsia="Times New Roman" w:hAnsi="Times New Roman" w:cs="Times New Roman"/>
          <w:b/>
          <w:sz w:val="24"/>
          <w:szCs w:val="24"/>
          <w:lang w:val="en-US"/>
        </w:rPr>
      </w:pPr>
      <w:r w:rsidRPr="00D5321E">
        <w:rPr>
          <w:rFonts w:ascii="Times New Roman" w:eastAsia="Times New Roman" w:hAnsi="Times New Roman" w:cs="Times New Roman"/>
          <w:b/>
          <w:sz w:val="24"/>
          <w:szCs w:val="24"/>
          <w:lang w:val="en-US"/>
        </w:rPr>
        <w:br w:type="page"/>
      </w:r>
    </w:p>
    <w:p w14:paraId="123BF76E" w14:textId="70007438" w:rsidR="00CF4A96" w:rsidRDefault="00CF4A96" w:rsidP="00907D48">
      <w:pPr>
        <w:pStyle w:val="Heading2"/>
        <w:rPr>
          <w:rFonts w:ascii="Times New Roman" w:eastAsia="Times New Roman" w:hAnsi="Times New Roman" w:cs="Times New Roman"/>
          <w:b/>
          <w:sz w:val="24"/>
          <w:szCs w:val="24"/>
          <w:lang w:val="en-US"/>
        </w:rPr>
      </w:pPr>
      <w:bookmarkStart w:id="75" w:name="_Toc26816007"/>
      <w:r w:rsidRPr="00D5321E">
        <w:rPr>
          <w:rFonts w:ascii="Times New Roman" w:eastAsia="Times New Roman" w:hAnsi="Times New Roman" w:cs="Times New Roman"/>
          <w:b/>
          <w:sz w:val="24"/>
          <w:szCs w:val="24"/>
          <w:lang w:val="en-US"/>
        </w:rPr>
        <w:lastRenderedPageBreak/>
        <w:t>Fig</w:t>
      </w:r>
      <w:r w:rsidR="009E297C">
        <w:rPr>
          <w:rFonts w:ascii="Times New Roman" w:eastAsia="Times New Roman" w:hAnsi="Times New Roman" w:cs="Times New Roman"/>
          <w:b/>
          <w:sz w:val="24"/>
          <w:szCs w:val="24"/>
          <w:lang w:val="en-US"/>
        </w:rPr>
        <w:t>.</w:t>
      </w:r>
      <w:r w:rsidR="005376A4">
        <w:rPr>
          <w:rFonts w:ascii="Times New Roman" w:eastAsia="Times New Roman" w:hAnsi="Times New Roman" w:cs="Times New Roman"/>
          <w:b/>
          <w:sz w:val="24"/>
          <w:szCs w:val="24"/>
          <w:lang w:val="en-US"/>
        </w:rPr>
        <w:t xml:space="preserve"> </w:t>
      </w:r>
      <w:r w:rsidR="00E6241A">
        <w:rPr>
          <w:rFonts w:ascii="Times New Roman" w:eastAsia="Times New Roman" w:hAnsi="Times New Roman" w:cs="Times New Roman"/>
          <w:b/>
          <w:sz w:val="24"/>
          <w:szCs w:val="24"/>
          <w:lang w:val="en-US"/>
        </w:rPr>
        <w:t>S2</w:t>
      </w:r>
      <w:r w:rsidR="00B94CA9">
        <w:rPr>
          <w:rFonts w:ascii="Times New Roman" w:eastAsia="Times New Roman" w:hAnsi="Times New Roman" w:cs="Times New Roman"/>
          <w:b/>
          <w:sz w:val="24"/>
          <w:szCs w:val="24"/>
          <w:lang w:val="en-US"/>
        </w:rPr>
        <w:t>1</w:t>
      </w:r>
      <w:r w:rsidRPr="00D5321E">
        <w:rPr>
          <w:rFonts w:ascii="Times New Roman" w:eastAsia="Times New Roman" w:hAnsi="Times New Roman" w:cs="Times New Roman"/>
          <w:b/>
          <w:sz w:val="24"/>
          <w:szCs w:val="24"/>
          <w:lang w:val="en-US"/>
        </w:rPr>
        <w:t xml:space="preserve">: </w:t>
      </w:r>
      <w:r w:rsidR="0045723D">
        <w:rPr>
          <w:rFonts w:ascii="Times New Roman" w:eastAsia="Times New Roman" w:hAnsi="Times New Roman" w:cs="Times New Roman"/>
          <w:b/>
          <w:sz w:val="24"/>
          <w:szCs w:val="24"/>
          <w:lang w:val="en-US"/>
        </w:rPr>
        <w:t xml:space="preserve">Gene </w:t>
      </w:r>
      <w:r w:rsidRPr="00D5321E">
        <w:rPr>
          <w:rFonts w:ascii="Times New Roman" w:eastAsia="Times New Roman" w:hAnsi="Times New Roman" w:cs="Times New Roman"/>
          <w:b/>
          <w:sz w:val="24"/>
          <w:szCs w:val="24"/>
          <w:lang w:val="en-US"/>
        </w:rPr>
        <w:t xml:space="preserve">family </w:t>
      </w:r>
      <w:r w:rsidR="0045723D">
        <w:rPr>
          <w:rFonts w:ascii="Times New Roman" w:eastAsia="Times New Roman" w:hAnsi="Times New Roman" w:cs="Times New Roman"/>
          <w:b/>
          <w:sz w:val="24"/>
          <w:szCs w:val="24"/>
          <w:lang w:val="en-US"/>
        </w:rPr>
        <w:t xml:space="preserve">emergences </w:t>
      </w:r>
      <w:r w:rsidRPr="00D5321E">
        <w:rPr>
          <w:rFonts w:ascii="Times New Roman" w:eastAsia="Times New Roman" w:hAnsi="Times New Roman" w:cs="Times New Roman"/>
          <w:b/>
          <w:sz w:val="24"/>
          <w:szCs w:val="24"/>
          <w:lang w:val="en-US"/>
        </w:rPr>
        <w:t>vs. gene family extinctions.</w:t>
      </w:r>
      <w:bookmarkEnd w:id="75"/>
    </w:p>
    <w:p w14:paraId="1A62790C" w14:textId="728AF15C" w:rsidR="00C92358" w:rsidRDefault="00CF4A96" w:rsidP="004E596F">
      <w:pPr>
        <w:jc w:val="center"/>
        <w:rPr>
          <w:rFonts w:ascii="Times New Roman" w:eastAsia="Times New Roman" w:hAnsi="Times New Roman" w:cs="Times New Roman"/>
          <w:b/>
          <w:sz w:val="24"/>
          <w:szCs w:val="24"/>
          <w:lang w:val="en-US"/>
        </w:rPr>
      </w:pPr>
      <w:r w:rsidRPr="00D5321E">
        <w:rPr>
          <w:rFonts w:ascii="Times New Roman" w:eastAsia="Times New Roman" w:hAnsi="Times New Roman" w:cs="Times New Roman"/>
          <w:b/>
          <w:noProof/>
          <w:sz w:val="24"/>
          <w:szCs w:val="24"/>
          <w:lang w:val="en-US"/>
        </w:rPr>
        <w:drawing>
          <wp:inline distT="0" distB="0" distL="0" distR="0" wp14:anchorId="5B329E53" wp14:editId="556E5AE2">
            <wp:extent cx="5334635" cy="6905676"/>
            <wp:effectExtent l="0" t="0" r="0" b="3175"/>
            <wp:docPr id="43" name="image59.png"/>
            <wp:cNvGraphicFramePr/>
            <a:graphic xmlns:a="http://schemas.openxmlformats.org/drawingml/2006/main">
              <a:graphicData uri="http://schemas.openxmlformats.org/drawingml/2006/picture">
                <pic:pic xmlns:pic="http://schemas.openxmlformats.org/drawingml/2006/picture">
                  <pic:nvPicPr>
                    <pic:cNvPr id="0" name="image59.png" descr="C:\Users\Gregg\Desktop\Box Sync\i5k-paper\i5k-manuscript-1a\other-figs\event-comparison-trees\novel-ext-tre.png"/>
                    <pic:cNvPicPr preferRelativeResize="0"/>
                  </pic:nvPicPr>
                  <pic:blipFill>
                    <a:blip r:embed="rId62">
                      <a:extLst>
                        <a:ext uri="{28A0092B-C50C-407E-A947-70E740481C1C}">
                          <a14:useLocalDpi xmlns:a14="http://schemas.microsoft.com/office/drawing/2010/main" val="0"/>
                        </a:ext>
                      </a:extLst>
                    </a:blip>
                    <a:stretch>
                      <a:fillRect/>
                    </a:stretch>
                  </pic:blipFill>
                  <pic:spPr>
                    <a:xfrm>
                      <a:off x="0" y="0"/>
                      <a:ext cx="5334635" cy="6905676"/>
                    </a:xfrm>
                    <a:prstGeom prst="rect">
                      <a:avLst/>
                    </a:prstGeom>
                    <a:ln/>
                  </pic:spPr>
                </pic:pic>
              </a:graphicData>
            </a:graphic>
          </wp:inline>
        </w:drawing>
      </w:r>
    </w:p>
    <w:p w14:paraId="575A3FD8" w14:textId="77777777" w:rsidR="00CF4A96" w:rsidRDefault="00CF4A96">
      <w:pPr>
        <w:rPr>
          <w:rFonts w:ascii="Times New Roman" w:eastAsia="Times New Roman" w:hAnsi="Times New Roman" w:cs="Times New Roman"/>
          <w:b/>
          <w:sz w:val="24"/>
          <w:szCs w:val="24"/>
          <w:lang w:val="en-US"/>
        </w:rPr>
      </w:pPr>
    </w:p>
    <w:p w14:paraId="54F3ADF4" w14:textId="228ACC23" w:rsidR="00CF4A96" w:rsidRPr="00D5321E" w:rsidRDefault="00CF4A96" w:rsidP="00CF4A96">
      <w:pPr>
        <w:pStyle w:val="Heading2"/>
        <w:rPr>
          <w:rFonts w:ascii="Times New Roman" w:eastAsia="Times New Roman" w:hAnsi="Times New Roman" w:cs="Times New Roman"/>
          <w:b/>
          <w:sz w:val="24"/>
          <w:szCs w:val="24"/>
          <w:lang w:val="en-US"/>
        </w:rPr>
      </w:pPr>
      <w:bookmarkStart w:id="76" w:name="_Toc518654225"/>
      <w:bookmarkStart w:id="77" w:name="_Toc26816008"/>
      <w:r w:rsidRPr="00D5321E">
        <w:rPr>
          <w:rFonts w:ascii="Times New Roman" w:eastAsia="Times New Roman" w:hAnsi="Times New Roman" w:cs="Times New Roman"/>
          <w:b/>
          <w:sz w:val="24"/>
          <w:szCs w:val="24"/>
          <w:lang w:val="en-US"/>
        </w:rPr>
        <w:lastRenderedPageBreak/>
        <w:t>Fig</w:t>
      </w:r>
      <w:r w:rsidR="009E297C">
        <w:rPr>
          <w:rFonts w:ascii="Times New Roman" w:eastAsia="Times New Roman" w:hAnsi="Times New Roman" w:cs="Times New Roman"/>
          <w:b/>
          <w:sz w:val="24"/>
          <w:szCs w:val="24"/>
          <w:lang w:val="en-US"/>
        </w:rPr>
        <w:t>.</w:t>
      </w:r>
      <w:r>
        <w:rPr>
          <w:rFonts w:ascii="Times New Roman" w:eastAsia="Times New Roman" w:hAnsi="Times New Roman" w:cs="Times New Roman"/>
          <w:b/>
          <w:sz w:val="24"/>
          <w:szCs w:val="24"/>
          <w:lang w:val="en-US"/>
        </w:rPr>
        <w:t xml:space="preserve"> </w:t>
      </w:r>
      <w:r w:rsidR="00E6241A">
        <w:rPr>
          <w:rFonts w:ascii="Times New Roman" w:eastAsia="Times New Roman" w:hAnsi="Times New Roman" w:cs="Times New Roman"/>
          <w:b/>
          <w:sz w:val="24"/>
          <w:szCs w:val="24"/>
          <w:lang w:val="en-US"/>
        </w:rPr>
        <w:t>S2</w:t>
      </w:r>
      <w:r w:rsidR="00B94CA9">
        <w:rPr>
          <w:rFonts w:ascii="Times New Roman" w:eastAsia="Times New Roman" w:hAnsi="Times New Roman" w:cs="Times New Roman"/>
          <w:b/>
          <w:sz w:val="24"/>
          <w:szCs w:val="24"/>
          <w:lang w:val="en-US"/>
        </w:rPr>
        <w:t>2</w:t>
      </w:r>
      <w:r w:rsidRPr="00D5321E">
        <w:rPr>
          <w:rFonts w:ascii="Times New Roman" w:eastAsia="Times New Roman" w:hAnsi="Times New Roman" w:cs="Times New Roman"/>
          <w:b/>
          <w:sz w:val="24"/>
          <w:szCs w:val="24"/>
          <w:lang w:val="en-US"/>
        </w:rPr>
        <w:t>: Rapid gene family expansions vs. rapid gene family contractions.</w:t>
      </w:r>
      <w:bookmarkEnd w:id="76"/>
      <w:bookmarkEnd w:id="77"/>
    </w:p>
    <w:p w14:paraId="23655936" w14:textId="77777777" w:rsidR="00CF4A96" w:rsidRPr="00D5321E" w:rsidRDefault="00CF4A96" w:rsidP="004E596F">
      <w:pPr>
        <w:jc w:val="center"/>
        <w:rPr>
          <w:rFonts w:ascii="Times New Roman" w:eastAsia="Times New Roman" w:hAnsi="Times New Roman" w:cs="Times New Roman"/>
          <w:b/>
          <w:sz w:val="24"/>
          <w:szCs w:val="24"/>
          <w:lang w:val="en-US"/>
        </w:rPr>
      </w:pPr>
      <w:r w:rsidRPr="00D5321E">
        <w:rPr>
          <w:rFonts w:ascii="Times New Roman" w:eastAsia="Times New Roman" w:hAnsi="Times New Roman" w:cs="Times New Roman"/>
          <w:b/>
          <w:noProof/>
          <w:sz w:val="24"/>
          <w:szCs w:val="24"/>
          <w:lang w:val="en-US"/>
        </w:rPr>
        <w:drawing>
          <wp:inline distT="0" distB="0" distL="0" distR="0" wp14:anchorId="021C31DB" wp14:editId="5FBD6941">
            <wp:extent cx="5943600" cy="7693980"/>
            <wp:effectExtent l="0" t="0" r="0" b="2540"/>
            <wp:docPr id="44" name="image62.png"/>
            <wp:cNvGraphicFramePr/>
            <a:graphic xmlns:a="http://schemas.openxmlformats.org/drawingml/2006/main">
              <a:graphicData uri="http://schemas.openxmlformats.org/drawingml/2006/picture">
                <pic:pic xmlns:pic="http://schemas.openxmlformats.org/drawingml/2006/picture">
                  <pic:nvPicPr>
                    <pic:cNvPr id="0" name="image62.png" descr="C:\Users\Gregg\Desktop\Box Sync\i5k-paper\i5k-manuscript-1a\other-figs\event-comparison-trees\rapids-tre.png"/>
                    <pic:cNvPicPr preferRelativeResize="0"/>
                  </pic:nvPicPr>
                  <pic:blipFill>
                    <a:blip r:embed="rId63">
                      <a:extLst>
                        <a:ext uri="{28A0092B-C50C-407E-A947-70E740481C1C}">
                          <a14:useLocalDpi xmlns:a14="http://schemas.microsoft.com/office/drawing/2010/main" val="0"/>
                        </a:ext>
                      </a:extLst>
                    </a:blip>
                    <a:stretch>
                      <a:fillRect/>
                    </a:stretch>
                  </pic:blipFill>
                  <pic:spPr>
                    <a:xfrm>
                      <a:off x="0" y="0"/>
                      <a:ext cx="5943600" cy="7693980"/>
                    </a:xfrm>
                    <a:prstGeom prst="rect">
                      <a:avLst/>
                    </a:prstGeom>
                    <a:ln/>
                  </pic:spPr>
                </pic:pic>
              </a:graphicData>
            </a:graphic>
          </wp:inline>
        </w:drawing>
      </w:r>
    </w:p>
    <w:p w14:paraId="278620A2" w14:textId="77777777" w:rsidR="008127EC" w:rsidRDefault="008127EC">
      <w:pPr>
        <w:rPr>
          <w:rFonts w:ascii="Times New Roman" w:eastAsia="Times New Roman" w:hAnsi="Times New Roman" w:cs="Times New Roman"/>
          <w:b/>
          <w:sz w:val="24"/>
          <w:szCs w:val="24"/>
          <w:lang w:val="en-US"/>
        </w:rPr>
      </w:pPr>
      <w:bookmarkStart w:id="78" w:name="_Toc518654226"/>
      <w:r>
        <w:rPr>
          <w:rFonts w:ascii="Times New Roman" w:eastAsia="Times New Roman" w:hAnsi="Times New Roman" w:cs="Times New Roman"/>
          <w:b/>
          <w:sz w:val="24"/>
          <w:szCs w:val="24"/>
          <w:lang w:val="en-US"/>
        </w:rPr>
        <w:br w:type="page"/>
      </w:r>
    </w:p>
    <w:p w14:paraId="346F5791" w14:textId="6BBA3452" w:rsidR="004C1C66" w:rsidRDefault="004C1C66" w:rsidP="004C1C66">
      <w:pPr>
        <w:pStyle w:val="Heading2"/>
        <w:rPr>
          <w:rFonts w:ascii="Times New Roman" w:eastAsia="Times New Roman" w:hAnsi="Times New Roman" w:cs="Times New Roman"/>
          <w:b/>
          <w:sz w:val="24"/>
          <w:szCs w:val="24"/>
          <w:lang w:val="en-US"/>
        </w:rPr>
      </w:pPr>
      <w:bookmarkStart w:id="79" w:name="_Toc26816009"/>
      <w:r w:rsidRPr="00D5321E">
        <w:rPr>
          <w:rFonts w:ascii="Times New Roman" w:eastAsia="Times New Roman" w:hAnsi="Times New Roman" w:cs="Times New Roman"/>
          <w:b/>
          <w:sz w:val="24"/>
          <w:szCs w:val="24"/>
          <w:lang w:val="en-US"/>
        </w:rPr>
        <w:lastRenderedPageBreak/>
        <w:t>Fig</w:t>
      </w:r>
      <w:r w:rsidR="009E297C">
        <w:rPr>
          <w:rFonts w:ascii="Times New Roman" w:eastAsia="Times New Roman" w:hAnsi="Times New Roman" w:cs="Times New Roman"/>
          <w:b/>
          <w:sz w:val="24"/>
          <w:szCs w:val="24"/>
          <w:lang w:val="en-US"/>
        </w:rPr>
        <w:t>.</w:t>
      </w:r>
      <w:r w:rsidR="005376A4">
        <w:rPr>
          <w:rFonts w:ascii="Times New Roman" w:eastAsia="Times New Roman" w:hAnsi="Times New Roman" w:cs="Times New Roman"/>
          <w:b/>
          <w:sz w:val="24"/>
          <w:szCs w:val="24"/>
          <w:lang w:val="en-US"/>
        </w:rPr>
        <w:t xml:space="preserve"> </w:t>
      </w:r>
      <w:r w:rsidR="00E6241A">
        <w:rPr>
          <w:rFonts w:ascii="Times New Roman" w:eastAsia="Times New Roman" w:hAnsi="Times New Roman" w:cs="Times New Roman"/>
          <w:b/>
          <w:sz w:val="24"/>
          <w:szCs w:val="24"/>
          <w:lang w:val="en-US"/>
        </w:rPr>
        <w:t>S2</w:t>
      </w:r>
      <w:r w:rsidR="00B94CA9">
        <w:rPr>
          <w:rFonts w:ascii="Times New Roman" w:eastAsia="Times New Roman" w:hAnsi="Times New Roman" w:cs="Times New Roman"/>
          <w:b/>
          <w:sz w:val="24"/>
          <w:szCs w:val="24"/>
          <w:lang w:val="en-US"/>
        </w:rPr>
        <w:t>3</w:t>
      </w:r>
      <w:r w:rsidR="00417518">
        <w:rPr>
          <w:rFonts w:ascii="Times New Roman" w:eastAsia="Times New Roman" w:hAnsi="Times New Roman" w:cs="Times New Roman"/>
          <w:b/>
          <w:sz w:val="24"/>
          <w:szCs w:val="24"/>
          <w:lang w:val="en-US"/>
        </w:rPr>
        <w:t>:</w:t>
      </w:r>
      <w:r w:rsidR="000012BB">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lang w:val="en-US"/>
        </w:rPr>
        <w:t>Distribution of domain rearrangement events</w:t>
      </w:r>
      <w:bookmarkEnd w:id="78"/>
      <w:r>
        <w:rPr>
          <w:rFonts w:ascii="Times New Roman" w:eastAsia="Times New Roman" w:hAnsi="Times New Roman" w:cs="Times New Roman"/>
          <w:b/>
          <w:sz w:val="24"/>
          <w:szCs w:val="24"/>
          <w:lang w:val="en-US"/>
        </w:rPr>
        <w:t>.</w:t>
      </w:r>
      <w:bookmarkEnd w:id="79"/>
    </w:p>
    <w:p w14:paraId="627BE86D" w14:textId="25F07959" w:rsidR="004C1C66" w:rsidRDefault="004C1C66" w:rsidP="004C1C66">
      <w:pPr>
        <w:rPr>
          <w:rFonts w:ascii="Times New Roman" w:hAnsi="Times New Roman" w:cs="Times New Roman"/>
          <w:color w:val="000000"/>
          <w:sz w:val="24"/>
          <w:szCs w:val="24"/>
          <w:lang w:val="en-US"/>
        </w:rPr>
      </w:pPr>
      <w:r w:rsidRPr="00384C8D">
        <w:rPr>
          <w:rFonts w:ascii="Times New Roman" w:hAnsi="Times New Roman" w:cs="Times New Roman"/>
          <w:color w:val="000000"/>
          <w:sz w:val="24"/>
          <w:szCs w:val="24"/>
          <w:lang w:val="en-US"/>
        </w:rPr>
        <w:t xml:space="preserve">Pie charts show the distribution of domain rearrangement events per node (according to color scheme at the top), while the number of reconstructed domain rearrangement events per node is shown in digit representation on the right. </w:t>
      </w:r>
    </w:p>
    <w:p w14:paraId="7AE0F407" w14:textId="736EB33A" w:rsidR="006300EB" w:rsidRPr="000A456D" w:rsidRDefault="000A456D">
      <w:pPr>
        <w:rPr>
          <w:rFonts w:ascii="Times New Roman" w:hAnsi="Times New Roman" w:cs="Times New Roman"/>
          <w:color w:val="000000"/>
          <w:sz w:val="24"/>
          <w:szCs w:val="24"/>
          <w:lang w:val="en-US"/>
        </w:rPr>
      </w:pPr>
      <w:r>
        <w:rPr>
          <w:rFonts w:ascii="Times New Roman" w:hAnsi="Times New Roman" w:cs="Times New Roman"/>
          <w:noProof/>
          <w:color w:val="000000"/>
          <w:sz w:val="24"/>
          <w:szCs w:val="24"/>
          <w:lang w:val="en-US"/>
        </w:rPr>
        <w:drawing>
          <wp:inline distT="0" distB="0" distL="0" distR="0" wp14:anchorId="4CF9B1DC" wp14:editId="3390A2E9">
            <wp:extent cx="4174594" cy="7268705"/>
            <wp:effectExtent l="0" t="0" r="381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Dohmen-i5k_SuppFigs_domEvents-02-08-2018.pdf"/>
                    <pic:cNvPicPr/>
                  </pic:nvPicPr>
                  <pic:blipFill>
                    <a:blip r:embed="rId64">
                      <a:extLst>
                        <a:ext uri="{28A0092B-C50C-407E-A947-70E740481C1C}">
                          <a14:useLocalDpi xmlns:a14="http://schemas.microsoft.com/office/drawing/2010/main" val="0"/>
                        </a:ext>
                      </a:extLst>
                    </a:blip>
                    <a:stretch>
                      <a:fillRect/>
                    </a:stretch>
                  </pic:blipFill>
                  <pic:spPr>
                    <a:xfrm>
                      <a:off x="0" y="0"/>
                      <a:ext cx="4185972" cy="7288515"/>
                    </a:xfrm>
                    <a:prstGeom prst="rect">
                      <a:avLst/>
                    </a:prstGeom>
                  </pic:spPr>
                </pic:pic>
              </a:graphicData>
            </a:graphic>
          </wp:inline>
        </w:drawing>
      </w:r>
    </w:p>
    <w:p w14:paraId="5A52A911" w14:textId="3914AB42" w:rsidR="003E2C27" w:rsidRDefault="006300EB" w:rsidP="004C1C66">
      <w:pPr>
        <w:pStyle w:val="Heading2"/>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br w:type="page"/>
      </w:r>
      <w:bookmarkStart w:id="80" w:name="_Toc518654227"/>
      <w:bookmarkStart w:id="81" w:name="_Toc26816010"/>
      <w:r w:rsidR="004C1C66" w:rsidRPr="00D5321E">
        <w:rPr>
          <w:rFonts w:ascii="Times New Roman" w:eastAsia="Times New Roman" w:hAnsi="Times New Roman" w:cs="Times New Roman"/>
          <w:b/>
          <w:sz w:val="24"/>
          <w:szCs w:val="24"/>
          <w:lang w:val="en-US"/>
        </w:rPr>
        <w:lastRenderedPageBreak/>
        <w:t>Fig</w:t>
      </w:r>
      <w:r w:rsidR="009E297C">
        <w:rPr>
          <w:rFonts w:ascii="Times New Roman" w:eastAsia="Times New Roman" w:hAnsi="Times New Roman" w:cs="Times New Roman"/>
          <w:b/>
          <w:sz w:val="24"/>
          <w:szCs w:val="24"/>
          <w:lang w:val="en-US"/>
        </w:rPr>
        <w:t>.</w:t>
      </w:r>
      <w:r w:rsidR="005376A4">
        <w:rPr>
          <w:rFonts w:ascii="Times New Roman" w:eastAsia="Times New Roman" w:hAnsi="Times New Roman" w:cs="Times New Roman"/>
          <w:b/>
          <w:sz w:val="24"/>
          <w:szCs w:val="24"/>
          <w:lang w:val="en-US"/>
        </w:rPr>
        <w:t xml:space="preserve"> </w:t>
      </w:r>
      <w:r w:rsidR="00E6241A">
        <w:rPr>
          <w:rFonts w:ascii="Times New Roman" w:eastAsia="Times New Roman" w:hAnsi="Times New Roman" w:cs="Times New Roman"/>
          <w:b/>
          <w:sz w:val="24"/>
          <w:szCs w:val="24"/>
          <w:lang w:val="en-US"/>
        </w:rPr>
        <w:t>S2</w:t>
      </w:r>
      <w:r w:rsidR="00B94CA9">
        <w:rPr>
          <w:rFonts w:ascii="Times New Roman" w:eastAsia="Times New Roman" w:hAnsi="Times New Roman" w:cs="Times New Roman"/>
          <w:b/>
          <w:sz w:val="24"/>
          <w:szCs w:val="24"/>
          <w:lang w:val="en-US"/>
        </w:rPr>
        <w:t>4</w:t>
      </w:r>
      <w:r w:rsidR="00417518">
        <w:rPr>
          <w:rFonts w:ascii="Times New Roman" w:eastAsia="Times New Roman" w:hAnsi="Times New Roman" w:cs="Times New Roman"/>
          <w:b/>
          <w:sz w:val="24"/>
          <w:szCs w:val="24"/>
          <w:lang w:val="en-US"/>
        </w:rPr>
        <w:t>:</w:t>
      </w:r>
      <w:r w:rsidR="000012BB">
        <w:rPr>
          <w:rFonts w:ascii="Times New Roman" w:eastAsia="Times New Roman" w:hAnsi="Times New Roman" w:cs="Times New Roman"/>
          <w:b/>
          <w:sz w:val="24"/>
          <w:szCs w:val="24"/>
          <w:lang w:val="en-US"/>
        </w:rPr>
        <w:t xml:space="preserve"> </w:t>
      </w:r>
      <w:r w:rsidR="004C1C66">
        <w:rPr>
          <w:rFonts w:ascii="Times New Roman" w:eastAsia="Times New Roman" w:hAnsi="Times New Roman" w:cs="Times New Roman"/>
          <w:b/>
          <w:sz w:val="24"/>
          <w:szCs w:val="24"/>
          <w:lang w:val="en-US"/>
        </w:rPr>
        <w:t>Distribution of fusion events</w:t>
      </w:r>
      <w:bookmarkEnd w:id="80"/>
      <w:bookmarkEnd w:id="81"/>
    </w:p>
    <w:p w14:paraId="11DD57F0" w14:textId="0F4ACE77" w:rsidR="000A456D" w:rsidRPr="000A456D" w:rsidRDefault="000A456D" w:rsidP="000A456D">
      <w:pPr>
        <w:rPr>
          <w:lang w:val="en-US"/>
        </w:rPr>
      </w:pPr>
      <w:r>
        <w:rPr>
          <w:noProof/>
          <w:lang w:val="en-US"/>
        </w:rPr>
        <w:drawing>
          <wp:inline distT="0" distB="0" distL="0" distR="0" wp14:anchorId="43DF6DB1" wp14:editId="6E0C167B">
            <wp:extent cx="4267200" cy="7429948"/>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Dohmen-i5k_SuppFigs_domEvents-02-08-2018 Fig 2.pdf"/>
                    <pic:cNvPicPr/>
                  </pic:nvPicPr>
                  <pic:blipFill>
                    <a:blip r:embed="rId65">
                      <a:extLst>
                        <a:ext uri="{28A0092B-C50C-407E-A947-70E740481C1C}">
                          <a14:useLocalDpi xmlns:a14="http://schemas.microsoft.com/office/drawing/2010/main" val="0"/>
                        </a:ext>
                      </a:extLst>
                    </a:blip>
                    <a:stretch>
                      <a:fillRect/>
                    </a:stretch>
                  </pic:blipFill>
                  <pic:spPr>
                    <a:xfrm>
                      <a:off x="0" y="0"/>
                      <a:ext cx="4270786" cy="7436191"/>
                    </a:xfrm>
                    <a:prstGeom prst="rect">
                      <a:avLst/>
                    </a:prstGeom>
                  </pic:spPr>
                </pic:pic>
              </a:graphicData>
            </a:graphic>
          </wp:inline>
        </w:drawing>
      </w:r>
    </w:p>
    <w:p w14:paraId="452F7F30" w14:textId="5E59757A" w:rsidR="003E2C27" w:rsidRPr="003E2C27" w:rsidRDefault="003E2C27" w:rsidP="003E2C27"/>
    <w:p w14:paraId="7B719A37" w14:textId="28043DE3" w:rsidR="003E2C27" w:rsidRDefault="003E2C27">
      <w:pP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br w:type="page"/>
      </w:r>
    </w:p>
    <w:p w14:paraId="6498C91D" w14:textId="70037857" w:rsidR="004C1C66" w:rsidRDefault="004C1C66" w:rsidP="004C1C66">
      <w:pPr>
        <w:pStyle w:val="Heading2"/>
        <w:rPr>
          <w:rFonts w:ascii="Times New Roman" w:eastAsia="Times New Roman" w:hAnsi="Times New Roman" w:cs="Times New Roman"/>
          <w:b/>
          <w:sz w:val="24"/>
          <w:szCs w:val="24"/>
          <w:lang w:val="en-US"/>
        </w:rPr>
      </w:pPr>
      <w:bookmarkStart w:id="82" w:name="_Toc518654228"/>
      <w:bookmarkStart w:id="83" w:name="_Toc26816011"/>
      <w:r w:rsidRPr="00D5321E">
        <w:rPr>
          <w:rFonts w:ascii="Times New Roman" w:eastAsia="Times New Roman" w:hAnsi="Times New Roman" w:cs="Times New Roman"/>
          <w:b/>
          <w:sz w:val="24"/>
          <w:szCs w:val="24"/>
          <w:lang w:val="en-US"/>
        </w:rPr>
        <w:lastRenderedPageBreak/>
        <w:t>Fig</w:t>
      </w:r>
      <w:r w:rsidR="009E297C">
        <w:rPr>
          <w:rFonts w:ascii="Times New Roman" w:eastAsia="Times New Roman" w:hAnsi="Times New Roman" w:cs="Times New Roman"/>
          <w:b/>
          <w:sz w:val="24"/>
          <w:szCs w:val="24"/>
          <w:lang w:val="en-US"/>
        </w:rPr>
        <w:t>.</w:t>
      </w:r>
      <w:r w:rsidR="005376A4">
        <w:rPr>
          <w:rFonts w:ascii="Times New Roman" w:eastAsia="Times New Roman" w:hAnsi="Times New Roman" w:cs="Times New Roman"/>
          <w:b/>
          <w:sz w:val="24"/>
          <w:szCs w:val="24"/>
          <w:lang w:val="en-US"/>
        </w:rPr>
        <w:t xml:space="preserve"> </w:t>
      </w:r>
      <w:r w:rsidR="00E6241A">
        <w:rPr>
          <w:rFonts w:ascii="Times New Roman" w:eastAsia="Times New Roman" w:hAnsi="Times New Roman" w:cs="Times New Roman"/>
          <w:b/>
          <w:sz w:val="24"/>
          <w:szCs w:val="24"/>
          <w:lang w:val="en-US"/>
        </w:rPr>
        <w:t>S2</w:t>
      </w:r>
      <w:r w:rsidR="00B94CA9">
        <w:rPr>
          <w:rFonts w:ascii="Times New Roman" w:eastAsia="Times New Roman" w:hAnsi="Times New Roman" w:cs="Times New Roman"/>
          <w:b/>
          <w:sz w:val="24"/>
          <w:szCs w:val="24"/>
          <w:lang w:val="en-US"/>
        </w:rPr>
        <w:t>5</w:t>
      </w:r>
      <w:r w:rsidR="00417518">
        <w:rPr>
          <w:rFonts w:ascii="Times New Roman" w:eastAsia="Times New Roman" w:hAnsi="Times New Roman" w:cs="Times New Roman"/>
          <w:b/>
          <w:sz w:val="24"/>
          <w:szCs w:val="24"/>
          <w:lang w:val="en-US"/>
        </w:rPr>
        <w:t>:</w:t>
      </w:r>
      <w:r w:rsidR="000012BB">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lang w:val="en-US"/>
        </w:rPr>
        <w:t>Distribution of fission events.</w:t>
      </w:r>
      <w:bookmarkEnd w:id="82"/>
      <w:bookmarkEnd w:id="83"/>
    </w:p>
    <w:p w14:paraId="3E2B62B3" w14:textId="77777777" w:rsidR="003E2C27" w:rsidRDefault="003E2C27" w:rsidP="003E2C27"/>
    <w:p w14:paraId="13D919B3" w14:textId="77777777" w:rsidR="00245970" w:rsidRDefault="00245970" w:rsidP="00245970">
      <w:pPr>
        <w:rPr>
          <w:rFonts w:ascii="Times New Roman" w:eastAsia="Times New Roman" w:hAnsi="Times New Roman" w:cs="Times New Roman"/>
          <w:b/>
          <w:sz w:val="24"/>
          <w:szCs w:val="24"/>
          <w:lang w:val="en-US"/>
        </w:rPr>
      </w:pPr>
      <w:r>
        <w:rPr>
          <w:noProof/>
        </w:rPr>
        <w:drawing>
          <wp:inline distT="0" distB="0" distL="0" distR="0" wp14:anchorId="5F4F4A21" wp14:editId="3442E0A3">
            <wp:extent cx="4439138" cy="7729322"/>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Dohmen-i5k_SuppFigs_domEvents-02-08-2018 Fig 3.pdf"/>
                    <pic:cNvPicPr/>
                  </pic:nvPicPr>
                  <pic:blipFill>
                    <a:blip r:embed="rId66">
                      <a:extLst>
                        <a:ext uri="{28A0092B-C50C-407E-A947-70E740481C1C}">
                          <a14:useLocalDpi xmlns:a14="http://schemas.microsoft.com/office/drawing/2010/main" val="0"/>
                        </a:ext>
                      </a:extLst>
                    </a:blip>
                    <a:stretch>
                      <a:fillRect/>
                    </a:stretch>
                  </pic:blipFill>
                  <pic:spPr>
                    <a:xfrm>
                      <a:off x="0" y="0"/>
                      <a:ext cx="4450460" cy="7749036"/>
                    </a:xfrm>
                    <a:prstGeom prst="rect">
                      <a:avLst/>
                    </a:prstGeom>
                  </pic:spPr>
                </pic:pic>
              </a:graphicData>
            </a:graphic>
          </wp:inline>
        </w:drawing>
      </w:r>
      <w:bookmarkStart w:id="84" w:name="_Toc518654229"/>
    </w:p>
    <w:p w14:paraId="529153CB" w14:textId="69CF95D9" w:rsidR="004C1C66" w:rsidRPr="00245970" w:rsidRDefault="004C1C66" w:rsidP="0056104F">
      <w:pPr>
        <w:pStyle w:val="Heading2"/>
      </w:pPr>
      <w:bookmarkStart w:id="85" w:name="_Toc26816012"/>
      <w:r w:rsidRPr="00D5321E">
        <w:rPr>
          <w:rFonts w:ascii="Times New Roman" w:eastAsia="Times New Roman" w:hAnsi="Times New Roman" w:cs="Times New Roman"/>
          <w:b/>
          <w:sz w:val="24"/>
          <w:szCs w:val="24"/>
          <w:lang w:val="en-US"/>
        </w:rPr>
        <w:lastRenderedPageBreak/>
        <w:t>Fig</w:t>
      </w:r>
      <w:r w:rsidR="009E297C">
        <w:rPr>
          <w:rFonts w:ascii="Times New Roman" w:eastAsia="Times New Roman" w:hAnsi="Times New Roman" w:cs="Times New Roman"/>
          <w:b/>
          <w:sz w:val="24"/>
          <w:szCs w:val="24"/>
          <w:lang w:val="en-US"/>
        </w:rPr>
        <w:t>.</w:t>
      </w:r>
      <w:r w:rsidR="005376A4">
        <w:rPr>
          <w:rFonts w:ascii="Times New Roman" w:eastAsia="Times New Roman" w:hAnsi="Times New Roman" w:cs="Times New Roman"/>
          <w:b/>
          <w:sz w:val="24"/>
          <w:szCs w:val="24"/>
          <w:lang w:val="en-US"/>
        </w:rPr>
        <w:t xml:space="preserve"> </w:t>
      </w:r>
      <w:r w:rsidR="00E6241A">
        <w:rPr>
          <w:rFonts w:ascii="Times New Roman" w:eastAsia="Times New Roman" w:hAnsi="Times New Roman" w:cs="Times New Roman"/>
          <w:b/>
          <w:sz w:val="24"/>
          <w:szCs w:val="24"/>
          <w:lang w:val="en-US"/>
        </w:rPr>
        <w:t>S2</w:t>
      </w:r>
      <w:r w:rsidR="00B94CA9">
        <w:rPr>
          <w:rFonts w:ascii="Times New Roman" w:eastAsia="Times New Roman" w:hAnsi="Times New Roman" w:cs="Times New Roman"/>
          <w:b/>
          <w:sz w:val="24"/>
          <w:szCs w:val="24"/>
          <w:lang w:val="en-US"/>
        </w:rPr>
        <w:t>6</w:t>
      </w:r>
      <w:r w:rsidR="00417518">
        <w:rPr>
          <w:rFonts w:ascii="Times New Roman" w:eastAsia="Times New Roman" w:hAnsi="Times New Roman" w:cs="Times New Roman"/>
          <w:b/>
          <w:sz w:val="24"/>
          <w:szCs w:val="24"/>
          <w:lang w:val="en-US"/>
        </w:rPr>
        <w:t>:</w:t>
      </w:r>
      <w:r w:rsidR="000012BB">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lang w:val="en-US"/>
        </w:rPr>
        <w:t>Distribution of terminal loss events</w:t>
      </w:r>
      <w:bookmarkEnd w:id="84"/>
      <w:bookmarkEnd w:id="85"/>
    </w:p>
    <w:p w14:paraId="16F75A9D" w14:textId="77777777" w:rsidR="00D83E88" w:rsidRDefault="00D83E88" w:rsidP="00D83E88"/>
    <w:p w14:paraId="2A5BED30" w14:textId="77777777" w:rsidR="00D83E88" w:rsidRDefault="00D83E88" w:rsidP="00D83E88"/>
    <w:p w14:paraId="5AD4AFBE" w14:textId="40C69FC0" w:rsidR="00D83E88" w:rsidRPr="00D83E88" w:rsidRDefault="00245970" w:rsidP="00D83E88">
      <w:r>
        <w:rPr>
          <w:noProof/>
        </w:rPr>
        <w:drawing>
          <wp:inline distT="0" distB="0" distL="0" distR="0" wp14:anchorId="1EEB60A5" wp14:editId="3F84B80C">
            <wp:extent cx="4352081" cy="757774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Dohmen-i5k_SuppFigs_domEvents-02-08-2018 Fig 4.pdf"/>
                    <pic:cNvPicPr/>
                  </pic:nvPicPr>
                  <pic:blipFill>
                    <a:blip r:embed="rId67">
                      <a:extLst>
                        <a:ext uri="{28A0092B-C50C-407E-A947-70E740481C1C}">
                          <a14:useLocalDpi xmlns:a14="http://schemas.microsoft.com/office/drawing/2010/main" val="0"/>
                        </a:ext>
                      </a:extLst>
                    </a:blip>
                    <a:stretch>
                      <a:fillRect/>
                    </a:stretch>
                  </pic:blipFill>
                  <pic:spPr>
                    <a:xfrm>
                      <a:off x="0" y="0"/>
                      <a:ext cx="4362618" cy="7596087"/>
                    </a:xfrm>
                    <a:prstGeom prst="rect">
                      <a:avLst/>
                    </a:prstGeom>
                  </pic:spPr>
                </pic:pic>
              </a:graphicData>
            </a:graphic>
          </wp:inline>
        </w:drawing>
      </w:r>
      <w:r w:rsidR="00D83E88">
        <w:br w:type="page"/>
      </w:r>
    </w:p>
    <w:p w14:paraId="57E79AD3" w14:textId="6191B85F" w:rsidR="004C1C66" w:rsidRDefault="004C1C66" w:rsidP="004C1C66">
      <w:pPr>
        <w:pStyle w:val="Heading2"/>
        <w:rPr>
          <w:rFonts w:ascii="Times New Roman" w:eastAsia="Times New Roman" w:hAnsi="Times New Roman" w:cs="Times New Roman"/>
          <w:b/>
          <w:sz w:val="24"/>
          <w:szCs w:val="24"/>
          <w:lang w:val="en-US"/>
        </w:rPr>
      </w:pPr>
      <w:bookmarkStart w:id="86" w:name="_Toc518654230"/>
      <w:bookmarkStart w:id="87" w:name="_Toc26816013"/>
      <w:r w:rsidRPr="00D5321E">
        <w:rPr>
          <w:rFonts w:ascii="Times New Roman" w:eastAsia="Times New Roman" w:hAnsi="Times New Roman" w:cs="Times New Roman"/>
          <w:b/>
          <w:sz w:val="24"/>
          <w:szCs w:val="24"/>
          <w:lang w:val="en-US"/>
        </w:rPr>
        <w:lastRenderedPageBreak/>
        <w:t>Fig</w:t>
      </w:r>
      <w:r w:rsidR="009E297C">
        <w:rPr>
          <w:rFonts w:ascii="Times New Roman" w:eastAsia="Times New Roman" w:hAnsi="Times New Roman" w:cs="Times New Roman"/>
          <w:b/>
          <w:sz w:val="24"/>
          <w:szCs w:val="24"/>
          <w:lang w:val="en-US"/>
        </w:rPr>
        <w:t>.</w:t>
      </w:r>
      <w:r w:rsidR="005376A4">
        <w:rPr>
          <w:rFonts w:ascii="Times New Roman" w:eastAsia="Times New Roman" w:hAnsi="Times New Roman" w:cs="Times New Roman"/>
          <w:b/>
          <w:sz w:val="24"/>
          <w:szCs w:val="24"/>
          <w:lang w:val="en-US"/>
        </w:rPr>
        <w:t xml:space="preserve"> </w:t>
      </w:r>
      <w:r w:rsidR="00E6241A">
        <w:rPr>
          <w:rFonts w:ascii="Times New Roman" w:eastAsia="Times New Roman" w:hAnsi="Times New Roman" w:cs="Times New Roman"/>
          <w:b/>
          <w:sz w:val="24"/>
          <w:szCs w:val="24"/>
          <w:lang w:val="en-US"/>
        </w:rPr>
        <w:t>S2</w:t>
      </w:r>
      <w:r w:rsidR="00B94CA9">
        <w:rPr>
          <w:rFonts w:ascii="Times New Roman" w:eastAsia="Times New Roman" w:hAnsi="Times New Roman" w:cs="Times New Roman"/>
          <w:b/>
          <w:sz w:val="24"/>
          <w:szCs w:val="24"/>
          <w:lang w:val="en-US"/>
        </w:rPr>
        <w:t>7</w:t>
      </w:r>
      <w:r w:rsidR="00417518">
        <w:rPr>
          <w:rFonts w:ascii="Times New Roman" w:eastAsia="Times New Roman" w:hAnsi="Times New Roman" w:cs="Times New Roman"/>
          <w:b/>
          <w:sz w:val="24"/>
          <w:szCs w:val="24"/>
          <w:lang w:val="en-US"/>
        </w:rPr>
        <w:t>:</w:t>
      </w:r>
      <w:r>
        <w:rPr>
          <w:rFonts w:ascii="Times New Roman" w:eastAsia="Times New Roman" w:hAnsi="Times New Roman" w:cs="Times New Roman"/>
          <w:b/>
          <w:sz w:val="24"/>
          <w:szCs w:val="24"/>
          <w:lang w:val="en-US"/>
        </w:rPr>
        <w:t xml:space="preserve"> Distribution of terminal emergence events</w:t>
      </w:r>
      <w:bookmarkEnd w:id="86"/>
      <w:bookmarkEnd w:id="87"/>
    </w:p>
    <w:p w14:paraId="38B5C645" w14:textId="77777777" w:rsidR="00245970" w:rsidRDefault="00245970" w:rsidP="00245970">
      <w:r>
        <w:rPr>
          <w:noProof/>
        </w:rPr>
        <w:drawing>
          <wp:inline distT="0" distB="0" distL="0" distR="0" wp14:anchorId="4E7DF8C1" wp14:editId="36DCE663">
            <wp:extent cx="4531489" cy="7890122"/>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Dohmen-i5k_SuppFigs_domEvents-02-08-2018 Fig 5.pdf"/>
                    <pic:cNvPicPr/>
                  </pic:nvPicPr>
                  <pic:blipFill>
                    <a:blip r:embed="rId68">
                      <a:extLst>
                        <a:ext uri="{28A0092B-C50C-407E-A947-70E740481C1C}">
                          <a14:useLocalDpi xmlns:a14="http://schemas.microsoft.com/office/drawing/2010/main" val="0"/>
                        </a:ext>
                      </a:extLst>
                    </a:blip>
                    <a:stretch>
                      <a:fillRect/>
                    </a:stretch>
                  </pic:blipFill>
                  <pic:spPr>
                    <a:xfrm>
                      <a:off x="0" y="0"/>
                      <a:ext cx="4545706" cy="7914876"/>
                    </a:xfrm>
                    <a:prstGeom prst="rect">
                      <a:avLst/>
                    </a:prstGeom>
                  </pic:spPr>
                </pic:pic>
              </a:graphicData>
            </a:graphic>
          </wp:inline>
        </w:drawing>
      </w:r>
      <w:bookmarkStart w:id="88" w:name="_Toc518654231"/>
    </w:p>
    <w:p w14:paraId="25369135" w14:textId="6C79385F" w:rsidR="004C1C66" w:rsidRPr="00245970" w:rsidRDefault="004C1C66" w:rsidP="0056104F">
      <w:pPr>
        <w:pStyle w:val="Heading2"/>
      </w:pPr>
      <w:bookmarkStart w:id="89" w:name="_Toc26816014"/>
      <w:r w:rsidRPr="00D5321E">
        <w:rPr>
          <w:rFonts w:ascii="Times New Roman" w:eastAsia="Times New Roman" w:hAnsi="Times New Roman" w:cs="Times New Roman"/>
          <w:b/>
          <w:sz w:val="24"/>
          <w:szCs w:val="24"/>
          <w:lang w:val="en-US"/>
        </w:rPr>
        <w:lastRenderedPageBreak/>
        <w:t>Fig</w:t>
      </w:r>
      <w:r w:rsidR="009E297C">
        <w:rPr>
          <w:rFonts w:ascii="Times New Roman" w:eastAsia="Times New Roman" w:hAnsi="Times New Roman" w:cs="Times New Roman"/>
          <w:b/>
          <w:sz w:val="24"/>
          <w:szCs w:val="24"/>
          <w:lang w:val="en-US"/>
        </w:rPr>
        <w:t>.</w:t>
      </w:r>
      <w:r w:rsidR="005376A4">
        <w:rPr>
          <w:rFonts w:ascii="Times New Roman" w:eastAsia="Times New Roman" w:hAnsi="Times New Roman" w:cs="Times New Roman"/>
          <w:b/>
          <w:sz w:val="24"/>
          <w:szCs w:val="24"/>
          <w:lang w:val="en-US"/>
        </w:rPr>
        <w:t xml:space="preserve"> </w:t>
      </w:r>
      <w:r w:rsidR="00E6241A">
        <w:rPr>
          <w:rFonts w:ascii="Times New Roman" w:eastAsia="Times New Roman" w:hAnsi="Times New Roman" w:cs="Times New Roman"/>
          <w:b/>
          <w:sz w:val="24"/>
          <w:szCs w:val="24"/>
          <w:lang w:val="en-US"/>
        </w:rPr>
        <w:t>S2</w:t>
      </w:r>
      <w:r w:rsidR="00B94CA9">
        <w:rPr>
          <w:rFonts w:ascii="Times New Roman" w:eastAsia="Times New Roman" w:hAnsi="Times New Roman" w:cs="Times New Roman"/>
          <w:b/>
          <w:sz w:val="24"/>
          <w:szCs w:val="24"/>
          <w:lang w:val="en-US"/>
        </w:rPr>
        <w:t>8</w:t>
      </w:r>
      <w:r w:rsidR="00417518">
        <w:rPr>
          <w:rFonts w:ascii="Times New Roman" w:eastAsia="Times New Roman" w:hAnsi="Times New Roman" w:cs="Times New Roman"/>
          <w:b/>
          <w:sz w:val="24"/>
          <w:szCs w:val="24"/>
          <w:lang w:val="en-US"/>
        </w:rPr>
        <w:t>:</w:t>
      </w:r>
      <w:r w:rsidR="000012BB">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lang w:val="en-US"/>
        </w:rPr>
        <w:t>Distribution of single domain loss events</w:t>
      </w:r>
      <w:bookmarkEnd w:id="88"/>
      <w:bookmarkEnd w:id="89"/>
    </w:p>
    <w:p w14:paraId="7A739C9E" w14:textId="77777777" w:rsidR="00245970" w:rsidRDefault="00245970" w:rsidP="00245970">
      <w:pPr>
        <w:rPr>
          <w:rFonts w:ascii="Times New Roman" w:eastAsia="Times New Roman" w:hAnsi="Times New Roman" w:cs="Times New Roman"/>
          <w:b/>
          <w:sz w:val="24"/>
          <w:szCs w:val="24"/>
          <w:lang w:val="en-US"/>
        </w:rPr>
      </w:pPr>
      <w:r>
        <w:rPr>
          <w:noProof/>
        </w:rPr>
        <w:drawing>
          <wp:inline distT="0" distB="0" distL="0" distR="0" wp14:anchorId="5FA27F62" wp14:editId="75F12EC6">
            <wp:extent cx="4554638" cy="7930429"/>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Dohmen-i5k_SuppFigs_domEvents-02-08-2018 Fig 6.pdf"/>
                    <pic:cNvPicPr/>
                  </pic:nvPicPr>
                  <pic:blipFill>
                    <a:blip r:embed="rId69">
                      <a:extLst>
                        <a:ext uri="{28A0092B-C50C-407E-A947-70E740481C1C}">
                          <a14:useLocalDpi xmlns:a14="http://schemas.microsoft.com/office/drawing/2010/main" val="0"/>
                        </a:ext>
                      </a:extLst>
                    </a:blip>
                    <a:stretch>
                      <a:fillRect/>
                    </a:stretch>
                  </pic:blipFill>
                  <pic:spPr>
                    <a:xfrm>
                      <a:off x="0" y="0"/>
                      <a:ext cx="4562398" cy="7943940"/>
                    </a:xfrm>
                    <a:prstGeom prst="rect">
                      <a:avLst/>
                    </a:prstGeom>
                  </pic:spPr>
                </pic:pic>
              </a:graphicData>
            </a:graphic>
          </wp:inline>
        </w:drawing>
      </w:r>
      <w:bookmarkStart w:id="90" w:name="_Toc518654232"/>
    </w:p>
    <w:p w14:paraId="2E05BDE5" w14:textId="6E1EB438" w:rsidR="006D3B8E" w:rsidRPr="00245970" w:rsidRDefault="006D3B8E" w:rsidP="0056104F">
      <w:pPr>
        <w:pStyle w:val="Heading2"/>
      </w:pPr>
      <w:bookmarkStart w:id="91" w:name="_Toc26816015"/>
      <w:r w:rsidRPr="00D5321E">
        <w:rPr>
          <w:rFonts w:ascii="Times New Roman" w:eastAsia="Times New Roman" w:hAnsi="Times New Roman" w:cs="Times New Roman"/>
          <w:b/>
          <w:sz w:val="24"/>
          <w:szCs w:val="24"/>
          <w:lang w:val="en-US"/>
        </w:rPr>
        <w:lastRenderedPageBreak/>
        <w:t>Fig</w:t>
      </w:r>
      <w:r w:rsidR="009E297C">
        <w:rPr>
          <w:rFonts w:ascii="Times New Roman" w:eastAsia="Times New Roman" w:hAnsi="Times New Roman" w:cs="Times New Roman"/>
          <w:b/>
          <w:sz w:val="24"/>
          <w:szCs w:val="24"/>
          <w:lang w:val="en-US"/>
        </w:rPr>
        <w:t>.</w:t>
      </w:r>
      <w:r w:rsidR="005376A4">
        <w:rPr>
          <w:rFonts w:ascii="Times New Roman" w:eastAsia="Times New Roman" w:hAnsi="Times New Roman" w:cs="Times New Roman"/>
          <w:b/>
          <w:sz w:val="24"/>
          <w:szCs w:val="24"/>
          <w:lang w:val="en-US"/>
        </w:rPr>
        <w:t xml:space="preserve"> </w:t>
      </w:r>
      <w:r w:rsidR="00E6241A">
        <w:rPr>
          <w:rFonts w:ascii="Times New Roman" w:eastAsia="Times New Roman" w:hAnsi="Times New Roman" w:cs="Times New Roman"/>
          <w:b/>
          <w:sz w:val="24"/>
          <w:szCs w:val="24"/>
          <w:lang w:val="en-US"/>
        </w:rPr>
        <w:t>S</w:t>
      </w:r>
      <w:r w:rsidR="00B94CA9">
        <w:rPr>
          <w:rFonts w:ascii="Times New Roman" w:eastAsia="Times New Roman" w:hAnsi="Times New Roman" w:cs="Times New Roman"/>
          <w:b/>
          <w:sz w:val="24"/>
          <w:szCs w:val="24"/>
          <w:lang w:val="en-US"/>
        </w:rPr>
        <w:t>29</w:t>
      </w:r>
      <w:r w:rsidR="00417518">
        <w:rPr>
          <w:rFonts w:ascii="Times New Roman" w:eastAsia="Times New Roman" w:hAnsi="Times New Roman" w:cs="Times New Roman"/>
          <w:b/>
          <w:sz w:val="24"/>
          <w:szCs w:val="24"/>
          <w:lang w:val="en-US"/>
        </w:rPr>
        <w:t>:</w:t>
      </w:r>
      <w:r w:rsidR="000012BB">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lang w:val="en-US"/>
        </w:rPr>
        <w:t>Distribution of single domain emergence events</w:t>
      </w:r>
      <w:bookmarkEnd w:id="90"/>
      <w:bookmarkEnd w:id="91"/>
    </w:p>
    <w:p w14:paraId="4982DF21" w14:textId="77777777" w:rsidR="00D83E88" w:rsidRDefault="00D83E88" w:rsidP="00D83E88"/>
    <w:p w14:paraId="56C75BFE" w14:textId="4518639A" w:rsidR="008812A6" w:rsidRDefault="00245970">
      <w:pPr>
        <w:rPr>
          <w:rFonts w:ascii="Times New Roman" w:eastAsia="Times New Roman" w:hAnsi="Times New Roman" w:cs="Times New Roman"/>
          <w:b/>
          <w:sz w:val="24"/>
          <w:szCs w:val="24"/>
          <w:lang w:val="en-US"/>
        </w:rPr>
      </w:pPr>
      <w:r>
        <w:rPr>
          <w:noProof/>
        </w:rPr>
        <w:drawing>
          <wp:inline distT="0" distB="0" distL="0" distR="0" wp14:anchorId="757C09B3" wp14:editId="7C995AE0">
            <wp:extent cx="4438891" cy="7728893"/>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Dohmen-i5k_SuppFigs_domEvents-02-08-2018 Fig 7.pdf"/>
                    <pic:cNvPicPr/>
                  </pic:nvPicPr>
                  <pic:blipFill>
                    <a:blip r:embed="rId70">
                      <a:extLst>
                        <a:ext uri="{28A0092B-C50C-407E-A947-70E740481C1C}">
                          <a14:useLocalDpi xmlns:a14="http://schemas.microsoft.com/office/drawing/2010/main" val="0"/>
                        </a:ext>
                      </a:extLst>
                    </a:blip>
                    <a:stretch>
                      <a:fillRect/>
                    </a:stretch>
                  </pic:blipFill>
                  <pic:spPr>
                    <a:xfrm>
                      <a:off x="0" y="0"/>
                      <a:ext cx="4448523" cy="7745663"/>
                    </a:xfrm>
                    <a:prstGeom prst="rect">
                      <a:avLst/>
                    </a:prstGeom>
                  </pic:spPr>
                </pic:pic>
              </a:graphicData>
            </a:graphic>
          </wp:inline>
        </w:drawing>
      </w:r>
    </w:p>
    <w:p w14:paraId="08F41216" w14:textId="18E4D23A" w:rsidR="00FC4905" w:rsidRDefault="003320CE" w:rsidP="00C55173">
      <w:pPr>
        <w:pStyle w:val="Heading2"/>
        <w:rPr>
          <w:rFonts w:ascii="Times New Roman" w:eastAsia="Times New Roman" w:hAnsi="Times New Roman" w:cs="Times New Roman"/>
          <w:b/>
          <w:sz w:val="24"/>
          <w:szCs w:val="24"/>
          <w:lang w:val="en-US"/>
        </w:rPr>
      </w:pPr>
      <w:bookmarkStart w:id="92" w:name="_Toc26816016"/>
      <w:r w:rsidRPr="00D5321E">
        <w:rPr>
          <w:rFonts w:ascii="Times New Roman" w:eastAsia="Times New Roman" w:hAnsi="Times New Roman" w:cs="Times New Roman"/>
          <w:b/>
          <w:sz w:val="24"/>
          <w:szCs w:val="24"/>
          <w:lang w:val="en-US"/>
        </w:rPr>
        <w:lastRenderedPageBreak/>
        <w:t>Fig</w:t>
      </w:r>
      <w:r w:rsidR="009E297C">
        <w:rPr>
          <w:rFonts w:ascii="Times New Roman" w:eastAsia="Times New Roman" w:hAnsi="Times New Roman" w:cs="Times New Roman"/>
          <w:b/>
          <w:sz w:val="24"/>
          <w:szCs w:val="24"/>
          <w:lang w:val="en-US"/>
        </w:rPr>
        <w:t>.</w:t>
      </w:r>
      <w:r w:rsidR="005376A4">
        <w:rPr>
          <w:rFonts w:ascii="Times New Roman" w:eastAsia="Times New Roman" w:hAnsi="Times New Roman" w:cs="Times New Roman"/>
          <w:b/>
          <w:sz w:val="24"/>
          <w:szCs w:val="24"/>
          <w:lang w:val="en-US"/>
        </w:rPr>
        <w:t xml:space="preserve"> </w:t>
      </w:r>
      <w:r w:rsidR="00E6241A">
        <w:rPr>
          <w:rFonts w:ascii="Times New Roman" w:eastAsia="Times New Roman" w:hAnsi="Times New Roman" w:cs="Times New Roman"/>
          <w:b/>
          <w:sz w:val="24"/>
          <w:szCs w:val="24"/>
          <w:lang w:val="en-US"/>
        </w:rPr>
        <w:t>S3</w:t>
      </w:r>
      <w:r w:rsidR="00B94CA9">
        <w:rPr>
          <w:rFonts w:ascii="Times New Roman" w:eastAsia="Times New Roman" w:hAnsi="Times New Roman" w:cs="Times New Roman"/>
          <w:b/>
          <w:sz w:val="24"/>
          <w:szCs w:val="24"/>
          <w:lang w:val="en-US"/>
        </w:rPr>
        <w:t>0</w:t>
      </w:r>
      <w:r w:rsidR="00417518">
        <w:rPr>
          <w:rFonts w:ascii="Times New Roman" w:eastAsia="Times New Roman" w:hAnsi="Times New Roman" w:cs="Times New Roman"/>
          <w:b/>
          <w:sz w:val="24"/>
          <w:szCs w:val="24"/>
          <w:lang w:val="en-US"/>
        </w:rPr>
        <w:t>:</w:t>
      </w:r>
      <w:r>
        <w:rPr>
          <w:rFonts w:ascii="Times New Roman" w:eastAsia="Times New Roman" w:hAnsi="Times New Roman" w:cs="Times New Roman"/>
          <w:b/>
          <w:sz w:val="24"/>
          <w:szCs w:val="24"/>
          <w:lang w:val="en-US"/>
        </w:rPr>
        <w:t xml:space="preserve"> Significant GO terms in gained domain arrangements</w:t>
      </w:r>
      <w:r w:rsidRPr="00D5321E">
        <w:rPr>
          <w:rFonts w:ascii="Times New Roman" w:eastAsia="Times New Roman" w:hAnsi="Times New Roman" w:cs="Times New Roman"/>
          <w:b/>
          <w:sz w:val="24"/>
          <w:szCs w:val="24"/>
          <w:lang w:val="en-US"/>
        </w:rPr>
        <w:t>.</w:t>
      </w:r>
      <w:bookmarkEnd w:id="92"/>
      <w:r w:rsidR="00C55173">
        <w:rPr>
          <w:rFonts w:ascii="Times New Roman" w:eastAsia="Times New Roman" w:hAnsi="Times New Roman" w:cs="Times New Roman"/>
          <w:b/>
          <w:sz w:val="24"/>
          <w:szCs w:val="24"/>
          <w:lang w:val="en-US"/>
        </w:rPr>
        <w:t xml:space="preserve"> </w:t>
      </w:r>
    </w:p>
    <w:p w14:paraId="6C453B6F" w14:textId="14688647" w:rsidR="003320CE" w:rsidRPr="00C55173" w:rsidRDefault="003320CE" w:rsidP="00FC4905">
      <w:pPr>
        <w:rPr>
          <w:rFonts w:ascii="Times New Roman" w:hAnsi="Times New Roman" w:cs="Times New Roman"/>
          <w:sz w:val="24"/>
          <w:szCs w:val="24"/>
        </w:rPr>
      </w:pPr>
      <w:r w:rsidRPr="00C55173">
        <w:rPr>
          <w:rFonts w:ascii="Times New Roman" w:hAnsi="Times New Roman" w:cs="Times New Roman"/>
          <w:sz w:val="24"/>
          <w:szCs w:val="24"/>
        </w:rPr>
        <w:t>Terms of the ontology of “Biological process” (red) “Molecular function” (blue) are shown.</w:t>
      </w:r>
    </w:p>
    <w:p w14:paraId="703D8855" w14:textId="7A0A7042" w:rsidR="003320CE" w:rsidRDefault="003320CE" w:rsidP="00C55173">
      <w:pPr>
        <w:jc w:val="center"/>
        <w:rPr>
          <w:rFonts w:ascii="Times New Roman" w:eastAsia="Times New Roman" w:hAnsi="Times New Roman" w:cs="Times New Roman"/>
          <w:b/>
          <w:sz w:val="24"/>
          <w:szCs w:val="24"/>
          <w:lang w:val="en-US"/>
        </w:rPr>
      </w:pPr>
      <w:r>
        <w:rPr>
          <w:rFonts w:ascii="Times New Roman" w:eastAsia="Times New Roman" w:hAnsi="Times New Roman" w:cs="Times New Roman"/>
          <w:b/>
          <w:noProof/>
          <w:sz w:val="24"/>
          <w:szCs w:val="24"/>
          <w:lang w:val="en-US"/>
        </w:rPr>
        <w:drawing>
          <wp:inline distT="0" distB="0" distL="0" distR="0" wp14:anchorId="7D819F1D" wp14:editId="5FCD3817">
            <wp:extent cx="5943600" cy="418338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 Shot 2018-06-01 at 4.10.19 PM.png"/>
                    <pic:cNvPicPr/>
                  </pic:nvPicPr>
                  <pic:blipFill>
                    <a:blip r:embed="rId71">
                      <a:extLst>
                        <a:ext uri="{28A0092B-C50C-407E-A947-70E740481C1C}">
                          <a14:useLocalDpi xmlns:a14="http://schemas.microsoft.com/office/drawing/2010/main" val="0"/>
                        </a:ext>
                      </a:extLst>
                    </a:blip>
                    <a:stretch>
                      <a:fillRect/>
                    </a:stretch>
                  </pic:blipFill>
                  <pic:spPr>
                    <a:xfrm>
                      <a:off x="0" y="0"/>
                      <a:ext cx="5943600" cy="4183380"/>
                    </a:xfrm>
                    <a:prstGeom prst="rect">
                      <a:avLst/>
                    </a:prstGeom>
                  </pic:spPr>
                </pic:pic>
              </a:graphicData>
            </a:graphic>
          </wp:inline>
        </w:drawing>
      </w:r>
    </w:p>
    <w:p w14:paraId="30580062" w14:textId="47336564" w:rsidR="003320CE" w:rsidRDefault="003320CE" w:rsidP="000D71C1">
      <w:pP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br w:type="page"/>
      </w:r>
    </w:p>
    <w:p w14:paraId="33337724" w14:textId="3A79EC60" w:rsidR="00C92358" w:rsidRPr="00D5321E" w:rsidRDefault="00C92358" w:rsidP="00C92358">
      <w:pPr>
        <w:pStyle w:val="Heading2"/>
        <w:rPr>
          <w:rFonts w:ascii="Times New Roman" w:eastAsia="Times New Roman" w:hAnsi="Times New Roman" w:cs="Times New Roman"/>
          <w:b/>
          <w:sz w:val="24"/>
          <w:szCs w:val="24"/>
          <w:lang w:val="en-US"/>
        </w:rPr>
      </w:pPr>
      <w:bookmarkStart w:id="93" w:name="_Toc26816017"/>
      <w:r w:rsidRPr="00D5321E">
        <w:rPr>
          <w:rFonts w:ascii="Times New Roman" w:eastAsia="Times New Roman" w:hAnsi="Times New Roman" w:cs="Times New Roman"/>
          <w:b/>
          <w:sz w:val="24"/>
          <w:szCs w:val="24"/>
          <w:lang w:val="en-US"/>
        </w:rPr>
        <w:lastRenderedPageBreak/>
        <w:t>Fig</w:t>
      </w:r>
      <w:r w:rsidR="009E297C">
        <w:rPr>
          <w:rFonts w:ascii="Times New Roman" w:eastAsia="Times New Roman" w:hAnsi="Times New Roman" w:cs="Times New Roman"/>
          <w:b/>
          <w:sz w:val="24"/>
          <w:szCs w:val="24"/>
          <w:lang w:val="en-US"/>
        </w:rPr>
        <w:t>.</w:t>
      </w:r>
      <w:r w:rsidR="005376A4">
        <w:rPr>
          <w:rFonts w:ascii="Times New Roman" w:eastAsia="Times New Roman" w:hAnsi="Times New Roman" w:cs="Times New Roman"/>
          <w:b/>
          <w:sz w:val="24"/>
          <w:szCs w:val="24"/>
          <w:lang w:val="en-US"/>
        </w:rPr>
        <w:t xml:space="preserve"> </w:t>
      </w:r>
      <w:r w:rsidR="00E6241A">
        <w:rPr>
          <w:rFonts w:ascii="Times New Roman" w:eastAsia="Times New Roman" w:hAnsi="Times New Roman" w:cs="Times New Roman"/>
          <w:b/>
          <w:sz w:val="24"/>
          <w:szCs w:val="24"/>
          <w:lang w:val="en-US"/>
        </w:rPr>
        <w:t>S3</w:t>
      </w:r>
      <w:r w:rsidR="00B94CA9">
        <w:rPr>
          <w:rFonts w:ascii="Times New Roman" w:eastAsia="Times New Roman" w:hAnsi="Times New Roman" w:cs="Times New Roman"/>
          <w:b/>
          <w:sz w:val="24"/>
          <w:szCs w:val="24"/>
          <w:lang w:val="en-US"/>
        </w:rPr>
        <w:t>1</w:t>
      </w:r>
      <w:r w:rsidR="00DF5F06">
        <w:rPr>
          <w:rFonts w:ascii="Times New Roman" w:eastAsia="Times New Roman" w:hAnsi="Times New Roman" w:cs="Times New Roman"/>
          <w:b/>
          <w:sz w:val="24"/>
          <w:szCs w:val="24"/>
          <w:lang w:val="en-US"/>
        </w:rPr>
        <w:t>:</w:t>
      </w:r>
      <w:r w:rsidRPr="00D5321E">
        <w:rPr>
          <w:rFonts w:ascii="Times New Roman" w:eastAsia="Times New Roman" w:hAnsi="Times New Roman" w:cs="Times New Roman"/>
          <w:b/>
          <w:sz w:val="24"/>
          <w:szCs w:val="24"/>
          <w:lang w:val="en-US"/>
        </w:rPr>
        <w:t xml:space="preserve"> Dipteran gene content descriptive statistics.</w:t>
      </w:r>
      <w:bookmarkEnd w:id="93"/>
    </w:p>
    <w:p w14:paraId="586E6B28" w14:textId="77777777" w:rsidR="00C92358" w:rsidRDefault="00C92358" w:rsidP="00007D3E">
      <w:pPr>
        <w:rPr>
          <w:rFonts w:ascii="Times New Roman" w:eastAsia="Times New Roman" w:hAnsi="Times New Roman" w:cs="Times New Roman"/>
          <w:b/>
          <w:sz w:val="24"/>
          <w:szCs w:val="24"/>
          <w:lang w:val="en-US"/>
        </w:rPr>
      </w:pPr>
    </w:p>
    <w:p w14:paraId="2404C893" w14:textId="7FD50CDC" w:rsidR="00D5321E" w:rsidRPr="006D3B8E" w:rsidRDefault="006D3B8E" w:rsidP="00007D3E">
      <w:pPr>
        <w:rPr>
          <w:rFonts w:ascii="Helvetica" w:eastAsia="Times New Roman" w:hAnsi="Helvetica" w:cs="Times New Roman"/>
          <w:b/>
          <w:sz w:val="24"/>
          <w:szCs w:val="24"/>
          <w:lang w:val="en-US"/>
        </w:rPr>
      </w:pPr>
      <w:r w:rsidRPr="006D3B8E">
        <w:rPr>
          <w:rFonts w:ascii="Helvetica" w:eastAsia="Times New Roman" w:hAnsi="Helvetica" w:cs="Times New Roman"/>
          <w:b/>
          <w:sz w:val="24"/>
          <w:szCs w:val="24"/>
          <w:lang w:val="en-US"/>
        </w:rPr>
        <w:t>A</w:t>
      </w:r>
    </w:p>
    <w:p w14:paraId="668F68CC" w14:textId="6AB415FD" w:rsidR="00D5321E" w:rsidRPr="00D5321E" w:rsidRDefault="00D5321E" w:rsidP="00C55173">
      <w:pPr>
        <w:jc w:val="center"/>
        <w:rPr>
          <w:rFonts w:ascii="Times New Roman" w:eastAsia="Times New Roman" w:hAnsi="Times New Roman" w:cs="Times New Roman"/>
          <w:b/>
          <w:sz w:val="24"/>
          <w:szCs w:val="24"/>
          <w:lang w:val="en-US"/>
        </w:rPr>
      </w:pPr>
      <w:r w:rsidRPr="00D5321E">
        <w:rPr>
          <w:rFonts w:ascii="Times New Roman" w:eastAsia="Times New Roman" w:hAnsi="Times New Roman" w:cs="Times New Roman"/>
          <w:b/>
          <w:noProof/>
          <w:sz w:val="24"/>
          <w:szCs w:val="24"/>
          <w:lang w:val="en-US"/>
        </w:rPr>
        <w:drawing>
          <wp:inline distT="19050" distB="19050" distL="19050" distR="19050" wp14:anchorId="19493B33" wp14:editId="2970C641">
            <wp:extent cx="5943600" cy="2133600"/>
            <wp:effectExtent l="0" t="0" r="0" b="0"/>
            <wp:docPr id="5" name="image30.png" descr="Chart"/>
            <wp:cNvGraphicFramePr/>
            <a:graphic xmlns:a="http://schemas.openxmlformats.org/drawingml/2006/main">
              <a:graphicData uri="http://schemas.openxmlformats.org/drawingml/2006/picture">
                <pic:pic xmlns:pic="http://schemas.openxmlformats.org/drawingml/2006/picture">
                  <pic:nvPicPr>
                    <pic:cNvPr id="0" name="image30.png" descr="Chart"/>
                    <pic:cNvPicPr preferRelativeResize="0"/>
                  </pic:nvPicPr>
                  <pic:blipFill>
                    <a:blip r:embed="rId72"/>
                    <a:srcRect l="5186" t="9703" b="11791"/>
                    <a:stretch>
                      <a:fillRect/>
                    </a:stretch>
                  </pic:blipFill>
                  <pic:spPr>
                    <a:xfrm>
                      <a:off x="0" y="0"/>
                      <a:ext cx="5943600" cy="2133600"/>
                    </a:xfrm>
                    <a:prstGeom prst="rect">
                      <a:avLst/>
                    </a:prstGeom>
                    <a:ln/>
                  </pic:spPr>
                </pic:pic>
              </a:graphicData>
            </a:graphic>
          </wp:inline>
        </w:drawing>
      </w:r>
      <w:r w:rsidR="006D3B8E" w:rsidRPr="006D3B8E">
        <w:rPr>
          <w:rFonts w:ascii="Helvetica" w:eastAsia="Times New Roman" w:hAnsi="Helvetica" w:cs="Times New Roman"/>
          <w:b/>
          <w:sz w:val="24"/>
          <w:szCs w:val="24"/>
          <w:lang w:val="en-US"/>
        </w:rPr>
        <w:t>B</w:t>
      </w:r>
    </w:p>
    <w:p w14:paraId="26B43932" w14:textId="6F90DBF5" w:rsidR="00D5321E" w:rsidRPr="00D5321E" w:rsidRDefault="00D5321E" w:rsidP="00007D3E">
      <w:pPr>
        <w:rPr>
          <w:rFonts w:ascii="Times New Roman" w:eastAsia="Times New Roman" w:hAnsi="Times New Roman" w:cs="Times New Roman"/>
          <w:b/>
          <w:sz w:val="24"/>
          <w:szCs w:val="24"/>
          <w:lang w:val="en-US"/>
        </w:rPr>
      </w:pPr>
      <w:r w:rsidRPr="00D5321E">
        <w:rPr>
          <w:rFonts w:ascii="Times New Roman" w:eastAsia="Times New Roman" w:hAnsi="Times New Roman" w:cs="Times New Roman"/>
          <w:b/>
          <w:noProof/>
          <w:sz w:val="24"/>
          <w:szCs w:val="24"/>
          <w:lang w:val="en-US"/>
        </w:rPr>
        <w:drawing>
          <wp:inline distT="19050" distB="19050" distL="19050" distR="19050" wp14:anchorId="66728454" wp14:editId="524B66C0">
            <wp:extent cx="5943600" cy="2120900"/>
            <wp:effectExtent l="0" t="0" r="0" b="0"/>
            <wp:docPr id="6" name="image31.png" descr="Chart"/>
            <wp:cNvGraphicFramePr/>
            <a:graphic xmlns:a="http://schemas.openxmlformats.org/drawingml/2006/main">
              <a:graphicData uri="http://schemas.openxmlformats.org/drawingml/2006/picture">
                <pic:pic xmlns:pic="http://schemas.openxmlformats.org/drawingml/2006/picture">
                  <pic:nvPicPr>
                    <pic:cNvPr id="0" name="image31.png" descr="Chart"/>
                    <pic:cNvPicPr preferRelativeResize="0"/>
                  </pic:nvPicPr>
                  <pic:blipFill>
                    <a:blip r:embed="rId73"/>
                    <a:srcRect l="4616" t="10080" b="11414"/>
                    <a:stretch>
                      <a:fillRect/>
                    </a:stretch>
                  </pic:blipFill>
                  <pic:spPr>
                    <a:xfrm>
                      <a:off x="0" y="0"/>
                      <a:ext cx="5943600" cy="2120900"/>
                    </a:xfrm>
                    <a:prstGeom prst="rect">
                      <a:avLst/>
                    </a:prstGeom>
                    <a:ln/>
                  </pic:spPr>
                </pic:pic>
              </a:graphicData>
            </a:graphic>
          </wp:inline>
        </w:drawing>
      </w:r>
      <w:r w:rsidR="006D3B8E" w:rsidRPr="006D3B8E">
        <w:rPr>
          <w:rFonts w:ascii="Helvetica" w:eastAsia="Times New Roman" w:hAnsi="Helvetica" w:cs="Times New Roman"/>
          <w:b/>
          <w:sz w:val="24"/>
          <w:szCs w:val="24"/>
          <w:lang w:val="en-US"/>
        </w:rPr>
        <w:t>C</w:t>
      </w:r>
    </w:p>
    <w:p w14:paraId="6B02F9E5" w14:textId="394BAFCE" w:rsidR="00D5321E" w:rsidRDefault="00D5321E" w:rsidP="00007D3E">
      <w:pPr>
        <w:rPr>
          <w:rFonts w:ascii="Times New Roman" w:eastAsia="Times New Roman" w:hAnsi="Times New Roman" w:cs="Times New Roman"/>
          <w:b/>
          <w:sz w:val="24"/>
          <w:szCs w:val="24"/>
          <w:lang w:val="en-US"/>
        </w:rPr>
      </w:pPr>
      <w:r w:rsidRPr="00D5321E">
        <w:rPr>
          <w:rFonts w:ascii="Times New Roman" w:eastAsia="Times New Roman" w:hAnsi="Times New Roman" w:cs="Times New Roman"/>
          <w:b/>
          <w:noProof/>
          <w:sz w:val="24"/>
          <w:szCs w:val="24"/>
          <w:lang w:val="en-US"/>
        </w:rPr>
        <w:drawing>
          <wp:inline distT="19050" distB="19050" distL="19050" distR="19050" wp14:anchorId="31B1C498" wp14:editId="0BCFC3D4">
            <wp:extent cx="5943600" cy="2120900"/>
            <wp:effectExtent l="0" t="0" r="0" b="0"/>
            <wp:docPr id="19" name="image48.png" descr="Chart"/>
            <wp:cNvGraphicFramePr/>
            <a:graphic xmlns:a="http://schemas.openxmlformats.org/drawingml/2006/main">
              <a:graphicData uri="http://schemas.openxmlformats.org/drawingml/2006/picture">
                <pic:pic xmlns:pic="http://schemas.openxmlformats.org/drawingml/2006/picture">
                  <pic:nvPicPr>
                    <pic:cNvPr id="0" name="image48.png" descr="Chart"/>
                    <pic:cNvPicPr preferRelativeResize="0"/>
                  </pic:nvPicPr>
                  <pic:blipFill>
                    <a:blip r:embed="rId74"/>
                    <a:srcRect l="4616" t="11351" b="10142"/>
                    <a:stretch>
                      <a:fillRect/>
                    </a:stretch>
                  </pic:blipFill>
                  <pic:spPr>
                    <a:xfrm>
                      <a:off x="0" y="0"/>
                      <a:ext cx="5943600" cy="2120900"/>
                    </a:xfrm>
                    <a:prstGeom prst="rect">
                      <a:avLst/>
                    </a:prstGeom>
                    <a:ln/>
                  </pic:spPr>
                </pic:pic>
              </a:graphicData>
            </a:graphic>
          </wp:inline>
        </w:drawing>
      </w:r>
    </w:p>
    <w:p w14:paraId="27A4398B" w14:textId="62405CD1" w:rsidR="00D90B02" w:rsidRDefault="00D90B02">
      <w:pP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br w:type="page"/>
      </w:r>
    </w:p>
    <w:p w14:paraId="10710112" w14:textId="1CE63336" w:rsidR="008E0F34" w:rsidRPr="008E0F34" w:rsidRDefault="00756B57" w:rsidP="008E0F34">
      <w:pPr>
        <w:pStyle w:val="Heading2"/>
        <w:rPr>
          <w:rFonts w:ascii="Times New Roman" w:hAnsi="Times New Roman" w:cs="Times New Roman"/>
          <w:b/>
          <w:sz w:val="24"/>
          <w:szCs w:val="24"/>
        </w:rPr>
      </w:pPr>
      <w:bookmarkStart w:id="94" w:name="_Toc26816018"/>
      <w:r w:rsidRPr="008E0F34">
        <w:rPr>
          <w:rFonts w:ascii="Times New Roman" w:hAnsi="Times New Roman" w:cs="Times New Roman"/>
          <w:b/>
          <w:sz w:val="24"/>
          <w:szCs w:val="24"/>
        </w:rPr>
        <w:lastRenderedPageBreak/>
        <w:t>Fig</w:t>
      </w:r>
      <w:r w:rsidR="009E297C">
        <w:rPr>
          <w:rFonts w:ascii="Times New Roman" w:hAnsi="Times New Roman" w:cs="Times New Roman"/>
          <w:b/>
          <w:sz w:val="24"/>
          <w:szCs w:val="24"/>
        </w:rPr>
        <w:t>.</w:t>
      </w:r>
      <w:r w:rsidRPr="008E0F34">
        <w:rPr>
          <w:rFonts w:ascii="Times New Roman" w:hAnsi="Times New Roman" w:cs="Times New Roman"/>
          <w:b/>
          <w:sz w:val="24"/>
          <w:szCs w:val="24"/>
        </w:rPr>
        <w:t xml:space="preserve"> S</w:t>
      </w:r>
      <w:r w:rsidR="00F73E10">
        <w:rPr>
          <w:rFonts w:ascii="Times New Roman" w:hAnsi="Times New Roman" w:cs="Times New Roman"/>
          <w:b/>
          <w:sz w:val="24"/>
          <w:szCs w:val="24"/>
        </w:rPr>
        <w:t>3</w:t>
      </w:r>
      <w:r w:rsidR="00DF5F06">
        <w:rPr>
          <w:rFonts w:ascii="Times New Roman" w:hAnsi="Times New Roman" w:cs="Times New Roman"/>
          <w:b/>
          <w:sz w:val="24"/>
          <w:szCs w:val="24"/>
        </w:rPr>
        <w:t>2</w:t>
      </w:r>
      <w:r w:rsidRPr="008E0F34">
        <w:rPr>
          <w:rFonts w:ascii="Times New Roman" w:hAnsi="Times New Roman" w:cs="Times New Roman"/>
          <w:b/>
          <w:sz w:val="24"/>
          <w:szCs w:val="24"/>
        </w:rPr>
        <w:t xml:space="preserve">: </w:t>
      </w:r>
      <w:r w:rsidR="00931D13">
        <w:rPr>
          <w:rFonts w:ascii="Times New Roman" w:hAnsi="Times New Roman" w:cs="Times New Roman"/>
          <w:b/>
          <w:sz w:val="24"/>
          <w:szCs w:val="24"/>
        </w:rPr>
        <w:t>Comparison</w:t>
      </w:r>
      <w:r w:rsidRPr="008E0F34">
        <w:rPr>
          <w:rFonts w:ascii="Times New Roman" w:hAnsi="Times New Roman" w:cs="Times New Roman"/>
          <w:b/>
          <w:sz w:val="24"/>
          <w:szCs w:val="24"/>
        </w:rPr>
        <w:t xml:space="preserve"> of branch lengths </w:t>
      </w:r>
      <w:r w:rsidR="00554599">
        <w:rPr>
          <w:rFonts w:ascii="Times New Roman" w:hAnsi="Times New Roman" w:cs="Times New Roman"/>
          <w:b/>
          <w:sz w:val="24"/>
          <w:szCs w:val="24"/>
        </w:rPr>
        <w:t>from</w:t>
      </w:r>
      <w:r w:rsidR="008E0F34" w:rsidRPr="008E0F34">
        <w:rPr>
          <w:rFonts w:ascii="Times New Roman" w:hAnsi="Times New Roman" w:cs="Times New Roman"/>
          <w:b/>
          <w:sz w:val="24"/>
          <w:szCs w:val="24"/>
        </w:rPr>
        <w:t xml:space="preserve"> 150 backbone or 1,000’s of genes.</w:t>
      </w:r>
      <w:bookmarkEnd w:id="94"/>
    </w:p>
    <w:p w14:paraId="054EF6C3" w14:textId="541155A0" w:rsidR="00756B57" w:rsidRDefault="008E0F34" w:rsidP="00756B57">
      <w:pPr>
        <w:autoSpaceDE w:val="0"/>
        <w:autoSpaceDN w:val="0"/>
        <w:adjustRightInd w:val="0"/>
        <w:spacing w:line="240" w:lineRule="auto"/>
        <w:rPr>
          <w:rFonts w:ascii="Times New Roman" w:hAnsi="Times New Roman" w:cs="Times New Roman"/>
          <w:sz w:val="24"/>
          <w:szCs w:val="24"/>
        </w:rPr>
      </w:pPr>
      <w:r>
        <w:rPr>
          <w:rFonts w:ascii="Times New Roman" w:hAnsi="Times New Roman" w:cs="Times New Roman"/>
          <w:sz w:val="24"/>
          <w:szCs w:val="24"/>
        </w:rPr>
        <w:t xml:space="preserve">Comparisons of branch lengths </w:t>
      </w:r>
      <w:r w:rsidR="00756B57">
        <w:rPr>
          <w:rFonts w:ascii="Times New Roman" w:hAnsi="Times New Roman" w:cs="Times New Roman"/>
          <w:sz w:val="24"/>
          <w:szCs w:val="24"/>
        </w:rPr>
        <w:t>estimated by maximum likelihood on concatenated alignments across the Arthropod phylogeny using only the 150 single-copy backbone genes or hundreds to thousands of single-copy genes among taxonomic groups (</w:t>
      </w:r>
      <w:r w:rsidR="00756B57">
        <w:rPr>
          <w:rFonts w:ascii="Times New Roman" w:hAnsi="Times New Roman" w:cs="Times New Roman"/>
          <w:i/>
          <w:sz w:val="24"/>
          <w:szCs w:val="24"/>
        </w:rPr>
        <w:t>r</w:t>
      </w:r>
      <w:r w:rsidR="00756B57">
        <w:rPr>
          <w:rFonts w:ascii="Times New Roman" w:hAnsi="Times New Roman" w:cs="Times New Roman"/>
          <w:i/>
          <w:sz w:val="24"/>
          <w:szCs w:val="24"/>
          <w:vertAlign w:val="superscript"/>
        </w:rPr>
        <w:t>2</w:t>
      </w:r>
      <w:r w:rsidR="00756B57">
        <w:rPr>
          <w:rFonts w:ascii="Times New Roman" w:hAnsi="Times New Roman" w:cs="Times New Roman"/>
          <w:i/>
          <w:sz w:val="24"/>
          <w:szCs w:val="24"/>
        </w:rPr>
        <w:t xml:space="preserve">= </w:t>
      </w:r>
      <w:r w:rsidR="00103082">
        <w:rPr>
          <w:rFonts w:ascii="Times New Roman" w:hAnsi="Times New Roman" w:cs="Times New Roman"/>
          <w:sz w:val="24"/>
          <w:szCs w:val="24"/>
        </w:rPr>
        <w:t>0.86)</w:t>
      </w:r>
      <w:r w:rsidR="00756B57">
        <w:rPr>
          <w:rFonts w:ascii="Times New Roman" w:hAnsi="Times New Roman" w:cs="Times New Roman"/>
          <w:sz w:val="24"/>
          <w:szCs w:val="24"/>
        </w:rPr>
        <w:t xml:space="preserve">. </w:t>
      </w:r>
    </w:p>
    <w:p w14:paraId="380EB15E" w14:textId="77777777" w:rsidR="008E0F34" w:rsidRDefault="008E0F34" w:rsidP="00756B57">
      <w:pPr>
        <w:autoSpaceDE w:val="0"/>
        <w:autoSpaceDN w:val="0"/>
        <w:adjustRightInd w:val="0"/>
        <w:spacing w:line="240" w:lineRule="auto"/>
        <w:rPr>
          <w:rFonts w:ascii="Times New Roman" w:hAnsi="Times New Roman" w:cs="Times New Roman"/>
          <w:sz w:val="24"/>
          <w:szCs w:val="24"/>
        </w:rPr>
      </w:pPr>
    </w:p>
    <w:p w14:paraId="101CE58D" w14:textId="77777777" w:rsidR="008E0F34" w:rsidRDefault="008E0F34" w:rsidP="00756B57">
      <w:pPr>
        <w:autoSpaceDE w:val="0"/>
        <w:autoSpaceDN w:val="0"/>
        <w:adjustRightInd w:val="0"/>
        <w:spacing w:line="240" w:lineRule="auto"/>
        <w:rPr>
          <w:rFonts w:ascii="Times New Roman" w:hAnsi="Times New Roman" w:cs="Times New Roman"/>
          <w:sz w:val="24"/>
          <w:szCs w:val="24"/>
        </w:rPr>
      </w:pPr>
    </w:p>
    <w:p w14:paraId="4AF9B5A6" w14:textId="77777777" w:rsidR="00756B57" w:rsidRDefault="00756B57" w:rsidP="00756B57">
      <w:pPr>
        <w:autoSpaceDE w:val="0"/>
        <w:autoSpaceDN w:val="0"/>
        <w:adjustRightInd w:val="0"/>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EE961E" wp14:editId="3001F22A">
            <wp:extent cx="3657600" cy="3657600"/>
            <wp:effectExtent l="0" t="0" r="0" b="0"/>
            <wp:docPr id="21" name="Picture 21" descr="C:\Users\Gregg\Desktop\Box Sync\i5k-paper\i5k-revisions\branch-comps\mlbl-com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regg\Desktop\Box Sync\i5k-paper\i5k-revisions\branch-comps\mlbl-comp-2.pn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14:paraId="2A639BB8" w14:textId="146970E0" w:rsidR="0073714F" w:rsidRPr="008E0F34" w:rsidRDefault="00E8456F" w:rsidP="00096EA2">
      <w:pPr>
        <w:rPr>
          <w:rFonts w:ascii="Times New Roman" w:hAnsi="Times New Roman" w:cs="Times New Roman"/>
          <w:b/>
          <w:sz w:val="20"/>
          <w:szCs w:val="20"/>
        </w:rPr>
      </w:pPr>
      <w:r>
        <w:rPr>
          <w:rFonts w:ascii="Times New Roman" w:eastAsia="Times New Roman" w:hAnsi="Times New Roman" w:cs="Times New Roman"/>
          <w:b/>
          <w:sz w:val="24"/>
          <w:szCs w:val="24"/>
          <w:lang w:val="en-US"/>
        </w:rPr>
        <w:br w:type="page"/>
      </w:r>
    </w:p>
    <w:p w14:paraId="7F0C6514" w14:textId="29FE4466" w:rsidR="00384C8D" w:rsidRPr="00384C8D" w:rsidRDefault="0073714F" w:rsidP="00384C8D">
      <w:pPr>
        <w:pStyle w:val="Heading2"/>
        <w:rPr>
          <w:rFonts w:ascii="Times New Roman" w:hAnsi="Times New Roman" w:cs="Times New Roman"/>
          <w:b/>
          <w:sz w:val="24"/>
          <w:szCs w:val="24"/>
        </w:rPr>
      </w:pPr>
      <w:bookmarkStart w:id="95" w:name="_Toc26816019"/>
      <w:r w:rsidRPr="00384C8D">
        <w:rPr>
          <w:rFonts w:ascii="Times New Roman" w:hAnsi="Times New Roman" w:cs="Times New Roman"/>
          <w:b/>
          <w:sz w:val="24"/>
          <w:szCs w:val="24"/>
        </w:rPr>
        <w:lastRenderedPageBreak/>
        <w:t>Fig</w:t>
      </w:r>
      <w:r w:rsidR="009E297C">
        <w:rPr>
          <w:rFonts w:ascii="Times New Roman" w:hAnsi="Times New Roman" w:cs="Times New Roman"/>
          <w:b/>
          <w:sz w:val="24"/>
          <w:szCs w:val="24"/>
        </w:rPr>
        <w:t>.</w:t>
      </w:r>
      <w:r w:rsidRPr="00384C8D">
        <w:rPr>
          <w:rFonts w:ascii="Times New Roman" w:hAnsi="Times New Roman" w:cs="Times New Roman"/>
          <w:b/>
          <w:sz w:val="24"/>
          <w:szCs w:val="24"/>
        </w:rPr>
        <w:t xml:space="preserve"> S</w:t>
      </w:r>
      <w:r w:rsidR="00F73E10">
        <w:rPr>
          <w:rFonts w:ascii="Times New Roman" w:hAnsi="Times New Roman" w:cs="Times New Roman"/>
          <w:b/>
          <w:sz w:val="24"/>
          <w:szCs w:val="24"/>
        </w:rPr>
        <w:t>33</w:t>
      </w:r>
      <w:r w:rsidRPr="00384C8D">
        <w:rPr>
          <w:rFonts w:ascii="Times New Roman" w:hAnsi="Times New Roman" w:cs="Times New Roman"/>
          <w:b/>
          <w:sz w:val="24"/>
          <w:szCs w:val="24"/>
        </w:rPr>
        <w:t xml:space="preserve">: </w:t>
      </w:r>
      <w:r w:rsidR="00384C8D" w:rsidRPr="00384C8D">
        <w:rPr>
          <w:rFonts w:ascii="Times New Roman" w:hAnsi="Times New Roman" w:cs="Times New Roman"/>
          <w:b/>
          <w:sz w:val="24"/>
          <w:szCs w:val="24"/>
        </w:rPr>
        <w:t>Jackknife resampling test of phylogeny branch divergence times.</w:t>
      </w:r>
      <w:bookmarkEnd w:id="95"/>
    </w:p>
    <w:p w14:paraId="17406699" w14:textId="03C0305F" w:rsidR="0073714F" w:rsidRPr="009F24D7" w:rsidRDefault="0073714F" w:rsidP="0073714F">
      <w:pPr>
        <w:autoSpaceDE w:val="0"/>
        <w:autoSpaceDN w:val="0"/>
        <w:adjustRightInd w:val="0"/>
        <w:spacing w:line="240" w:lineRule="auto"/>
        <w:rPr>
          <w:rFonts w:ascii="Times New Roman" w:hAnsi="Times New Roman" w:cs="Times New Roman"/>
          <w:sz w:val="24"/>
          <w:szCs w:val="24"/>
        </w:rPr>
      </w:pPr>
      <w:r>
        <w:rPr>
          <w:rFonts w:ascii="Times New Roman" w:hAnsi="Times New Roman" w:cs="Times New Roman"/>
          <w:sz w:val="24"/>
          <w:szCs w:val="24"/>
        </w:rPr>
        <w:t>Distributions of divergence time estimations for every node in the Arthropod phylogeny generated by randomly removing 5 of 22 fossil calibration points 100 times. Red notches indicate estimates when all fossil calibrations used.</w:t>
      </w:r>
    </w:p>
    <w:p w14:paraId="24EF9C00" w14:textId="77777777" w:rsidR="0073714F" w:rsidRDefault="0073714F">
      <w:pPr>
        <w:rPr>
          <w:rFonts w:ascii="Times New Roman" w:hAnsi="Times New Roman" w:cs="Times New Roman"/>
          <w:b/>
          <w:sz w:val="24"/>
          <w:szCs w:val="24"/>
        </w:rPr>
      </w:pPr>
    </w:p>
    <w:p w14:paraId="6F3A0BB6" w14:textId="29991C78" w:rsidR="00E6241A" w:rsidRPr="00E6241A" w:rsidRDefault="0073714F">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5B9E05EC" wp14:editId="527A3193">
            <wp:extent cx="7170370" cy="4613750"/>
            <wp:effectExtent l="0" t="4445" r="127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8s-reps-100-dual.png"/>
                    <pic:cNvPicPr/>
                  </pic:nvPicPr>
                  <pic:blipFill rotWithShape="1">
                    <a:blip r:embed="rId76" cstate="print">
                      <a:extLst>
                        <a:ext uri="{28A0092B-C50C-407E-A947-70E740481C1C}">
                          <a14:useLocalDpi xmlns:a14="http://schemas.microsoft.com/office/drawing/2010/main" val="0"/>
                        </a:ext>
                      </a:extLst>
                    </a:blip>
                    <a:srcRect l="785" t="644" r="1298" b="349"/>
                    <a:stretch/>
                  </pic:blipFill>
                  <pic:spPr bwMode="auto">
                    <a:xfrm rot="16200000">
                      <a:off x="0" y="0"/>
                      <a:ext cx="7203012" cy="4634753"/>
                    </a:xfrm>
                    <a:prstGeom prst="rect">
                      <a:avLst/>
                    </a:prstGeom>
                    <a:ln>
                      <a:noFill/>
                    </a:ln>
                    <a:extLst>
                      <a:ext uri="{53640926-AAD7-44D8-BBD7-CCE9431645EC}">
                        <a14:shadowObscured xmlns:a14="http://schemas.microsoft.com/office/drawing/2010/main"/>
                      </a:ext>
                    </a:extLst>
                  </pic:spPr>
                </pic:pic>
              </a:graphicData>
            </a:graphic>
          </wp:inline>
        </w:drawing>
      </w:r>
    </w:p>
    <w:p w14:paraId="29D8370A" w14:textId="556A3DBD" w:rsidR="008E0F34" w:rsidRPr="00384C8D" w:rsidRDefault="001262F2" w:rsidP="00384C8D">
      <w:pPr>
        <w:pStyle w:val="Caption"/>
        <w:keepNext/>
        <w:outlineLvl w:val="1"/>
        <w:rPr>
          <w:rFonts w:ascii="Times New Roman" w:hAnsi="Times New Roman" w:cs="Times New Roman"/>
          <w:b/>
          <w:i w:val="0"/>
          <w:color w:val="1D1B11" w:themeColor="background2" w:themeShade="1A"/>
          <w:sz w:val="24"/>
          <w:szCs w:val="24"/>
        </w:rPr>
      </w:pPr>
      <w:bookmarkStart w:id="96" w:name="_Toc26816020"/>
      <w:r w:rsidRPr="00384C8D">
        <w:rPr>
          <w:rFonts w:ascii="Times New Roman" w:hAnsi="Times New Roman" w:cs="Times New Roman"/>
          <w:b/>
          <w:i w:val="0"/>
          <w:color w:val="1D1B11" w:themeColor="background2" w:themeShade="1A"/>
          <w:sz w:val="24"/>
          <w:szCs w:val="24"/>
        </w:rPr>
        <w:lastRenderedPageBreak/>
        <w:t>Fig</w:t>
      </w:r>
      <w:r w:rsidR="009E297C">
        <w:rPr>
          <w:rFonts w:ascii="Times New Roman" w:hAnsi="Times New Roman" w:cs="Times New Roman"/>
          <w:b/>
          <w:i w:val="0"/>
          <w:color w:val="1D1B11" w:themeColor="background2" w:themeShade="1A"/>
          <w:sz w:val="24"/>
          <w:szCs w:val="24"/>
        </w:rPr>
        <w:t>.</w:t>
      </w:r>
      <w:r w:rsidRPr="00384C8D">
        <w:rPr>
          <w:rFonts w:ascii="Times New Roman" w:hAnsi="Times New Roman" w:cs="Times New Roman"/>
          <w:b/>
          <w:i w:val="0"/>
          <w:color w:val="1D1B11" w:themeColor="background2" w:themeShade="1A"/>
          <w:sz w:val="24"/>
          <w:szCs w:val="24"/>
        </w:rPr>
        <w:t xml:space="preserve"> </w:t>
      </w:r>
      <w:r w:rsidR="00315832" w:rsidRPr="00384C8D">
        <w:rPr>
          <w:rFonts w:ascii="Times New Roman" w:hAnsi="Times New Roman" w:cs="Times New Roman"/>
          <w:b/>
          <w:i w:val="0"/>
          <w:color w:val="1D1B11" w:themeColor="background2" w:themeShade="1A"/>
          <w:sz w:val="24"/>
          <w:szCs w:val="24"/>
        </w:rPr>
        <w:t>S</w:t>
      </w:r>
      <w:r w:rsidR="00F73E10">
        <w:rPr>
          <w:rFonts w:ascii="Times New Roman" w:hAnsi="Times New Roman" w:cs="Times New Roman"/>
          <w:b/>
          <w:i w:val="0"/>
          <w:color w:val="1D1B11" w:themeColor="background2" w:themeShade="1A"/>
          <w:sz w:val="24"/>
          <w:szCs w:val="24"/>
        </w:rPr>
        <w:t>34</w:t>
      </w:r>
      <w:r w:rsidRPr="00384C8D">
        <w:rPr>
          <w:rFonts w:ascii="Times New Roman" w:hAnsi="Times New Roman" w:cs="Times New Roman"/>
          <w:b/>
          <w:i w:val="0"/>
          <w:color w:val="1D1B11" w:themeColor="background2" w:themeShade="1A"/>
          <w:sz w:val="24"/>
          <w:szCs w:val="24"/>
        </w:rPr>
        <w:t>:</w:t>
      </w:r>
      <w:r w:rsidR="00315832" w:rsidRPr="00384C8D">
        <w:rPr>
          <w:rFonts w:ascii="Times New Roman" w:hAnsi="Times New Roman" w:cs="Times New Roman"/>
          <w:b/>
          <w:i w:val="0"/>
          <w:color w:val="1D1B11" w:themeColor="background2" w:themeShade="1A"/>
          <w:sz w:val="24"/>
          <w:szCs w:val="24"/>
        </w:rPr>
        <w:t xml:space="preserve"> </w:t>
      </w:r>
      <w:r w:rsidR="008E0F34" w:rsidRPr="00384C8D">
        <w:rPr>
          <w:rFonts w:ascii="Times New Roman" w:hAnsi="Times New Roman" w:cs="Times New Roman"/>
          <w:b/>
          <w:i w:val="0"/>
          <w:color w:val="1D1B11" w:themeColor="background2" w:themeShade="1A"/>
          <w:sz w:val="24"/>
          <w:szCs w:val="24"/>
        </w:rPr>
        <w:t>Jackknife resampling test of</w:t>
      </w:r>
      <w:r w:rsidR="00315832" w:rsidRPr="00384C8D">
        <w:rPr>
          <w:rFonts w:ascii="Times New Roman" w:hAnsi="Times New Roman" w:cs="Times New Roman"/>
          <w:b/>
          <w:i w:val="0"/>
          <w:color w:val="1D1B11" w:themeColor="background2" w:themeShade="1A"/>
          <w:sz w:val="24"/>
          <w:szCs w:val="24"/>
        </w:rPr>
        <w:t xml:space="preserve"> total </w:t>
      </w:r>
      <w:r w:rsidR="008E0F34" w:rsidRPr="00384C8D">
        <w:rPr>
          <w:rFonts w:ascii="Times New Roman" w:hAnsi="Times New Roman" w:cs="Times New Roman"/>
          <w:b/>
          <w:i w:val="0"/>
          <w:color w:val="1D1B11" w:themeColor="background2" w:themeShade="1A"/>
          <w:sz w:val="24"/>
          <w:szCs w:val="24"/>
        </w:rPr>
        <w:t>protein domain change events</w:t>
      </w:r>
      <w:bookmarkEnd w:id="96"/>
      <w:r w:rsidR="008E0F34" w:rsidRPr="00384C8D">
        <w:rPr>
          <w:rFonts w:ascii="Times New Roman" w:hAnsi="Times New Roman" w:cs="Times New Roman"/>
          <w:b/>
          <w:i w:val="0"/>
          <w:color w:val="1D1B11" w:themeColor="background2" w:themeShade="1A"/>
          <w:sz w:val="24"/>
          <w:szCs w:val="24"/>
        </w:rPr>
        <w:t xml:space="preserve"> </w:t>
      </w:r>
    </w:p>
    <w:p w14:paraId="367691B4" w14:textId="0022B3EF" w:rsidR="001262F2" w:rsidRPr="00384C8D" w:rsidRDefault="008E0F34" w:rsidP="008E0F34">
      <w:pPr>
        <w:pStyle w:val="Caption"/>
        <w:keepNext/>
        <w:rPr>
          <w:rFonts w:ascii="Times New Roman" w:hAnsi="Times New Roman" w:cs="Times New Roman"/>
          <w:i w:val="0"/>
          <w:color w:val="1D1B11" w:themeColor="background2" w:themeShade="1A"/>
          <w:sz w:val="24"/>
          <w:szCs w:val="24"/>
        </w:rPr>
      </w:pPr>
      <w:r w:rsidRPr="00384C8D">
        <w:rPr>
          <w:rFonts w:ascii="Times New Roman" w:hAnsi="Times New Roman" w:cs="Times New Roman"/>
          <w:i w:val="0"/>
          <w:color w:val="1D1B11" w:themeColor="background2" w:themeShade="1A"/>
          <w:sz w:val="24"/>
          <w:szCs w:val="24"/>
        </w:rPr>
        <w:t xml:space="preserve">Proportion of total protein domain change events (%) by event type for 100 replicates of a jackknife test which removes randomly 5 species from the original phylogeny. </w:t>
      </w:r>
      <w:r w:rsidR="00315832" w:rsidRPr="00384C8D">
        <w:rPr>
          <w:rFonts w:ascii="Times New Roman" w:hAnsi="Times New Roman" w:cs="Times New Roman"/>
          <w:i w:val="0"/>
          <w:color w:val="1D1B11" w:themeColor="background2" w:themeShade="1A"/>
          <w:sz w:val="24"/>
          <w:szCs w:val="24"/>
        </w:rPr>
        <w:t>Shown are box plots with overlapping swarm plots indicating data point distribution. Red horizontal line represents the value of the original phylogeny, yellow line the value for removal of the three low quality species (LRECL, LHESP, LLUNA).</w:t>
      </w:r>
    </w:p>
    <w:p w14:paraId="0FF6F8B0" w14:textId="55F8F0E3" w:rsidR="0073714F" w:rsidRDefault="001262F2">
      <w:pPr>
        <w:rPr>
          <w:rFonts w:ascii="Times New Roman" w:hAnsi="Times New Roman" w:cs="Times New Roman"/>
          <w:b/>
          <w:sz w:val="24"/>
          <w:szCs w:val="24"/>
        </w:rPr>
      </w:pPr>
      <w:r>
        <w:rPr>
          <w:noProof/>
        </w:rPr>
        <w:drawing>
          <wp:inline distT="0" distB="0" distL="0" distR="0" wp14:anchorId="4A3E18F2" wp14:editId="4B4FC5A5">
            <wp:extent cx="5852160" cy="4389120"/>
            <wp:effectExtent l="0" t="0" r="0" b="0"/>
            <wp:docPr id="36"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lum/>
                      <a:alphaModFix/>
                    </a:blip>
                    <a:srcRect/>
                    <a:stretch>
                      <a:fillRect/>
                    </a:stretch>
                  </pic:blipFill>
                  <pic:spPr>
                    <a:xfrm>
                      <a:off x="0" y="0"/>
                      <a:ext cx="5852160" cy="4389120"/>
                    </a:xfrm>
                    <a:prstGeom prst="rect">
                      <a:avLst/>
                    </a:prstGeom>
                    <a:ln>
                      <a:noFill/>
                      <a:prstDash/>
                    </a:ln>
                  </pic:spPr>
                </pic:pic>
              </a:graphicData>
            </a:graphic>
          </wp:inline>
        </w:drawing>
      </w:r>
      <w:r w:rsidR="0073714F">
        <w:rPr>
          <w:rFonts w:ascii="Times New Roman" w:hAnsi="Times New Roman" w:cs="Times New Roman"/>
          <w:b/>
          <w:sz w:val="24"/>
          <w:szCs w:val="24"/>
        </w:rPr>
        <w:br w:type="page"/>
      </w:r>
    </w:p>
    <w:p w14:paraId="5EBD4394" w14:textId="77777777" w:rsidR="00E8456F" w:rsidRPr="00DC23E8" w:rsidRDefault="00E8456F" w:rsidP="0073714F">
      <w:pPr>
        <w:autoSpaceDE w:val="0"/>
        <w:autoSpaceDN w:val="0"/>
        <w:adjustRightInd w:val="0"/>
        <w:spacing w:line="240" w:lineRule="auto"/>
        <w:rPr>
          <w:rFonts w:ascii="Times New Roman" w:hAnsi="Times New Roman" w:cs="Times New Roman"/>
          <w:b/>
          <w:sz w:val="24"/>
          <w:szCs w:val="24"/>
        </w:rPr>
        <w:sectPr w:rsidR="00E8456F" w:rsidRPr="00DC23E8" w:rsidSect="00096EA2">
          <w:footerReference w:type="default" r:id="rId78"/>
          <w:type w:val="continuous"/>
          <w:pgSz w:w="12240" w:h="15840"/>
          <w:pgMar w:top="1440" w:right="1440" w:bottom="1440" w:left="1440" w:header="0" w:footer="720" w:gutter="0"/>
          <w:cols w:space="720"/>
          <w:docGrid w:linePitch="299"/>
        </w:sectPr>
      </w:pPr>
    </w:p>
    <w:p w14:paraId="0416E379" w14:textId="078006F6" w:rsidR="00535AB1" w:rsidRPr="00072CD5" w:rsidRDefault="00B52962" w:rsidP="00007D3E">
      <w:pPr>
        <w:pStyle w:val="Heading1"/>
        <w:rPr>
          <w:rFonts w:ascii="Times New Roman" w:eastAsia="Times New Roman" w:hAnsi="Times New Roman" w:cs="Times New Roman"/>
          <w:b/>
          <w:sz w:val="24"/>
          <w:szCs w:val="24"/>
        </w:rPr>
      </w:pPr>
      <w:bookmarkStart w:id="97" w:name="_Toc26816021"/>
      <w:r w:rsidRPr="00072CD5">
        <w:rPr>
          <w:rFonts w:ascii="Times New Roman" w:eastAsia="Times New Roman" w:hAnsi="Times New Roman" w:cs="Times New Roman"/>
          <w:b/>
          <w:sz w:val="24"/>
          <w:szCs w:val="24"/>
        </w:rPr>
        <w:lastRenderedPageBreak/>
        <w:t>5.</w:t>
      </w:r>
      <w:r w:rsidRPr="00072CD5">
        <w:rPr>
          <w:rFonts w:ascii="Times New Roman" w:eastAsia="Times New Roman" w:hAnsi="Times New Roman" w:cs="Times New Roman"/>
          <w:b/>
          <w:sz w:val="24"/>
          <w:szCs w:val="24"/>
        </w:rPr>
        <w:tab/>
        <w:t>Supplemental References</w:t>
      </w:r>
      <w:bookmarkEnd w:id="97"/>
    </w:p>
    <w:p w14:paraId="26EA4236" w14:textId="77777777" w:rsidR="00072CD5" w:rsidRPr="00072CD5" w:rsidRDefault="00072CD5">
      <w:pPr>
        <w:rPr>
          <w:rFonts w:ascii="Times New Roman" w:eastAsia="Times New Roman" w:hAnsi="Times New Roman" w:cs="Times New Roman"/>
          <w:sz w:val="24"/>
          <w:szCs w:val="24"/>
        </w:rPr>
      </w:pPr>
    </w:p>
    <w:p w14:paraId="513E6752" w14:textId="77777777" w:rsidR="00985A36" w:rsidRPr="00985A36" w:rsidRDefault="00072CD5" w:rsidP="00985A36">
      <w:pPr>
        <w:pStyle w:val="EndNoteBibliography"/>
        <w:ind w:left="720" w:hanging="720"/>
        <w:rPr>
          <w:noProof/>
        </w:rPr>
      </w:pPr>
      <w:r w:rsidRPr="00072CD5">
        <w:rPr>
          <w:rFonts w:eastAsia="Times New Roman"/>
          <w:sz w:val="24"/>
          <w:szCs w:val="24"/>
        </w:rPr>
        <w:fldChar w:fldCharType="begin"/>
      </w:r>
      <w:r w:rsidRPr="00072CD5">
        <w:rPr>
          <w:rFonts w:eastAsia="Times New Roman"/>
          <w:sz w:val="24"/>
          <w:szCs w:val="24"/>
        </w:rPr>
        <w:instrText xml:space="preserve"> ADDIN EN.REFLIST </w:instrText>
      </w:r>
      <w:r w:rsidRPr="00072CD5">
        <w:rPr>
          <w:rFonts w:eastAsia="Times New Roman"/>
          <w:sz w:val="24"/>
          <w:szCs w:val="24"/>
        </w:rPr>
        <w:fldChar w:fldCharType="separate"/>
      </w:r>
      <w:r w:rsidR="00985A36" w:rsidRPr="00985A36">
        <w:rPr>
          <w:noProof/>
        </w:rPr>
        <w:t>1</w:t>
      </w:r>
      <w:r w:rsidR="00985A36" w:rsidRPr="00985A36">
        <w:rPr>
          <w:noProof/>
        </w:rPr>
        <w:tab/>
        <w:t xml:space="preserve">i5K Consortium. The i5K Initiative: Advancing Arthropod Genomics for Knowledge, Human Health, Agriculture, and the Environment. </w:t>
      </w:r>
      <w:r w:rsidR="00985A36" w:rsidRPr="00985A36">
        <w:rPr>
          <w:i/>
          <w:noProof/>
        </w:rPr>
        <w:t>The Journal of heredity</w:t>
      </w:r>
      <w:r w:rsidR="00985A36" w:rsidRPr="00985A36">
        <w:rPr>
          <w:noProof/>
        </w:rPr>
        <w:t xml:space="preserve"> </w:t>
      </w:r>
      <w:r w:rsidR="00985A36" w:rsidRPr="00985A36">
        <w:rPr>
          <w:b/>
          <w:noProof/>
        </w:rPr>
        <w:t>104</w:t>
      </w:r>
      <w:r w:rsidR="00985A36" w:rsidRPr="00985A36">
        <w:rPr>
          <w:noProof/>
        </w:rPr>
        <w:t>, 595-600, doi:10.1093/jhered/est050 (2013).</w:t>
      </w:r>
    </w:p>
    <w:p w14:paraId="136540FC" w14:textId="4212F407" w:rsidR="00985A36" w:rsidRPr="00985A36" w:rsidRDefault="00985A36" w:rsidP="00985A36">
      <w:pPr>
        <w:pStyle w:val="EndNoteBibliography"/>
        <w:ind w:left="720" w:hanging="720"/>
        <w:rPr>
          <w:noProof/>
        </w:rPr>
      </w:pPr>
      <w:r w:rsidRPr="00985A36">
        <w:rPr>
          <w:noProof/>
        </w:rPr>
        <w:t>2</w:t>
      </w:r>
      <w:r w:rsidRPr="00985A36">
        <w:rPr>
          <w:noProof/>
        </w:rPr>
        <w:tab/>
        <w:t xml:space="preserve">Gregory, T. R. </w:t>
      </w:r>
      <w:r w:rsidRPr="00985A36">
        <w:rPr>
          <w:i/>
          <w:noProof/>
        </w:rPr>
        <w:t>Animal Genome Size Database</w:t>
      </w:r>
      <w:r w:rsidRPr="00985A36">
        <w:rPr>
          <w:noProof/>
        </w:rPr>
        <w:t>, &lt;</w:t>
      </w:r>
      <w:hyperlink r:id="rId79" w:history="1">
        <w:r w:rsidRPr="00985A36">
          <w:rPr>
            <w:rStyle w:val="Hyperlink"/>
            <w:noProof/>
          </w:rPr>
          <w:t>http://www.genomesize.com</w:t>
        </w:r>
      </w:hyperlink>
      <w:r w:rsidRPr="00985A36">
        <w:rPr>
          <w:noProof/>
        </w:rPr>
        <w:t>.&gt; (2014).</w:t>
      </w:r>
    </w:p>
    <w:p w14:paraId="369AFE08" w14:textId="77777777" w:rsidR="00985A36" w:rsidRPr="00985A36" w:rsidRDefault="00985A36" w:rsidP="00985A36">
      <w:pPr>
        <w:pStyle w:val="EndNoteBibliography"/>
        <w:ind w:left="720" w:hanging="720"/>
        <w:rPr>
          <w:noProof/>
        </w:rPr>
      </w:pPr>
      <w:r w:rsidRPr="00985A36">
        <w:rPr>
          <w:noProof/>
        </w:rPr>
        <w:t>3</w:t>
      </w:r>
      <w:r w:rsidRPr="00985A36">
        <w:rPr>
          <w:noProof/>
        </w:rPr>
        <w:tab/>
        <w:t>Misof, B.</w:t>
      </w:r>
      <w:r w:rsidRPr="00985A36">
        <w:rPr>
          <w:i/>
          <w:noProof/>
        </w:rPr>
        <w:t xml:space="preserve"> et al.</w:t>
      </w:r>
      <w:r w:rsidRPr="00985A36">
        <w:rPr>
          <w:noProof/>
        </w:rPr>
        <w:t xml:space="preserve"> Phylogenomics resolves the timing and pattern of insect evolution. </w:t>
      </w:r>
      <w:r w:rsidRPr="00985A36">
        <w:rPr>
          <w:i/>
          <w:noProof/>
        </w:rPr>
        <w:t>Science</w:t>
      </w:r>
      <w:r w:rsidRPr="00985A36">
        <w:rPr>
          <w:noProof/>
        </w:rPr>
        <w:t xml:space="preserve"> </w:t>
      </w:r>
      <w:r w:rsidRPr="00985A36">
        <w:rPr>
          <w:b/>
          <w:noProof/>
        </w:rPr>
        <w:t>346</w:t>
      </w:r>
      <w:r w:rsidRPr="00985A36">
        <w:rPr>
          <w:noProof/>
        </w:rPr>
        <w:t>, 763-767, doi:10.1126/science.1257570 (2014).</w:t>
      </w:r>
    </w:p>
    <w:p w14:paraId="110E9715" w14:textId="77777777" w:rsidR="00985A36" w:rsidRPr="00985A36" w:rsidRDefault="00985A36" w:rsidP="00985A36">
      <w:pPr>
        <w:pStyle w:val="EndNoteBibliography"/>
        <w:ind w:left="720" w:hanging="720"/>
        <w:rPr>
          <w:noProof/>
        </w:rPr>
      </w:pPr>
      <w:r w:rsidRPr="00985A36">
        <w:rPr>
          <w:noProof/>
        </w:rPr>
        <w:t>4</w:t>
      </w:r>
      <w:r w:rsidRPr="00985A36">
        <w:rPr>
          <w:noProof/>
        </w:rPr>
        <w:tab/>
        <w:t>Maccallum, I.</w:t>
      </w:r>
      <w:r w:rsidRPr="00985A36">
        <w:rPr>
          <w:i/>
          <w:noProof/>
        </w:rPr>
        <w:t xml:space="preserve"> et al.</w:t>
      </w:r>
      <w:r w:rsidRPr="00985A36">
        <w:rPr>
          <w:noProof/>
        </w:rPr>
        <w:t xml:space="preserve"> ALLPATHS 2: small genomes assembled accurately and with high continuity from short paired reads. </w:t>
      </w:r>
      <w:r w:rsidRPr="00985A36">
        <w:rPr>
          <w:i/>
          <w:noProof/>
        </w:rPr>
        <w:t>Genome Biol</w:t>
      </w:r>
      <w:r w:rsidRPr="00985A36">
        <w:rPr>
          <w:noProof/>
        </w:rPr>
        <w:t xml:space="preserve"> </w:t>
      </w:r>
      <w:r w:rsidRPr="00985A36">
        <w:rPr>
          <w:b/>
          <w:noProof/>
        </w:rPr>
        <w:t>10</w:t>
      </w:r>
      <w:r w:rsidRPr="00985A36">
        <w:rPr>
          <w:noProof/>
        </w:rPr>
        <w:t>, R103, doi:10.1186/gb-2009-10-10-r103 (2009).</w:t>
      </w:r>
    </w:p>
    <w:p w14:paraId="1EF50A98" w14:textId="77777777" w:rsidR="00985A36" w:rsidRPr="00985A36" w:rsidRDefault="00985A36" w:rsidP="00985A36">
      <w:pPr>
        <w:pStyle w:val="EndNoteBibliography"/>
        <w:ind w:left="720" w:hanging="720"/>
        <w:rPr>
          <w:noProof/>
        </w:rPr>
      </w:pPr>
      <w:r w:rsidRPr="00985A36">
        <w:rPr>
          <w:noProof/>
        </w:rPr>
        <w:t>5</w:t>
      </w:r>
      <w:r w:rsidRPr="00985A36">
        <w:rPr>
          <w:noProof/>
        </w:rPr>
        <w:tab/>
        <w:t>Butler, J.</w:t>
      </w:r>
      <w:r w:rsidRPr="00985A36">
        <w:rPr>
          <w:i/>
          <w:noProof/>
        </w:rPr>
        <w:t xml:space="preserve"> et al.</w:t>
      </w:r>
      <w:r w:rsidRPr="00985A36">
        <w:rPr>
          <w:noProof/>
        </w:rPr>
        <w:t xml:space="preserve"> ALLPATHS: de novo assembly of whole-genome shotgun microreads. </w:t>
      </w:r>
      <w:r w:rsidRPr="00985A36">
        <w:rPr>
          <w:i/>
          <w:noProof/>
        </w:rPr>
        <w:t>Genome research</w:t>
      </w:r>
      <w:r w:rsidRPr="00985A36">
        <w:rPr>
          <w:noProof/>
        </w:rPr>
        <w:t xml:space="preserve"> </w:t>
      </w:r>
      <w:r w:rsidRPr="00985A36">
        <w:rPr>
          <w:b/>
          <w:noProof/>
        </w:rPr>
        <w:t>18</w:t>
      </w:r>
      <w:r w:rsidRPr="00985A36">
        <w:rPr>
          <w:noProof/>
        </w:rPr>
        <w:t>, 810-820, doi:10.1101/gr.7337908 (2008).</w:t>
      </w:r>
    </w:p>
    <w:p w14:paraId="785F87F1" w14:textId="77777777" w:rsidR="00985A36" w:rsidRPr="00985A36" w:rsidRDefault="00985A36" w:rsidP="00985A36">
      <w:pPr>
        <w:pStyle w:val="EndNoteBibliography"/>
        <w:ind w:left="720" w:hanging="720"/>
        <w:rPr>
          <w:noProof/>
        </w:rPr>
      </w:pPr>
      <w:r w:rsidRPr="00985A36">
        <w:rPr>
          <w:noProof/>
        </w:rPr>
        <w:t>6</w:t>
      </w:r>
      <w:r w:rsidRPr="00985A36">
        <w:rPr>
          <w:noProof/>
        </w:rPr>
        <w:tab/>
        <w:t>Kajitani, R.</w:t>
      </w:r>
      <w:r w:rsidRPr="00985A36">
        <w:rPr>
          <w:i/>
          <w:noProof/>
        </w:rPr>
        <w:t xml:space="preserve"> et al.</w:t>
      </w:r>
      <w:r w:rsidRPr="00985A36">
        <w:rPr>
          <w:noProof/>
        </w:rPr>
        <w:t xml:space="preserve"> Efficient de novo assembly of highly heterozygous genomes from whole-genome shotgun short reads. </w:t>
      </w:r>
      <w:r w:rsidRPr="00985A36">
        <w:rPr>
          <w:i/>
          <w:noProof/>
        </w:rPr>
        <w:t>Genome research</w:t>
      </w:r>
      <w:r w:rsidRPr="00985A36">
        <w:rPr>
          <w:noProof/>
        </w:rPr>
        <w:t xml:space="preserve"> </w:t>
      </w:r>
      <w:r w:rsidRPr="00985A36">
        <w:rPr>
          <w:b/>
          <w:noProof/>
        </w:rPr>
        <w:t>24</w:t>
      </w:r>
      <w:r w:rsidRPr="00985A36">
        <w:rPr>
          <w:noProof/>
        </w:rPr>
        <w:t>, 1384-1395, doi:10.1101/gr.170720.113 (2014).</w:t>
      </w:r>
    </w:p>
    <w:p w14:paraId="0D8E1AEB" w14:textId="77777777" w:rsidR="00985A36" w:rsidRPr="00985A36" w:rsidRDefault="00985A36" w:rsidP="00985A36">
      <w:pPr>
        <w:pStyle w:val="EndNoteBibliography"/>
        <w:ind w:left="720" w:hanging="720"/>
        <w:rPr>
          <w:noProof/>
        </w:rPr>
      </w:pPr>
      <w:r w:rsidRPr="00985A36">
        <w:rPr>
          <w:noProof/>
        </w:rPr>
        <w:t>7</w:t>
      </w:r>
      <w:r w:rsidRPr="00985A36">
        <w:rPr>
          <w:noProof/>
        </w:rPr>
        <w:tab/>
        <w:t>Bradnam, K. R.</w:t>
      </w:r>
      <w:r w:rsidRPr="00985A36">
        <w:rPr>
          <w:i/>
          <w:noProof/>
        </w:rPr>
        <w:t xml:space="preserve"> et al.</w:t>
      </w:r>
      <w:r w:rsidRPr="00985A36">
        <w:rPr>
          <w:noProof/>
        </w:rPr>
        <w:t xml:space="preserve"> Assemblathon 2: evaluating de novo methods of genome assembly in three vertebrate species. </w:t>
      </w:r>
      <w:r w:rsidRPr="00985A36">
        <w:rPr>
          <w:i/>
          <w:noProof/>
        </w:rPr>
        <w:t>GigaScience</w:t>
      </w:r>
      <w:r w:rsidRPr="00985A36">
        <w:rPr>
          <w:noProof/>
        </w:rPr>
        <w:t xml:space="preserve"> </w:t>
      </w:r>
      <w:r w:rsidRPr="00985A36">
        <w:rPr>
          <w:b/>
          <w:noProof/>
        </w:rPr>
        <w:t>2</w:t>
      </w:r>
      <w:r w:rsidRPr="00985A36">
        <w:rPr>
          <w:noProof/>
        </w:rPr>
        <w:t>, 10, doi:10.1186/2047-217X-2-10 (2013).</w:t>
      </w:r>
    </w:p>
    <w:p w14:paraId="0F855AEF" w14:textId="77777777" w:rsidR="00985A36" w:rsidRPr="00985A36" w:rsidRDefault="00985A36" w:rsidP="00985A36">
      <w:pPr>
        <w:pStyle w:val="EndNoteBibliography"/>
        <w:ind w:left="720" w:hanging="720"/>
        <w:rPr>
          <w:noProof/>
        </w:rPr>
      </w:pPr>
      <w:r w:rsidRPr="00985A36">
        <w:rPr>
          <w:noProof/>
        </w:rPr>
        <w:t>8</w:t>
      </w:r>
      <w:r w:rsidRPr="00985A36">
        <w:rPr>
          <w:noProof/>
        </w:rPr>
        <w:tab/>
        <w:t xml:space="preserve">Pryszcz, L. P. &amp; Gabaldon, T. Redundans: an assembly pipeline for highly heterozygous genomes. </w:t>
      </w:r>
      <w:r w:rsidRPr="00985A36">
        <w:rPr>
          <w:i/>
          <w:noProof/>
        </w:rPr>
        <w:t>Nucleic acids research</w:t>
      </w:r>
      <w:r w:rsidRPr="00985A36">
        <w:rPr>
          <w:noProof/>
        </w:rPr>
        <w:t xml:space="preserve"> </w:t>
      </w:r>
      <w:r w:rsidRPr="00985A36">
        <w:rPr>
          <w:b/>
          <w:noProof/>
        </w:rPr>
        <w:t>44</w:t>
      </w:r>
      <w:r w:rsidRPr="00985A36">
        <w:rPr>
          <w:noProof/>
        </w:rPr>
        <w:t>, e113, doi:10.1093/nar/gkw294 (2016).</w:t>
      </w:r>
    </w:p>
    <w:p w14:paraId="3977D9C5" w14:textId="77777777" w:rsidR="00985A36" w:rsidRPr="00985A36" w:rsidRDefault="00985A36" w:rsidP="00985A36">
      <w:pPr>
        <w:pStyle w:val="EndNoteBibliography"/>
        <w:ind w:left="720" w:hanging="720"/>
        <w:rPr>
          <w:noProof/>
        </w:rPr>
      </w:pPr>
      <w:r w:rsidRPr="00985A36">
        <w:rPr>
          <w:noProof/>
        </w:rPr>
        <w:t>9</w:t>
      </w:r>
      <w:r w:rsidRPr="00985A36">
        <w:rPr>
          <w:noProof/>
        </w:rPr>
        <w:tab/>
        <w:t xml:space="preserve">Marcais, G. &amp; Kingsford, C. A fast, lock-free approach for efficient parallel counting of occurrences of k-mers. </w:t>
      </w:r>
      <w:r w:rsidRPr="00985A36">
        <w:rPr>
          <w:i/>
          <w:noProof/>
        </w:rPr>
        <w:t>Bioinformatics</w:t>
      </w:r>
      <w:r w:rsidRPr="00985A36">
        <w:rPr>
          <w:noProof/>
        </w:rPr>
        <w:t xml:space="preserve"> </w:t>
      </w:r>
      <w:r w:rsidRPr="00985A36">
        <w:rPr>
          <w:b/>
          <w:noProof/>
        </w:rPr>
        <w:t>27</w:t>
      </w:r>
      <w:r w:rsidRPr="00985A36">
        <w:rPr>
          <w:noProof/>
        </w:rPr>
        <w:t>, 764-770, doi:10.1093/bioinformatics/btr011 (2011).</w:t>
      </w:r>
    </w:p>
    <w:p w14:paraId="2928DE92" w14:textId="77777777" w:rsidR="00985A36" w:rsidRPr="00985A36" w:rsidRDefault="00985A36" w:rsidP="00985A36">
      <w:pPr>
        <w:pStyle w:val="EndNoteBibliography"/>
        <w:ind w:left="720" w:hanging="720"/>
        <w:rPr>
          <w:noProof/>
        </w:rPr>
      </w:pPr>
      <w:r w:rsidRPr="00985A36">
        <w:rPr>
          <w:noProof/>
        </w:rPr>
        <w:t>10</w:t>
      </w:r>
      <w:r w:rsidRPr="00985A36">
        <w:rPr>
          <w:noProof/>
        </w:rPr>
        <w:tab/>
        <w:t xml:space="preserve">Holt, C. &amp; Yandell, M. MAKER2: an annotation pipeline and genome-database management tool for second-generation genome projects. </w:t>
      </w:r>
      <w:r w:rsidRPr="00985A36">
        <w:rPr>
          <w:i/>
          <w:noProof/>
        </w:rPr>
        <w:t>BMC bioinformatics</w:t>
      </w:r>
      <w:r w:rsidRPr="00985A36">
        <w:rPr>
          <w:noProof/>
        </w:rPr>
        <w:t xml:space="preserve"> </w:t>
      </w:r>
      <w:r w:rsidRPr="00985A36">
        <w:rPr>
          <w:b/>
          <w:noProof/>
        </w:rPr>
        <w:t>12</w:t>
      </w:r>
      <w:r w:rsidRPr="00985A36">
        <w:rPr>
          <w:noProof/>
        </w:rPr>
        <w:t>, 491, doi:10.1186/1471-2105-12-491 (2011).</w:t>
      </w:r>
    </w:p>
    <w:p w14:paraId="66AD01A0" w14:textId="77777777" w:rsidR="00985A36" w:rsidRPr="00985A36" w:rsidRDefault="00985A36" w:rsidP="00985A36">
      <w:pPr>
        <w:pStyle w:val="EndNoteBibliography"/>
        <w:ind w:left="720" w:hanging="720"/>
        <w:rPr>
          <w:noProof/>
        </w:rPr>
      </w:pPr>
      <w:r w:rsidRPr="00985A36">
        <w:rPr>
          <w:noProof/>
        </w:rPr>
        <w:t>11</w:t>
      </w:r>
      <w:r w:rsidRPr="00985A36">
        <w:rPr>
          <w:noProof/>
        </w:rPr>
        <w:tab/>
        <w:t xml:space="preserve">Parra, G., Bradnam, K. &amp; Korf, I. CEGMA: a pipeline to accurately annotate core genes in eukaryotic genomes. </w:t>
      </w:r>
      <w:r w:rsidRPr="00985A36">
        <w:rPr>
          <w:i/>
          <w:noProof/>
        </w:rPr>
        <w:t>Bioinformatics</w:t>
      </w:r>
      <w:r w:rsidRPr="00985A36">
        <w:rPr>
          <w:noProof/>
        </w:rPr>
        <w:t xml:space="preserve"> </w:t>
      </w:r>
      <w:r w:rsidRPr="00985A36">
        <w:rPr>
          <w:b/>
          <w:noProof/>
        </w:rPr>
        <w:t>23</w:t>
      </w:r>
      <w:r w:rsidRPr="00985A36">
        <w:rPr>
          <w:noProof/>
        </w:rPr>
        <w:t>, 1061-1067, doi:10.1093/bioinformatics/btm071 (2007).</w:t>
      </w:r>
    </w:p>
    <w:p w14:paraId="37B08850" w14:textId="77777777" w:rsidR="00985A36" w:rsidRPr="00985A36" w:rsidRDefault="00985A36" w:rsidP="00985A36">
      <w:pPr>
        <w:pStyle w:val="EndNoteBibliography"/>
        <w:ind w:left="720" w:hanging="720"/>
        <w:rPr>
          <w:noProof/>
        </w:rPr>
      </w:pPr>
      <w:r w:rsidRPr="00985A36">
        <w:rPr>
          <w:noProof/>
        </w:rPr>
        <w:t>12</w:t>
      </w:r>
      <w:r w:rsidRPr="00985A36">
        <w:rPr>
          <w:noProof/>
        </w:rPr>
        <w:tab/>
        <w:t xml:space="preserve">Stanke, M., Diekhans, M., Baertsch, R. &amp; Haussler, D. Using native and syntenically mapped cDNA alignments to improve de novo gene finding. </w:t>
      </w:r>
      <w:r w:rsidRPr="00985A36">
        <w:rPr>
          <w:i/>
          <w:noProof/>
        </w:rPr>
        <w:t>Bioinformatics</w:t>
      </w:r>
      <w:r w:rsidRPr="00985A36">
        <w:rPr>
          <w:noProof/>
        </w:rPr>
        <w:t xml:space="preserve"> </w:t>
      </w:r>
      <w:r w:rsidRPr="00985A36">
        <w:rPr>
          <w:b/>
          <w:noProof/>
        </w:rPr>
        <w:t>24</w:t>
      </w:r>
      <w:r w:rsidRPr="00985A36">
        <w:rPr>
          <w:noProof/>
        </w:rPr>
        <w:t>, 637-644, doi:10.1093/bioinformatics/btn013 (2008).</w:t>
      </w:r>
    </w:p>
    <w:p w14:paraId="2A7A4464" w14:textId="77777777" w:rsidR="00985A36" w:rsidRPr="00985A36" w:rsidRDefault="00985A36" w:rsidP="00985A36">
      <w:pPr>
        <w:pStyle w:val="EndNoteBibliography"/>
        <w:ind w:left="720" w:hanging="720"/>
        <w:rPr>
          <w:noProof/>
        </w:rPr>
      </w:pPr>
      <w:r w:rsidRPr="00985A36">
        <w:rPr>
          <w:noProof/>
        </w:rPr>
        <w:t>13</w:t>
      </w:r>
      <w:r w:rsidRPr="00985A36">
        <w:rPr>
          <w:noProof/>
        </w:rPr>
        <w:tab/>
        <w:t xml:space="preserve">Korf, I. Gene finding in novel genomes. </w:t>
      </w:r>
      <w:r w:rsidRPr="00985A36">
        <w:rPr>
          <w:i/>
          <w:noProof/>
        </w:rPr>
        <w:t>BMC bioinformatics</w:t>
      </w:r>
      <w:r w:rsidRPr="00985A36">
        <w:rPr>
          <w:noProof/>
        </w:rPr>
        <w:t xml:space="preserve"> </w:t>
      </w:r>
      <w:r w:rsidRPr="00985A36">
        <w:rPr>
          <w:b/>
          <w:noProof/>
        </w:rPr>
        <w:t>5</w:t>
      </w:r>
      <w:r w:rsidRPr="00985A36">
        <w:rPr>
          <w:noProof/>
        </w:rPr>
        <w:t>, 59, doi:10.1186/1471-2105-5-59 (2004).</w:t>
      </w:r>
    </w:p>
    <w:p w14:paraId="6E6F9914" w14:textId="77777777" w:rsidR="00985A36" w:rsidRPr="00985A36" w:rsidRDefault="00985A36" w:rsidP="00985A36">
      <w:pPr>
        <w:pStyle w:val="EndNoteBibliography"/>
        <w:ind w:left="720" w:hanging="720"/>
        <w:rPr>
          <w:noProof/>
        </w:rPr>
      </w:pPr>
      <w:r w:rsidRPr="00985A36">
        <w:rPr>
          <w:noProof/>
        </w:rPr>
        <w:t>14</w:t>
      </w:r>
      <w:r w:rsidRPr="00985A36">
        <w:rPr>
          <w:noProof/>
        </w:rPr>
        <w:tab/>
        <w:t>Lee, E.</w:t>
      </w:r>
      <w:r w:rsidRPr="00985A36">
        <w:rPr>
          <w:i/>
          <w:noProof/>
        </w:rPr>
        <w:t xml:space="preserve"> et al.</w:t>
      </w:r>
      <w:r w:rsidRPr="00985A36">
        <w:rPr>
          <w:noProof/>
        </w:rPr>
        <w:t xml:space="preserve"> Web Apollo: a web-based genomic annotation editing platform. </w:t>
      </w:r>
      <w:r w:rsidRPr="00985A36">
        <w:rPr>
          <w:i/>
          <w:noProof/>
        </w:rPr>
        <w:t>Genome Biol</w:t>
      </w:r>
      <w:r w:rsidRPr="00985A36">
        <w:rPr>
          <w:noProof/>
        </w:rPr>
        <w:t xml:space="preserve"> </w:t>
      </w:r>
      <w:r w:rsidRPr="00985A36">
        <w:rPr>
          <w:b/>
          <w:noProof/>
        </w:rPr>
        <w:t>14</w:t>
      </w:r>
      <w:r w:rsidRPr="00985A36">
        <w:rPr>
          <w:noProof/>
        </w:rPr>
        <w:t>, R93, doi:10.1186/gb-2013-14-8-r93 (2013).</w:t>
      </w:r>
    </w:p>
    <w:p w14:paraId="3719B159" w14:textId="77777777" w:rsidR="00985A36" w:rsidRPr="00985A36" w:rsidRDefault="00985A36" w:rsidP="00985A36">
      <w:pPr>
        <w:pStyle w:val="EndNoteBibliography"/>
        <w:ind w:left="720" w:hanging="720"/>
        <w:rPr>
          <w:noProof/>
        </w:rPr>
      </w:pPr>
      <w:r w:rsidRPr="00985A36">
        <w:rPr>
          <w:noProof/>
        </w:rPr>
        <w:t>15</w:t>
      </w:r>
      <w:r w:rsidRPr="00985A36">
        <w:rPr>
          <w:noProof/>
        </w:rPr>
        <w:tab/>
        <w:t>Poelchau, M.</w:t>
      </w:r>
      <w:r w:rsidRPr="00985A36">
        <w:rPr>
          <w:i/>
          <w:noProof/>
        </w:rPr>
        <w:t xml:space="preserve"> et al.</w:t>
      </w:r>
      <w:r w:rsidRPr="00985A36">
        <w:rPr>
          <w:noProof/>
        </w:rPr>
        <w:t xml:space="preserve"> The i5k Workspace@NAL--enabling genomic data access, visualization and curation of arthropod genomes. </w:t>
      </w:r>
      <w:r w:rsidRPr="00985A36">
        <w:rPr>
          <w:i/>
          <w:noProof/>
        </w:rPr>
        <w:t>Nucleic acids research</w:t>
      </w:r>
      <w:r w:rsidRPr="00985A36">
        <w:rPr>
          <w:noProof/>
        </w:rPr>
        <w:t xml:space="preserve"> </w:t>
      </w:r>
      <w:r w:rsidRPr="00985A36">
        <w:rPr>
          <w:b/>
          <w:noProof/>
        </w:rPr>
        <w:t>43</w:t>
      </w:r>
      <w:r w:rsidRPr="00985A36">
        <w:rPr>
          <w:noProof/>
        </w:rPr>
        <w:t>, D714-719, doi:10.1093/nar/gku983 (2015).</w:t>
      </w:r>
    </w:p>
    <w:p w14:paraId="4AB66EB3" w14:textId="77777777" w:rsidR="00985A36" w:rsidRPr="00985A36" w:rsidRDefault="00985A36" w:rsidP="00985A36">
      <w:pPr>
        <w:pStyle w:val="EndNoteBibliography"/>
        <w:ind w:left="720" w:hanging="720"/>
        <w:rPr>
          <w:noProof/>
        </w:rPr>
      </w:pPr>
      <w:r w:rsidRPr="00985A36">
        <w:rPr>
          <w:noProof/>
        </w:rPr>
        <w:t>16</w:t>
      </w:r>
      <w:r w:rsidRPr="00985A36">
        <w:rPr>
          <w:noProof/>
        </w:rPr>
        <w:tab/>
        <w:t>Papanicolaou, A.</w:t>
      </w:r>
      <w:r w:rsidRPr="00985A36">
        <w:rPr>
          <w:i/>
          <w:noProof/>
        </w:rPr>
        <w:t xml:space="preserve"> et al.</w:t>
      </w:r>
      <w:r w:rsidRPr="00985A36">
        <w:rPr>
          <w:noProof/>
        </w:rPr>
        <w:t xml:space="preserve"> The whole genome sequence of the Mediterranean fruit fly, Ceratitis capitata (Wiedemann), reveals insights into the biology and adaptive evolution of a highly invasive pest species. </w:t>
      </w:r>
      <w:r w:rsidRPr="00985A36">
        <w:rPr>
          <w:i/>
          <w:noProof/>
        </w:rPr>
        <w:t>Genome Biol</w:t>
      </w:r>
      <w:r w:rsidRPr="00985A36">
        <w:rPr>
          <w:noProof/>
        </w:rPr>
        <w:t xml:space="preserve"> </w:t>
      </w:r>
      <w:r w:rsidRPr="00985A36">
        <w:rPr>
          <w:b/>
          <w:noProof/>
        </w:rPr>
        <w:t>17</w:t>
      </w:r>
      <w:r w:rsidRPr="00985A36">
        <w:rPr>
          <w:noProof/>
        </w:rPr>
        <w:t>, 192, doi:10.1186/s13059-016-1049-2 (2016).</w:t>
      </w:r>
    </w:p>
    <w:p w14:paraId="3AA89589" w14:textId="77777777" w:rsidR="00985A36" w:rsidRPr="00985A36" w:rsidRDefault="00985A36" w:rsidP="00985A36">
      <w:pPr>
        <w:pStyle w:val="EndNoteBibliography"/>
        <w:ind w:left="720" w:hanging="720"/>
        <w:rPr>
          <w:noProof/>
        </w:rPr>
      </w:pPr>
      <w:r w:rsidRPr="00985A36">
        <w:rPr>
          <w:noProof/>
        </w:rPr>
        <w:t>17</w:t>
      </w:r>
      <w:r w:rsidRPr="00985A36">
        <w:rPr>
          <w:noProof/>
        </w:rPr>
        <w:tab/>
        <w:t>Waterhouse, R. M.</w:t>
      </w:r>
      <w:r w:rsidRPr="00985A36">
        <w:rPr>
          <w:i/>
          <w:noProof/>
        </w:rPr>
        <w:t xml:space="preserve"> et al.</w:t>
      </w:r>
      <w:r w:rsidRPr="00985A36">
        <w:rPr>
          <w:noProof/>
        </w:rPr>
        <w:t xml:space="preserve"> BUSCO applications from quality assessments to gene prediction and phylogenomics. </w:t>
      </w:r>
      <w:r w:rsidRPr="00985A36">
        <w:rPr>
          <w:i/>
          <w:noProof/>
        </w:rPr>
        <w:t>Molecular biology and evolution</w:t>
      </w:r>
      <w:r w:rsidRPr="00985A36">
        <w:rPr>
          <w:noProof/>
        </w:rPr>
        <w:t>, doi:10.1093/molbev/msx319 (2017).</w:t>
      </w:r>
    </w:p>
    <w:p w14:paraId="36FB3C40" w14:textId="77777777" w:rsidR="00985A36" w:rsidRPr="00985A36" w:rsidRDefault="00985A36" w:rsidP="00985A36">
      <w:pPr>
        <w:pStyle w:val="EndNoteBibliography"/>
        <w:ind w:left="720" w:hanging="720"/>
        <w:rPr>
          <w:noProof/>
        </w:rPr>
      </w:pPr>
      <w:r w:rsidRPr="00985A36">
        <w:rPr>
          <w:noProof/>
        </w:rPr>
        <w:t>18</w:t>
      </w:r>
      <w:r w:rsidRPr="00985A36">
        <w:rPr>
          <w:noProof/>
        </w:rPr>
        <w:tab/>
        <w:t xml:space="preserve">Dohmen, E., Kremer, L. P., Bornberg-Bauer, E. &amp; Kemena, C. DOGMA: domain-based transcriptome and proteome quality assessment. </w:t>
      </w:r>
      <w:r w:rsidRPr="00985A36">
        <w:rPr>
          <w:i/>
          <w:noProof/>
        </w:rPr>
        <w:t>Bioinformatics</w:t>
      </w:r>
      <w:r w:rsidRPr="00985A36">
        <w:rPr>
          <w:noProof/>
        </w:rPr>
        <w:t xml:space="preserve"> </w:t>
      </w:r>
      <w:r w:rsidRPr="00985A36">
        <w:rPr>
          <w:b/>
          <w:noProof/>
        </w:rPr>
        <w:t>32</w:t>
      </w:r>
      <w:r w:rsidRPr="00985A36">
        <w:rPr>
          <w:noProof/>
        </w:rPr>
        <w:t>, 2577-2581, doi:10.1093/bioinformatics/btw231 (2016).</w:t>
      </w:r>
    </w:p>
    <w:p w14:paraId="4302B34B" w14:textId="77777777" w:rsidR="00985A36" w:rsidRPr="00985A36" w:rsidRDefault="00985A36" w:rsidP="00985A36">
      <w:pPr>
        <w:pStyle w:val="EndNoteBibliography"/>
        <w:ind w:left="720" w:hanging="720"/>
        <w:rPr>
          <w:noProof/>
        </w:rPr>
      </w:pPr>
      <w:r w:rsidRPr="00985A36">
        <w:rPr>
          <w:noProof/>
        </w:rPr>
        <w:t>19</w:t>
      </w:r>
      <w:r w:rsidRPr="00985A36">
        <w:rPr>
          <w:noProof/>
        </w:rPr>
        <w:tab/>
        <w:t>Zdobnov, E. M.</w:t>
      </w:r>
      <w:r w:rsidRPr="00985A36">
        <w:rPr>
          <w:i/>
          <w:noProof/>
        </w:rPr>
        <w:t xml:space="preserve"> et al.</w:t>
      </w:r>
      <w:r w:rsidRPr="00985A36">
        <w:rPr>
          <w:noProof/>
        </w:rPr>
        <w:t xml:space="preserve"> OrthoDB v9.1: cataloging evolutionary and functional annotations for animal, fungal, plant, archaeal, bacterial and viral orthologs. </w:t>
      </w:r>
      <w:r w:rsidRPr="00985A36">
        <w:rPr>
          <w:i/>
          <w:noProof/>
        </w:rPr>
        <w:t>Nucleic acids research</w:t>
      </w:r>
      <w:r w:rsidRPr="00985A36">
        <w:rPr>
          <w:noProof/>
        </w:rPr>
        <w:t xml:space="preserve"> </w:t>
      </w:r>
      <w:r w:rsidRPr="00985A36">
        <w:rPr>
          <w:b/>
          <w:noProof/>
        </w:rPr>
        <w:t>45</w:t>
      </w:r>
      <w:r w:rsidRPr="00985A36">
        <w:rPr>
          <w:noProof/>
        </w:rPr>
        <w:t>, D744-D749, doi:10.1093/nar/gkw1119 (2017).</w:t>
      </w:r>
    </w:p>
    <w:p w14:paraId="0A1852E6" w14:textId="77777777" w:rsidR="00985A36" w:rsidRPr="00985A36" w:rsidRDefault="00985A36" w:rsidP="00985A36">
      <w:pPr>
        <w:pStyle w:val="EndNoteBibliography"/>
        <w:ind w:left="720" w:hanging="720"/>
        <w:rPr>
          <w:noProof/>
        </w:rPr>
      </w:pPr>
      <w:r w:rsidRPr="00985A36">
        <w:rPr>
          <w:noProof/>
        </w:rPr>
        <w:lastRenderedPageBreak/>
        <w:t>20</w:t>
      </w:r>
      <w:r w:rsidRPr="00985A36">
        <w:rPr>
          <w:noProof/>
        </w:rPr>
        <w:tab/>
        <w:t xml:space="preserve">Waterhouse, R. M., Zdobnov, E. M., Tegenfeldt, F., Li, J. &amp; Kriventseva, E. V. OrthoDB: the hierarchical catalog of eukaryotic orthologs in 2011. </w:t>
      </w:r>
      <w:r w:rsidRPr="00985A36">
        <w:rPr>
          <w:i/>
          <w:noProof/>
        </w:rPr>
        <w:t>Nucleic acids research</w:t>
      </w:r>
      <w:r w:rsidRPr="00985A36">
        <w:rPr>
          <w:noProof/>
        </w:rPr>
        <w:t xml:space="preserve"> </w:t>
      </w:r>
      <w:r w:rsidRPr="00985A36">
        <w:rPr>
          <w:b/>
          <w:noProof/>
        </w:rPr>
        <w:t>39</w:t>
      </w:r>
      <w:r w:rsidRPr="00985A36">
        <w:rPr>
          <w:noProof/>
        </w:rPr>
        <w:t>, D283-288, doi:10.1093/nar/gkq930 (2011).</w:t>
      </w:r>
    </w:p>
    <w:p w14:paraId="0AB96B25" w14:textId="77777777" w:rsidR="00985A36" w:rsidRPr="00985A36" w:rsidRDefault="00985A36" w:rsidP="00985A36">
      <w:pPr>
        <w:pStyle w:val="EndNoteBibliography"/>
        <w:ind w:left="720" w:hanging="720"/>
        <w:rPr>
          <w:noProof/>
        </w:rPr>
      </w:pPr>
      <w:r w:rsidRPr="00985A36">
        <w:rPr>
          <w:noProof/>
        </w:rPr>
        <w:t>21</w:t>
      </w:r>
      <w:r w:rsidRPr="00985A36">
        <w:rPr>
          <w:noProof/>
        </w:rPr>
        <w:tab/>
        <w:t>Kriventseva, E. V.</w:t>
      </w:r>
      <w:r w:rsidRPr="00985A36">
        <w:rPr>
          <w:i/>
          <w:noProof/>
        </w:rPr>
        <w:t xml:space="preserve"> et al.</w:t>
      </w:r>
      <w:r w:rsidRPr="00985A36">
        <w:rPr>
          <w:noProof/>
        </w:rPr>
        <w:t xml:space="preserve"> OrthoDB v8: update of the hierarchical catalog of orthologs and the underlying free software. </w:t>
      </w:r>
      <w:r w:rsidRPr="00985A36">
        <w:rPr>
          <w:i/>
          <w:noProof/>
        </w:rPr>
        <w:t>Nucleic acids research</w:t>
      </w:r>
      <w:r w:rsidRPr="00985A36">
        <w:rPr>
          <w:noProof/>
        </w:rPr>
        <w:t xml:space="preserve"> </w:t>
      </w:r>
      <w:r w:rsidRPr="00985A36">
        <w:rPr>
          <w:b/>
          <w:noProof/>
        </w:rPr>
        <w:t>43</w:t>
      </w:r>
      <w:r w:rsidRPr="00985A36">
        <w:rPr>
          <w:noProof/>
        </w:rPr>
        <w:t>, D250-256, doi:10.1093/nar/gku1220 (2015).</w:t>
      </w:r>
    </w:p>
    <w:p w14:paraId="44DE655D" w14:textId="77777777" w:rsidR="00985A36" w:rsidRPr="00985A36" w:rsidRDefault="00985A36" w:rsidP="00985A36">
      <w:pPr>
        <w:pStyle w:val="EndNoteBibliography"/>
        <w:ind w:left="720" w:hanging="720"/>
        <w:rPr>
          <w:noProof/>
        </w:rPr>
      </w:pPr>
      <w:r w:rsidRPr="00985A36">
        <w:rPr>
          <w:noProof/>
        </w:rPr>
        <w:t>22</w:t>
      </w:r>
      <w:r w:rsidRPr="00985A36">
        <w:rPr>
          <w:noProof/>
        </w:rPr>
        <w:tab/>
        <w:t xml:space="preserve">Hahn, M. W., Han, M. V. &amp; Han, S. G. Gene family evolution across 12 Drosophila genomes. </w:t>
      </w:r>
      <w:r w:rsidRPr="00985A36">
        <w:rPr>
          <w:i/>
          <w:noProof/>
        </w:rPr>
        <w:t>PLoS genetics</w:t>
      </w:r>
      <w:r w:rsidRPr="00985A36">
        <w:rPr>
          <w:noProof/>
        </w:rPr>
        <w:t xml:space="preserve"> </w:t>
      </w:r>
      <w:r w:rsidRPr="00985A36">
        <w:rPr>
          <w:b/>
          <w:noProof/>
        </w:rPr>
        <w:t>3</w:t>
      </w:r>
      <w:r w:rsidRPr="00985A36">
        <w:rPr>
          <w:noProof/>
        </w:rPr>
        <w:t>, e197, doi:10.1371/journal.pgen.0030197 (2007).</w:t>
      </w:r>
    </w:p>
    <w:p w14:paraId="0A5D2F64" w14:textId="77777777" w:rsidR="00985A36" w:rsidRPr="00985A36" w:rsidRDefault="00985A36" w:rsidP="00985A36">
      <w:pPr>
        <w:pStyle w:val="EndNoteBibliography"/>
        <w:ind w:left="720" w:hanging="720"/>
        <w:rPr>
          <w:noProof/>
        </w:rPr>
      </w:pPr>
      <w:r w:rsidRPr="00985A36">
        <w:rPr>
          <w:noProof/>
        </w:rPr>
        <w:t>23</w:t>
      </w:r>
      <w:r w:rsidRPr="00985A36">
        <w:rPr>
          <w:noProof/>
        </w:rPr>
        <w:tab/>
        <w:t>Drosophila 12 Genomes, C.</w:t>
      </w:r>
      <w:r w:rsidRPr="00985A36">
        <w:rPr>
          <w:i/>
          <w:noProof/>
        </w:rPr>
        <w:t xml:space="preserve"> et al.</w:t>
      </w:r>
      <w:r w:rsidRPr="00985A36">
        <w:rPr>
          <w:noProof/>
        </w:rPr>
        <w:t xml:space="preserve"> Evolution of genes and genomes on the Drosophila phylogeny. </w:t>
      </w:r>
      <w:r w:rsidRPr="00985A36">
        <w:rPr>
          <w:i/>
          <w:noProof/>
        </w:rPr>
        <w:t>Nature</w:t>
      </w:r>
      <w:r w:rsidRPr="00985A36">
        <w:rPr>
          <w:noProof/>
        </w:rPr>
        <w:t xml:space="preserve"> </w:t>
      </w:r>
      <w:r w:rsidRPr="00985A36">
        <w:rPr>
          <w:b/>
          <w:noProof/>
        </w:rPr>
        <w:t>450</w:t>
      </w:r>
      <w:r w:rsidRPr="00985A36">
        <w:rPr>
          <w:noProof/>
        </w:rPr>
        <w:t>, 203-218, doi:10.1038/nature06341 (2007).</w:t>
      </w:r>
    </w:p>
    <w:p w14:paraId="40EF6124" w14:textId="77777777" w:rsidR="00985A36" w:rsidRPr="00985A36" w:rsidRDefault="00985A36" w:rsidP="00985A36">
      <w:pPr>
        <w:pStyle w:val="EndNoteBibliography"/>
        <w:ind w:left="720" w:hanging="720"/>
        <w:rPr>
          <w:noProof/>
        </w:rPr>
      </w:pPr>
      <w:r w:rsidRPr="00985A36">
        <w:rPr>
          <w:noProof/>
        </w:rPr>
        <w:t>24</w:t>
      </w:r>
      <w:r w:rsidRPr="00985A36">
        <w:rPr>
          <w:noProof/>
        </w:rPr>
        <w:tab/>
        <w:t>Neafsey, D. E.</w:t>
      </w:r>
      <w:r w:rsidRPr="00985A36">
        <w:rPr>
          <w:i/>
          <w:noProof/>
        </w:rPr>
        <w:t xml:space="preserve"> et al.</w:t>
      </w:r>
      <w:r w:rsidRPr="00985A36">
        <w:rPr>
          <w:noProof/>
        </w:rPr>
        <w:t xml:space="preserve"> Mosquito genomics. Highly evolvable malaria vectors: the genomes of 16 Anopheles mosquitoes. </w:t>
      </w:r>
      <w:r w:rsidRPr="00985A36">
        <w:rPr>
          <w:i/>
          <w:noProof/>
        </w:rPr>
        <w:t>Science</w:t>
      </w:r>
      <w:r w:rsidRPr="00985A36">
        <w:rPr>
          <w:noProof/>
        </w:rPr>
        <w:t xml:space="preserve"> </w:t>
      </w:r>
      <w:r w:rsidRPr="00985A36">
        <w:rPr>
          <w:b/>
          <w:noProof/>
        </w:rPr>
        <w:t>347</w:t>
      </w:r>
      <w:r w:rsidRPr="00985A36">
        <w:rPr>
          <w:noProof/>
        </w:rPr>
        <w:t>, 1258522, doi:10.1126/science.1258522 (2015).</w:t>
      </w:r>
    </w:p>
    <w:p w14:paraId="791CBEFC" w14:textId="77777777" w:rsidR="00985A36" w:rsidRPr="00985A36" w:rsidRDefault="00985A36" w:rsidP="00985A36">
      <w:pPr>
        <w:pStyle w:val="EndNoteBibliography"/>
        <w:ind w:left="720" w:hanging="720"/>
        <w:rPr>
          <w:noProof/>
        </w:rPr>
      </w:pPr>
      <w:r w:rsidRPr="00985A36">
        <w:rPr>
          <w:noProof/>
        </w:rPr>
        <w:t>25</w:t>
      </w:r>
      <w:r w:rsidRPr="00985A36">
        <w:rPr>
          <w:noProof/>
        </w:rPr>
        <w:tab/>
        <w:t xml:space="preserve">Waterhouse, R. M., Zdobnov, E. M. &amp; Kriventseva, E. V. Correlating traits of gene retention, sequence divergence, duplicability and essentiality in vertebrates, arthropods, and fungi. </w:t>
      </w:r>
      <w:r w:rsidRPr="00985A36">
        <w:rPr>
          <w:i/>
          <w:noProof/>
        </w:rPr>
        <w:t>Genome biology and evolution</w:t>
      </w:r>
      <w:r w:rsidRPr="00985A36">
        <w:rPr>
          <w:noProof/>
        </w:rPr>
        <w:t xml:space="preserve"> </w:t>
      </w:r>
      <w:r w:rsidRPr="00985A36">
        <w:rPr>
          <w:b/>
          <w:noProof/>
        </w:rPr>
        <w:t>3</w:t>
      </w:r>
      <w:r w:rsidRPr="00985A36">
        <w:rPr>
          <w:noProof/>
        </w:rPr>
        <w:t>, 75-86, doi:10.1093/gbe/evq083 (2011).</w:t>
      </w:r>
    </w:p>
    <w:p w14:paraId="75120D7E" w14:textId="77777777" w:rsidR="00985A36" w:rsidRPr="00985A36" w:rsidRDefault="00985A36" w:rsidP="00985A36">
      <w:pPr>
        <w:pStyle w:val="EndNoteBibliography"/>
        <w:ind w:left="720" w:hanging="720"/>
        <w:rPr>
          <w:noProof/>
        </w:rPr>
      </w:pPr>
      <w:r w:rsidRPr="00985A36">
        <w:rPr>
          <w:noProof/>
        </w:rPr>
        <w:t>26</w:t>
      </w:r>
      <w:r w:rsidRPr="00985A36">
        <w:rPr>
          <w:noProof/>
        </w:rPr>
        <w:tab/>
        <w:t xml:space="preserve">Mendes, F. K. &amp; Hahn, M. W. Gene Tree Discordance Causes Apparent Substitution Rate Variation. </w:t>
      </w:r>
      <w:r w:rsidRPr="00985A36">
        <w:rPr>
          <w:i/>
          <w:noProof/>
        </w:rPr>
        <w:t>Syst Biol</w:t>
      </w:r>
      <w:r w:rsidRPr="00985A36">
        <w:rPr>
          <w:noProof/>
        </w:rPr>
        <w:t xml:space="preserve"> </w:t>
      </w:r>
      <w:r w:rsidRPr="00985A36">
        <w:rPr>
          <w:b/>
          <w:noProof/>
        </w:rPr>
        <w:t>65</w:t>
      </w:r>
      <w:r w:rsidRPr="00985A36">
        <w:rPr>
          <w:noProof/>
        </w:rPr>
        <w:t>, 711-721, doi:10.1093/sysbio/syw018 (2016).</w:t>
      </w:r>
    </w:p>
    <w:p w14:paraId="242E6C58" w14:textId="77777777" w:rsidR="00985A36" w:rsidRPr="00985A36" w:rsidRDefault="00985A36" w:rsidP="00985A36">
      <w:pPr>
        <w:pStyle w:val="EndNoteBibliography"/>
        <w:ind w:left="720" w:hanging="720"/>
        <w:rPr>
          <w:noProof/>
        </w:rPr>
      </w:pPr>
      <w:r w:rsidRPr="00985A36">
        <w:rPr>
          <w:noProof/>
        </w:rPr>
        <w:t>27</w:t>
      </w:r>
      <w:r w:rsidRPr="00985A36">
        <w:rPr>
          <w:noProof/>
        </w:rPr>
        <w:tab/>
        <w:t xml:space="preserve">Sanderson, M. J. r8s: inferring absolute rates of molecular evolution and divergence times in the absence of a molecular clock. </w:t>
      </w:r>
      <w:r w:rsidRPr="00985A36">
        <w:rPr>
          <w:i/>
          <w:noProof/>
        </w:rPr>
        <w:t>Bioinformatics</w:t>
      </w:r>
      <w:r w:rsidRPr="00985A36">
        <w:rPr>
          <w:noProof/>
        </w:rPr>
        <w:t xml:space="preserve"> </w:t>
      </w:r>
      <w:r w:rsidRPr="00985A36">
        <w:rPr>
          <w:b/>
          <w:noProof/>
        </w:rPr>
        <w:t>19</w:t>
      </w:r>
      <w:r w:rsidRPr="00985A36">
        <w:rPr>
          <w:noProof/>
        </w:rPr>
        <w:t>, 301-302 (2003).</w:t>
      </w:r>
    </w:p>
    <w:p w14:paraId="1B324598" w14:textId="77777777" w:rsidR="00985A36" w:rsidRPr="00985A36" w:rsidRDefault="00985A36" w:rsidP="00985A36">
      <w:pPr>
        <w:pStyle w:val="EndNoteBibliography"/>
        <w:ind w:left="720" w:hanging="720"/>
        <w:rPr>
          <w:noProof/>
        </w:rPr>
      </w:pPr>
      <w:r w:rsidRPr="00985A36">
        <w:rPr>
          <w:noProof/>
        </w:rPr>
        <w:t>28</w:t>
      </w:r>
      <w:r w:rsidRPr="00985A36">
        <w:rPr>
          <w:noProof/>
        </w:rPr>
        <w:tab/>
        <w:t xml:space="preserve">Yang, Z. PAML 4: phylogenetic analysis by maximum likelihood. </w:t>
      </w:r>
      <w:r w:rsidRPr="00985A36">
        <w:rPr>
          <w:i/>
          <w:noProof/>
        </w:rPr>
        <w:t>Molecular biology and evolution</w:t>
      </w:r>
      <w:r w:rsidRPr="00985A36">
        <w:rPr>
          <w:noProof/>
        </w:rPr>
        <w:t xml:space="preserve"> </w:t>
      </w:r>
      <w:r w:rsidRPr="00985A36">
        <w:rPr>
          <w:b/>
          <w:noProof/>
        </w:rPr>
        <w:t>24</w:t>
      </w:r>
      <w:r w:rsidRPr="00985A36">
        <w:rPr>
          <w:noProof/>
        </w:rPr>
        <w:t>, 1586-1591, doi:10.1093/molbev/msm088 (2007).</w:t>
      </w:r>
    </w:p>
    <w:p w14:paraId="0D6D179D" w14:textId="01F5A593" w:rsidR="00985A36" w:rsidRPr="00985A36" w:rsidRDefault="00985A36" w:rsidP="00985A36">
      <w:pPr>
        <w:pStyle w:val="EndNoteBibliography"/>
        <w:ind w:left="720" w:hanging="720"/>
        <w:rPr>
          <w:noProof/>
        </w:rPr>
      </w:pPr>
      <w:r w:rsidRPr="00985A36">
        <w:rPr>
          <w:noProof/>
        </w:rPr>
        <w:t>29</w:t>
      </w:r>
      <w:r w:rsidRPr="00985A36">
        <w:rPr>
          <w:noProof/>
        </w:rPr>
        <w:tab/>
        <w:t xml:space="preserve">Wolfe, J. M., Daley, A. C., Legg, D. A. &amp; Edgecombe, G. D. Fossil calibrations for the arthropod Tree of Life. </w:t>
      </w:r>
      <w:r w:rsidRPr="00985A36">
        <w:rPr>
          <w:i/>
          <w:noProof/>
        </w:rPr>
        <w:t>Earth-Science Reviews</w:t>
      </w:r>
      <w:r w:rsidRPr="00985A36">
        <w:rPr>
          <w:noProof/>
        </w:rPr>
        <w:t xml:space="preserve"> </w:t>
      </w:r>
      <w:r w:rsidRPr="00985A36">
        <w:rPr>
          <w:b/>
          <w:noProof/>
        </w:rPr>
        <w:t>160</w:t>
      </w:r>
      <w:r w:rsidRPr="00985A36">
        <w:rPr>
          <w:noProof/>
        </w:rPr>
        <w:t>, 43-110, doi:</w:t>
      </w:r>
      <w:hyperlink r:id="rId80" w:history="1">
        <w:r w:rsidRPr="00985A36">
          <w:rPr>
            <w:rStyle w:val="Hyperlink"/>
            <w:noProof/>
          </w:rPr>
          <w:t>https://doi.org/10.1016/j.earscirev.2016.06.008</w:t>
        </w:r>
      </w:hyperlink>
      <w:r w:rsidRPr="00985A36">
        <w:rPr>
          <w:noProof/>
        </w:rPr>
        <w:t xml:space="preserve"> (2016).</w:t>
      </w:r>
    </w:p>
    <w:p w14:paraId="4A563487" w14:textId="77777777" w:rsidR="00985A36" w:rsidRPr="00985A36" w:rsidRDefault="00985A36" w:rsidP="00985A36">
      <w:pPr>
        <w:pStyle w:val="EndNoteBibliography"/>
        <w:ind w:left="720" w:hanging="720"/>
        <w:rPr>
          <w:noProof/>
        </w:rPr>
      </w:pPr>
      <w:r w:rsidRPr="00985A36">
        <w:rPr>
          <w:noProof/>
        </w:rPr>
        <w:t>30</w:t>
      </w:r>
      <w:r w:rsidRPr="00985A36">
        <w:rPr>
          <w:noProof/>
        </w:rPr>
        <w:tab/>
        <w:t xml:space="preserve">Han, M. V., Thomas, G. W., Lugo-Martinez, J. &amp; Hahn, M. W. Estimating gene gain and loss rates in the presence of error in genome assembly and annotation using CAFE 3. </w:t>
      </w:r>
      <w:r w:rsidRPr="00985A36">
        <w:rPr>
          <w:i/>
          <w:noProof/>
        </w:rPr>
        <w:t>Molecular biology and evolution</w:t>
      </w:r>
      <w:r w:rsidRPr="00985A36">
        <w:rPr>
          <w:noProof/>
        </w:rPr>
        <w:t xml:space="preserve"> </w:t>
      </w:r>
      <w:r w:rsidRPr="00985A36">
        <w:rPr>
          <w:b/>
          <w:noProof/>
        </w:rPr>
        <w:t>30</w:t>
      </w:r>
      <w:r w:rsidRPr="00985A36">
        <w:rPr>
          <w:noProof/>
        </w:rPr>
        <w:t>, 1987-1997, doi:10.1093/molbev/mst100 (2013).</w:t>
      </w:r>
    </w:p>
    <w:p w14:paraId="22A47341" w14:textId="77777777" w:rsidR="00985A36" w:rsidRPr="00985A36" w:rsidRDefault="00985A36" w:rsidP="00985A36">
      <w:pPr>
        <w:pStyle w:val="EndNoteBibliography"/>
        <w:ind w:left="720" w:hanging="720"/>
        <w:rPr>
          <w:noProof/>
        </w:rPr>
      </w:pPr>
      <w:r w:rsidRPr="00985A36">
        <w:rPr>
          <w:noProof/>
        </w:rPr>
        <w:t>31</w:t>
      </w:r>
      <w:r w:rsidRPr="00985A36">
        <w:rPr>
          <w:noProof/>
        </w:rPr>
        <w:tab/>
        <w:t xml:space="preserve">Ames, R. M., Money, D., Ghatge, V. P., Whelan, S. &amp; Lovell, S. C. Determining the evolutionary history of gene families. </w:t>
      </w:r>
      <w:r w:rsidRPr="00985A36">
        <w:rPr>
          <w:i/>
          <w:noProof/>
        </w:rPr>
        <w:t>Bioinformatics</w:t>
      </w:r>
      <w:r w:rsidRPr="00985A36">
        <w:rPr>
          <w:noProof/>
        </w:rPr>
        <w:t xml:space="preserve"> </w:t>
      </w:r>
      <w:r w:rsidRPr="00985A36">
        <w:rPr>
          <w:b/>
          <w:noProof/>
        </w:rPr>
        <w:t>28</w:t>
      </w:r>
      <w:r w:rsidRPr="00985A36">
        <w:rPr>
          <w:noProof/>
        </w:rPr>
        <w:t>, 48-55, doi:10.1093/bioinformatics/btr592 (2012).</w:t>
      </w:r>
    </w:p>
    <w:p w14:paraId="34274C4F" w14:textId="77777777" w:rsidR="00985A36" w:rsidRPr="00985A36" w:rsidRDefault="00985A36" w:rsidP="00985A36">
      <w:pPr>
        <w:pStyle w:val="EndNoteBibliography"/>
        <w:ind w:left="720" w:hanging="720"/>
        <w:rPr>
          <w:noProof/>
        </w:rPr>
      </w:pPr>
      <w:r w:rsidRPr="00985A36">
        <w:rPr>
          <w:noProof/>
        </w:rPr>
        <w:t>32</w:t>
      </w:r>
      <w:r w:rsidRPr="00985A36">
        <w:rPr>
          <w:noProof/>
        </w:rPr>
        <w:tab/>
        <w:t>R: A language and environment for statistical computing. (R Foundation for Statistical Computing, Vienna, Austria., 2013).</w:t>
      </w:r>
    </w:p>
    <w:p w14:paraId="2A0FC9A3" w14:textId="77777777" w:rsidR="00985A36" w:rsidRPr="00985A36" w:rsidRDefault="00985A36" w:rsidP="00985A36">
      <w:pPr>
        <w:pStyle w:val="EndNoteBibliography"/>
        <w:ind w:left="720" w:hanging="720"/>
        <w:rPr>
          <w:noProof/>
        </w:rPr>
      </w:pPr>
      <w:r w:rsidRPr="00985A36">
        <w:rPr>
          <w:noProof/>
        </w:rPr>
        <w:t>33</w:t>
      </w:r>
      <w:r w:rsidRPr="00985A36">
        <w:rPr>
          <w:noProof/>
        </w:rPr>
        <w:tab/>
        <w:t xml:space="preserve">Falcon, S. &amp; Gentleman, R. Using GOstats to test gene lists for GO term association. </w:t>
      </w:r>
      <w:r w:rsidRPr="00985A36">
        <w:rPr>
          <w:i/>
          <w:noProof/>
        </w:rPr>
        <w:t>Bioinformatics</w:t>
      </w:r>
      <w:r w:rsidRPr="00985A36">
        <w:rPr>
          <w:noProof/>
        </w:rPr>
        <w:t xml:space="preserve"> </w:t>
      </w:r>
      <w:r w:rsidRPr="00985A36">
        <w:rPr>
          <w:b/>
          <w:noProof/>
        </w:rPr>
        <w:t>23</w:t>
      </w:r>
      <w:r w:rsidRPr="00985A36">
        <w:rPr>
          <w:noProof/>
        </w:rPr>
        <w:t>, 257-258, doi:10.1093/bioinformatics/btl567 (2007).</w:t>
      </w:r>
    </w:p>
    <w:p w14:paraId="21BD2B7D" w14:textId="77777777" w:rsidR="00985A36" w:rsidRPr="00985A36" w:rsidRDefault="00985A36" w:rsidP="00985A36">
      <w:pPr>
        <w:pStyle w:val="EndNoteBibliography"/>
        <w:ind w:left="720" w:hanging="720"/>
        <w:rPr>
          <w:noProof/>
        </w:rPr>
      </w:pPr>
      <w:r w:rsidRPr="00985A36">
        <w:rPr>
          <w:noProof/>
        </w:rPr>
        <w:t>34</w:t>
      </w:r>
      <w:r w:rsidRPr="00985A36">
        <w:rPr>
          <w:noProof/>
        </w:rPr>
        <w:tab/>
        <w:t xml:space="preserve">Marsh, J. A. &amp; Teichmann, S. A. How do proteins gain new domains? </w:t>
      </w:r>
      <w:r w:rsidRPr="00985A36">
        <w:rPr>
          <w:i/>
          <w:noProof/>
        </w:rPr>
        <w:t>Genome Biol</w:t>
      </w:r>
      <w:r w:rsidRPr="00985A36">
        <w:rPr>
          <w:noProof/>
        </w:rPr>
        <w:t xml:space="preserve"> </w:t>
      </w:r>
      <w:r w:rsidRPr="00985A36">
        <w:rPr>
          <w:b/>
          <w:noProof/>
        </w:rPr>
        <w:t>11</w:t>
      </w:r>
      <w:r w:rsidRPr="00985A36">
        <w:rPr>
          <w:noProof/>
        </w:rPr>
        <w:t>, 126, doi:10.1186/gb-2010-11-7-126 (2010).</w:t>
      </w:r>
    </w:p>
    <w:p w14:paraId="4DE41B55" w14:textId="77777777" w:rsidR="00985A36" w:rsidRPr="00985A36" w:rsidRDefault="00985A36" w:rsidP="00985A36">
      <w:pPr>
        <w:pStyle w:val="EndNoteBibliography"/>
        <w:ind w:left="720" w:hanging="720"/>
        <w:rPr>
          <w:noProof/>
        </w:rPr>
      </w:pPr>
      <w:r w:rsidRPr="00985A36">
        <w:rPr>
          <w:noProof/>
        </w:rPr>
        <w:t>35</w:t>
      </w:r>
      <w:r w:rsidRPr="00985A36">
        <w:rPr>
          <w:noProof/>
        </w:rPr>
        <w:tab/>
        <w:t xml:space="preserve">Moore, A. D., Bjorklund, A. K., Ekman, D., Bornberg-Bauer, E. &amp; Elofsson, A. Arrangements in the modular evolution of proteins. </w:t>
      </w:r>
      <w:r w:rsidRPr="00985A36">
        <w:rPr>
          <w:i/>
          <w:noProof/>
        </w:rPr>
        <w:t>Trends Biochem Sci</w:t>
      </w:r>
      <w:r w:rsidRPr="00985A36">
        <w:rPr>
          <w:noProof/>
        </w:rPr>
        <w:t xml:space="preserve"> </w:t>
      </w:r>
      <w:r w:rsidRPr="00985A36">
        <w:rPr>
          <w:b/>
          <w:noProof/>
        </w:rPr>
        <w:t>33</w:t>
      </w:r>
      <w:r w:rsidRPr="00985A36">
        <w:rPr>
          <w:noProof/>
        </w:rPr>
        <w:t>, 444-451, doi:10.1016/j.tibs.2008.05.008 (2008).</w:t>
      </w:r>
    </w:p>
    <w:p w14:paraId="3B0DE665" w14:textId="77777777" w:rsidR="00985A36" w:rsidRPr="00985A36" w:rsidRDefault="00985A36" w:rsidP="00985A36">
      <w:pPr>
        <w:pStyle w:val="EndNoteBibliography"/>
        <w:ind w:left="720" w:hanging="720"/>
        <w:rPr>
          <w:noProof/>
        </w:rPr>
      </w:pPr>
      <w:r w:rsidRPr="00985A36">
        <w:rPr>
          <w:noProof/>
        </w:rPr>
        <w:t>36</w:t>
      </w:r>
      <w:r w:rsidRPr="00985A36">
        <w:rPr>
          <w:noProof/>
        </w:rPr>
        <w:tab/>
        <w:t xml:space="preserve">Forslund, K. &amp; Sonnhammer, E. L. Evolution of protein domain architectures. </w:t>
      </w:r>
      <w:r w:rsidRPr="00985A36">
        <w:rPr>
          <w:i/>
          <w:noProof/>
        </w:rPr>
        <w:t>Methods Mol Biol</w:t>
      </w:r>
      <w:r w:rsidRPr="00985A36">
        <w:rPr>
          <w:noProof/>
        </w:rPr>
        <w:t xml:space="preserve"> </w:t>
      </w:r>
      <w:r w:rsidRPr="00985A36">
        <w:rPr>
          <w:b/>
          <w:noProof/>
        </w:rPr>
        <w:t>856</w:t>
      </w:r>
      <w:r w:rsidRPr="00985A36">
        <w:rPr>
          <w:noProof/>
        </w:rPr>
        <w:t>, 187-216, doi:10.1007/978-1-61779-585-5_8 (2012).</w:t>
      </w:r>
    </w:p>
    <w:p w14:paraId="5409F07F" w14:textId="77777777" w:rsidR="00985A36" w:rsidRPr="00985A36" w:rsidRDefault="00985A36" w:rsidP="00985A36">
      <w:pPr>
        <w:pStyle w:val="EndNoteBibliography"/>
        <w:ind w:left="720" w:hanging="720"/>
        <w:rPr>
          <w:noProof/>
        </w:rPr>
      </w:pPr>
      <w:r w:rsidRPr="00985A36">
        <w:rPr>
          <w:noProof/>
        </w:rPr>
        <w:t>37</w:t>
      </w:r>
      <w:r w:rsidRPr="00985A36">
        <w:rPr>
          <w:noProof/>
        </w:rPr>
        <w:tab/>
        <w:t xml:space="preserve">Kersting, A. R., Bornberg-Bauer, E., Moore, A. D. &amp; Grath, S. Dynamics and adaptive benefits of protein domain emergence and arrangements during plant genome evolution. </w:t>
      </w:r>
      <w:r w:rsidRPr="00985A36">
        <w:rPr>
          <w:i/>
          <w:noProof/>
        </w:rPr>
        <w:t>Genome biology and evolution</w:t>
      </w:r>
      <w:r w:rsidRPr="00985A36">
        <w:rPr>
          <w:noProof/>
        </w:rPr>
        <w:t xml:space="preserve"> </w:t>
      </w:r>
      <w:r w:rsidRPr="00985A36">
        <w:rPr>
          <w:b/>
          <w:noProof/>
        </w:rPr>
        <w:t>4</w:t>
      </w:r>
      <w:r w:rsidRPr="00985A36">
        <w:rPr>
          <w:noProof/>
        </w:rPr>
        <w:t>, 316-329, doi:10.1093/gbe/evs004 (2012).</w:t>
      </w:r>
    </w:p>
    <w:p w14:paraId="515BC580" w14:textId="77777777" w:rsidR="00985A36" w:rsidRPr="00985A36" w:rsidRDefault="00985A36" w:rsidP="00985A36">
      <w:pPr>
        <w:pStyle w:val="EndNoteBibliography"/>
        <w:ind w:left="720" w:hanging="720"/>
        <w:rPr>
          <w:noProof/>
        </w:rPr>
      </w:pPr>
      <w:r w:rsidRPr="00985A36">
        <w:rPr>
          <w:noProof/>
        </w:rPr>
        <w:t>38</w:t>
      </w:r>
      <w:r w:rsidRPr="00985A36">
        <w:rPr>
          <w:noProof/>
        </w:rPr>
        <w:tab/>
        <w:t xml:space="preserve">Apic, G., Gough, J. &amp; Teichmann, S. A. Domain combinations in archaeal, eubacterial and eukaryotic proteomes. </w:t>
      </w:r>
      <w:r w:rsidRPr="00985A36">
        <w:rPr>
          <w:i/>
          <w:noProof/>
        </w:rPr>
        <w:t>Journal of molecular biology</w:t>
      </w:r>
      <w:r w:rsidRPr="00985A36">
        <w:rPr>
          <w:noProof/>
        </w:rPr>
        <w:t xml:space="preserve"> </w:t>
      </w:r>
      <w:r w:rsidRPr="00985A36">
        <w:rPr>
          <w:b/>
          <w:noProof/>
        </w:rPr>
        <w:t>310</w:t>
      </w:r>
      <w:r w:rsidRPr="00985A36">
        <w:rPr>
          <w:noProof/>
        </w:rPr>
        <w:t>, 311-325, doi:10.1006/jmbi.2001.4776 (2001).</w:t>
      </w:r>
    </w:p>
    <w:p w14:paraId="6CFC4EDD" w14:textId="77777777" w:rsidR="00985A36" w:rsidRPr="00985A36" w:rsidRDefault="00985A36" w:rsidP="00985A36">
      <w:pPr>
        <w:pStyle w:val="EndNoteBibliography"/>
        <w:ind w:left="720" w:hanging="720"/>
        <w:rPr>
          <w:noProof/>
        </w:rPr>
      </w:pPr>
      <w:r w:rsidRPr="00985A36">
        <w:rPr>
          <w:noProof/>
        </w:rPr>
        <w:t>39</w:t>
      </w:r>
      <w:r w:rsidRPr="00985A36">
        <w:rPr>
          <w:noProof/>
        </w:rPr>
        <w:tab/>
        <w:t xml:space="preserve">Ekman, D., Bjorklund, A. K., Frey-Skott, J. &amp; Elofsson, A. Multi-domain proteins in the three kingdoms of life: orphan domains and other unassigned regions. </w:t>
      </w:r>
      <w:r w:rsidRPr="00985A36">
        <w:rPr>
          <w:i/>
          <w:noProof/>
        </w:rPr>
        <w:t>Journal of molecular biology</w:t>
      </w:r>
      <w:r w:rsidRPr="00985A36">
        <w:rPr>
          <w:noProof/>
        </w:rPr>
        <w:t xml:space="preserve"> </w:t>
      </w:r>
      <w:r w:rsidRPr="00985A36">
        <w:rPr>
          <w:b/>
          <w:noProof/>
        </w:rPr>
        <w:t>348</w:t>
      </w:r>
      <w:r w:rsidRPr="00985A36">
        <w:rPr>
          <w:noProof/>
        </w:rPr>
        <w:t>, 231-243, doi:10.1016/j.jmb.2005.02.007 (2005).</w:t>
      </w:r>
    </w:p>
    <w:p w14:paraId="5CC45F2F" w14:textId="77777777" w:rsidR="00985A36" w:rsidRPr="00985A36" w:rsidRDefault="00985A36" w:rsidP="00985A36">
      <w:pPr>
        <w:pStyle w:val="EndNoteBibliography"/>
        <w:ind w:left="720" w:hanging="720"/>
        <w:rPr>
          <w:noProof/>
        </w:rPr>
      </w:pPr>
      <w:r w:rsidRPr="00985A36">
        <w:rPr>
          <w:noProof/>
        </w:rPr>
        <w:t>40</w:t>
      </w:r>
      <w:r w:rsidRPr="00985A36">
        <w:rPr>
          <w:noProof/>
        </w:rPr>
        <w:tab/>
        <w:t xml:space="preserve">Yang, X., Jawdy, S., Tschaplinski, T. J. &amp; Tuskan, G. A. Genome-wide identification of lineage-specific genes in Arabidopsis, Oryza and Populus. </w:t>
      </w:r>
      <w:r w:rsidRPr="00985A36">
        <w:rPr>
          <w:i/>
          <w:noProof/>
        </w:rPr>
        <w:t>Genomics</w:t>
      </w:r>
      <w:r w:rsidRPr="00985A36">
        <w:rPr>
          <w:noProof/>
        </w:rPr>
        <w:t xml:space="preserve"> </w:t>
      </w:r>
      <w:r w:rsidRPr="00985A36">
        <w:rPr>
          <w:b/>
          <w:noProof/>
        </w:rPr>
        <w:t>93</w:t>
      </w:r>
      <w:r w:rsidRPr="00985A36">
        <w:rPr>
          <w:noProof/>
        </w:rPr>
        <w:t>, 473-480, doi:10.1016/j.ygeno.2009.01.002 (2009).</w:t>
      </w:r>
    </w:p>
    <w:p w14:paraId="0DDCF126" w14:textId="77777777" w:rsidR="00985A36" w:rsidRPr="00985A36" w:rsidRDefault="00985A36" w:rsidP="00985A36">
      <w:pPr>
        <w:pStyle w:val="EndNoteBibliography"/>
        <w:ind w:left="720" w:hanging="720"/>
        <w:rPr>
          <w:noProof/>
        </w:rPr>
      </w:pPr>
      <w:r w:rsidRPr="00985A36">
        <w:rPr>
          <w:noProof/>
        </w:rPr>
        <w:lastRenderedPageBreak/>
        <w:t>41</w:t>
      </w:r>
      <w:r w:rsidRPr="00985A36">
        <w:rPr>
          <w:noProof/>
        </w:rPr>
        <w:tab/>
        <w:t>Finn, R. D.</w:t>
      </w:r>
      <w:r w:rsidRPr="00985A36">
        <w:rPr>
          <w:i/>
          <w:noProof/>
        </w:rPr>
        <w:t xml:space="preserve"> et al.</w:t>
      </w:r>
      <w:r w:rsidRPr="00985A36">
        <w:rPr>
          <w:noProof/>
        </w:rPr>
        <w:t xml:space="preserve"> The Pfam protein families database: towards a more sustainable future. </w:t>
      </w:r>
      <w:r w:rsidRPr="00985A36">
        <w:rPr>
          <w:i/>
          <w:noProof/>
        </w:rPr>
        <w:t>Nucleic acids research</w:t>
      </w:r>
      <w:r w:rsidRPr="00985A36">
        <w:rPr>
          <w:noProof/>
        </w:rPr>
        <w:t xml:space="preserve"> </w:t>
      </w:r>
      <w:r w:rsidRPr="00985A36">
        <w:rPr>
          <w:b/>
          <w:noProof/>
        </w:rPr>
        <w:t>44</w:t>
      </w:r>
      <w:r w:rsidRPr="00985A36">
        <w:rPr>
          <w:noProof/>
        </w:rPr>
        <w:t>, D279-285, doi:10.1093/nar/gkv1344 (2016).</w:t>
      </w:r>
    </w:p>
    <w:p w14:paraId="7CF39143" w14:textId="77777777" w:rsidR="00985A36" w:rsidRPr="00985A36" w:rsidRDefault="00985A36" w:rsidP="00985A36">
      <w:pPr>
        <w:pStyle w:val="EndNoteBibliography"/>
        <w:ind w:left="720" w:hanging="720"/>
        <w:rPr>
          <w:noProof/>
        </w:rPr>
      </w:pPr>
      <w:r w:rsidRPr="00985A36">
        <w:rPr>
          <w:noProof/>
        </w:rPr>
        <w:t>42</w:t>
      </w:r>
      <w:r w:rsidRPr="00985A36">
        <w:rPr>
          <w:noProof/>
        </w:rPr>
        <w:tab/>
        <w:t>Wilson, D.</w:t>
      </w:r>
      <w:r w:rsidRPr="00985A36">
        <w:rPr>
          <w:i/>
          <w:noProof/>
        </w:rPr>
        <w:t xml:space="preserve"> et al.</w:t>
      </w:r>
      <w:r w:rsidRPr="00985A36">
        <w:rPr>
          <w:noProof/>
        </w:rPr>
        <w:t xml:space="preserve"> SUPERFAMILY--sophisticated comparative genomics, data mining, visualization and phylogeny. </w:t>
      </w:r>
      <w:r w:rsidRPr="00985A36">
        <w:rPr>
          <w:i/>
          <w:noProof/>
        </w:rPr>
        <w:t>Nucleic acids research</w:t>
      </w:r>
      <w:r w:rsidRPr="00985A36">
        <w:rPr>
          <w:noProof/>
        </w:rPr>
        <w:t xml:space="preserve"> </w:t>
      </w:r>
      <w:r w:rsidRPr="00985A36">
        <w:rPr>
          <w:b/>
          <w:noProof/>
        </w:rPr>
        <w:t>37</w:t>
      </w:r>
      <w:r w:rsidRPr="00985A36">
        <w:rPr>
          <w:noProof/>
        </w:rPr>
        <w:t>, D380-386, doi:10.1093/nar/gkn762 (2009).</w:t>
      </w:r>
    </w:p>
    <w:p w14:paraId="1ECF20EA" w14:textId="77777777" w:rsidR="00985A36" w:rsidRPr="00985A36" w:rsidRDefault="00985A36" w:rsidP="00985A36">
      <w:pPr>
        <w:pStyle w:val="EndNoteBibliography"/>
        <w:ind w:left="720" w:hanging="720"/>
        <w:rPr>
          <w:noProof/>
        </w:rPr>
      </w:pPr>
      <w:r w:rsidRPr="00985A36">
        <w:rPr>
          <w:noProof/>
        </w:rPr>
        <w:t>43</w:t>
      </w:r>
      <w:r w:rsidRPr="00985A36">
        <w:rPr>
          <w:noProof/>
        </w:rPr>
        <w:tab/>
        <w:t xml:space="preserve">Moore, A. D., Grath, S., Schuler, A., Huylmans, A. K. &amp; Bornberg-Bauer, E. Quantification and functional analysis of modular protein evolution in a dense phylogenetic tree. </w:t>
      </w:r>
      <w:r w:rsidRPr="00985A36">
        <w:rPr>
          <w:i/>
          <w:noProof/>
        </w:rPr>
        <w:t>Biochimica et biophysica acta</w:t>
      </w:r>
      <w:r w:rsidRPr="00985A36">
        <w:rPr>
          <w:noProof/>
        </w:rPr>
        <w:t xml:space="preserve"> </w:t>
      </w:r>
      <w:r w:rsidRPr="00985A36">
        <w:rPr>
          <w:b/>
          <w:noProof/>
        </w:rPr>
        <w:t>1834</w:t>
      </w:r>
      <w:r w:rsidRPr="00985A36">
        <w:rPr>
          <w:noProof/>
        </w:rPr>
        <w:t>, 898-907, doi:10.1016/j.bbapap.2013.01.007 (2013).</w:t>
      </w:r>
    </w:p>
    <w:p w14:paraId="45C2C65C" w14:textId="77777777" w:rsidR="00985A36" w:rsidRPr="00985A36" w:rsidRDefault="00985A36" w:rsidP="00985A36">
      <w:pPr>
        <w:pStyle w:val="EndNoteBibliography"/>
        <w:ind w:left="720" w:hanging="720"/>
        <w:rPr>
          <w:noProof/>
        </w:rPr>
      </w:pPr>
      <w:r w:rsidRPr="00985A36">
        <w:rPr>
          <w:noProof/>
        </w:rPr>
        <w:t>44</w:t>
      </w:r>
      <w:r w:rsidRPr="00985A36">
        <w:rPr>
          <w:noProof/>
        </w:rPr>
        <w:tab/>
        <w:t xml:space="preserve">Schuler, A. &amp; Bornberg-Bauer, E. Evolution of Protein Domain Repeats in Metazoa. </w:t>
      </w:r>
      <w:r w:rsidRPr="00985A36">
        <w:rPr>
          <w:i/>
          <w:noProof/>
        </w:rPr>
        <w:t>Molecular biology and evolution</w:t>
      </w:r>
      <w:r w:rsidRPr="00985A36">
        <w:rPr>
          <w:noProof/>
        </w:rPr>
        <w:t xml:space="preserve"> </w:t>
      </w:r>
      <w:r w:rsidRPr="00985A36">
        <w:rPr>
          <w:b/>
          <w:noProof/>
        </w:rPr>
        <w:t>33</w:t>
      </w:r>
      <w:r w:rsidRPr="00985A36">
        <w:rPr>
          <w:noProof/>
        </w:rPr>
        <w:t>, 3170-3182, doi:10.1093/molbev/msw194 (2016).</w:t>
      </w:r>
    </w:p>
    <w:p w14:paraId="6E24DD10" w14:textId="77777777" w:rsidR="00985A36" w:rsidRPr="00985A36" w:rsidRDefault="00985A36" w:rsidP="00985A36">
      <w:pPr>
        <w:pStyle w:val="EndNoteBibliography"/>
        <w:ind w:left="720" w:hanging="720"/>
        <w:rPr>
          <w:noProof/>
        </w:rPr>
      </w:pPr>
      <w:r w:rsidRPr="00985A36">
        <w:rPr>
          <w:noProof/>
        </w:rPr>
        <w:t>45</w:t>
      </w:r>
      <w:r w:rsidRPr="00985A36">
        <w:rPr>
          <w:noProof/>
        </w:rPr>
        <w:tab/>
        <w:t xml:space="preserve">Ekman, D., Bjorklund, A. K. &amp; Elofsson, A. Quantification of the elevated rate of domain rearrangements in metazoa. </w:t>
      </w:r>
      <w:r w:rsidRPr="00985A36">
        <w:rPr>
          <w:i/>
          <w:noProof/>
        </w:rPr>
        <w:t>Journal of molecular biology</w:t>
      </w:r>
      <w:r w:rsidRPr="00985A36">
        <w:rPr>
          <w:noProof/>
        </w:rPr>
        <w:t xml:space="preserve"> </w:t>
      </w:r>
      <w:r w:rsidRPr="00985A36">
        <w:rPr>
          <w:b/>
          <w:noProof/>
        </w:rPr>
        <w:t>372</w:t>
      </w:r>
      <w:r w:rsidRPr="00985A36">
        <w:rPr>
          <w:noProof/>
        </w:rPr>
        <w:t>, 1337-1348, doi:10.1016/j.jmb.2007.06.022 (2007).</w:t>
      </w:r>
    </w:p>
    <w:p w14:paraId="684017B9" w14:textId="77777777" w:rsidR="00985A36" w:rsidRPr="00985A36" w:rsidRDefault="00985A36" w:rsidP="00985A36">
      <w:pPr>
        <w:pStyle w:val="EndNoteBibliography"/>
        <w:ind w:left="720" w:hanging="720"/>
        <w:rPr>
          <w:noProof/>
        </w:rPr>
      </w:pPr>
      <w:r w:rsidRPr="00985A36">
        <w:rPr>
          <w:noProof/>
        </w:rPr>
        <w:t>46</w:t>
      </w:r>
      <w:r w:rsidRPr="00985A36">
        <w:rPr>
          <w:noProof/>
        </w:rPr>
        <w:tab/>
        <w:t xml:space="preserve">Moore, A. D. &amp; Bornberg-Bauer, E. The dynamics and evolutionary potential of domain loss and emergence. </w:t>
      </w:r>
      <w:r w:rsidRPr="00985A36">
        <w:rPr>
          <w:i/>
          <w:noProof/>
        </w:rPr>
        <w:t>Molecular biology and evolution</w:t>
      </w:r>
      <w:r w:rsidRPr="00985A36">
        <w:rPr>
          <w:noProof/>
        </w:rPr>
        <w:t xml:space="preserve"> </w:t>
      </w:r>
      <w:r w:rsidRPr="00985A36">
        <w:rPr>
          <w:b/>
          <w:noProof/>
        </w:rPr>
        <w:t>29</w:t>
      </w:r>
      <w:r w:rsidRPr="00985A36">
        <w:rPr>
          <w:noProof/>
        </w:rPr>
        <w:t>, 787-796, doi:10.1093/molbev/msr250 (2012).</w:t>
      </w:r>
    </w:p>
    <w:p w14:paraId="53698E57" w14:textId="77777777" w:rsidR="00985A36" w:rsidRPr="00985A36" w:rsidRDefault="00985A36" w:rsidP="00985A36">
      <w:pPr>
        <w:pStyle w:val="EndNoteBibliography"/>
        <w:ind w:left="720" w:hanging="720"/>
        <w:rPr>
          <w:noProof/>
        </w:rPr>
      </w:pPr>
      <w:r w:rsidRPr="00985A36">
        <w:rPr>
          <w:noProof/>
        </w:rPr>
        <w:t>47</w:t>
      </w:r>
      <w:r w:rsidRPr="00985A36">
        <w:rPr>
          <w:noProof/>
        </w:rPr>
        <w:tab/>
        <w:t xml:space="preserve">Bonasio, R., Tu, S. &amp; Reinberg, D. Molecular signals of epigenetic states. </w:t>
      </w:r>
      <w:r w:rsidRPr="00985A36">
        <w:rPr>
          <w:i/>
          <w:noProof/>
        </w:rPr>
        <w:t>Science</w:t>
      </w:r>
      <w:r w:rsidRPr="00985A36">
        <w:rPr>
          <w:noProof/>
        </w:rPr>
        <w:t xml:space="preserve"> </w:t>
      </w:r>
      <w:r w:rsidRPr="00985A36">
        <w:rPr>
          <w:b/>
          <w:noProof/>
        </w:rPr>
        <w:t>330</w:t>
      </w:r>
      <w:r w:rsidRPr="00985A36">
        <w:rPr>
          <w:noProof/>
        </w:rPr>
        <w:t>, 612-616, doi:10.1126/science.1191078 (2010).</w:t>
      </w:r>
    </w:p>
    <w:p w14:paraId="5D895283" w14:textId="77777777" w:rsidR="00985A36" w:rsidRPr="00985A36" w:rsidRDefault="00985A36" w:rsidP="00985A36">
      <w:pPr>
        <w:pStyle w:val="EndNoteBibliography"/>
        <w:ind w:left="720" w:hanging="720"/>
        <w:rPr>
          <w:noProof/>
        </w:rPr>
      </w:pPr>
      <w:r w:rsidRPr="00985A36">
        <w:rPr>
          <w:noProof/>
        </w:rPr>
        <w:t>48</w:t>
      </w:r>
      <w:r w:rsidRPr="00985A36">
        <w:rPr>
          <w:noProof/>
        </w:rPr>
        <w:tab/>
        <w:t xml:space="preserve">Zemach, A., McDaniel, I. E., Silva, P. &amp; Zilberman, D. Genome-wide evolutionary analysis of eukaryotic DNA methylation. </w:t>
      </w:r>
      <w:r w:rsidRPr="00985A36">
        <w:rPr>
          <w:i/>
          <w:noProof/>
        </w:rPr>
        <w:t>Science</w:t>
      </w:r>
      <w:r w:rsidRPr="00985A36">
        <w:rPr>
          <w:noProof/>
        </w:rPr>
        <w:t xml:space="preserve"> </w:t>
      </w:r>
      <w:r w:rsidRPr="00985A36">
        <w:rPr>
          <w:b/>
          <w:noProof/>
        </w:rPr>
        <w:t>328</w:t>
      </w:r>
      <w:r w:rsidRPr="00985A36">
        <w:rPr>
          <w:noProof/>
        </w:rPr>
        <w:t>, 916-919, doi:10.1126/science.1186366 (2010).</w:t>
      </w:r>
    </w:p>
    <w:p w14:paraId="48ACBCF4" w14:textId="77777777" w:rsidR="00985A36" w:rsidRPr="00985A36" w:rsidRDefault="00985A36" w:rsidP="00985A36">
      <w:pPr>
        <w:pStyle w:val="EndNoteBibliography"/>
        <w:ind w:left="720" w:hanging="720"/>
        <w:rPr>
          <w:noProof/>
        </w:rPr>
      </w:pPr>
      <w:r w:rsidRPr="00985A36">
        <w:rPr>
          <w:noProof/>
        </w:rPr>
        <w:t>49</w:t>
      </w:r>
      <w:r w:rsidRPr="00985A36">
        <w:rPr>
          <w:noProof/>
        </w:rPr>
        <w:tab/>
        <w:t xml:space="preserve">Glastad, K. M., Chau, L. M. &amp; Goodisman, M. A. D. in </w:t>
      </w:r>
      <w:r w:rsidRPr="00985A36">
        <w:rPr>
          <w:i/>
          <w:noProof/>
        </w:rPr>
        <w:t>Advances in Insect Physiology</w:t>
      </w:r>
      <w:r w:rsidRPr="00985A36">
        <w:rPr>
          <w:noProof/>
        </w:rPr>
        <w:t xml:space="preserve"> Vol. 48  (eds Amro Zayed &amp; Clement F. Kent)  227-269 (Academic Press, 2015).</w:t>
      </w:r>
    </w:p>
    <w:p w14:paraId="3D0C9931" w14:textId="77777777" w:rsidR="00985A36" w:rsidRPr="00985A36" w:rsidRDefault="00985A36" w:rsidP="00985A36">
      <w:pPr>
        <w:pStyle w:val="EndNoteBibliography"/>
        <w:ind w:left="720" w:hanging="720"/>
        <w:rPr>
          <w:noProof/>
        </w:rPr>
      </w:pPr>
      <w:r w:rsidRPr="00985A36">
        <w:rPr>
          <w:noProof/>
        </w:rPr>
        <w:t>50</w:t>
      </w:r>
      <w:r w:rsidRPr="00985A36">
        <w:rPr>
          <w:noProof/>
        </w:rPr>
        <w:tab/>
        <w:t>Simola, D. F.</w:t>
      </w:r>
      <w:r w:rsidRPr="00985A36">
        <w:rPr>
          <w:i/>
          <w:noProof/>
        </w:rPr>
        <w:t xml:space="preserve"> et al.</w:t>
      </w:r>
      <w:r w:rsidRPr="00985A36">
        <w:rPr>
          <w:noProof/>
        </w:rPr>
        <w:t xml:space="preserve"> Social insect genomes exhibit dramatic evolution in gene composition and regulation while preserving regulatory features linked to sociality. </w:t>
      </w:r>
      <w:r w:rsidRPr="00985A36">
        <w:rPr>
          <w:i/>
          <w:noProof/>
        </w:rPr>
        <w:t>Genome research</w:t>
      </w:r>
      <w:r w:rsidRPr="00985A36">
        <w:rPr>
          <w:noProof/>
        </w:rPr>
        <w:t xml:space="preserve"> </w:t>
      </w:r>
      <w:r w:rsidRPr="00985A36">
        <w:rPr>
          <w:b/>
          <w:noProof/>
        </w:rPr>
        <w:t>23</w:t>
      </w:r>
      <w:r w:rsidRPr="00985A36">
        <w:rPr>
          <w:noProof/>
        </w:rPr>
        <w:t>, 1235-1247, doi:10.1101/gr.155408.113 (2013).</w:t>
      </w:r>
    </w:p>
    <w:p w14:paraId="396FDC56" w14:textId="77777777" w:rsidR="00985A36" w:rsidRPr="00985A36" w:rsidRDefault="00985A36" w:rsidP="00985A36">
      <w:pPr>
        <w:pStyle w:val="EndNoteBibliography"/>
        <w:ind w:left="720" w:hanging="720"/>
        <w:rPr>
          <w:noProof/>
        </w:rPr>
      </w:pPr>
      <w:r w:rsidRPr="00985A36">
        <w:rPr>
          <w:noProof/>
        </w:rPr>
        <w:t>51</w:t>
      </w:r>
      <w:r w:rsidRPr="00985A36">
        <w:rPr>
          <w:noProof/>
        </w:rPr>
        <w:tab/>
        <w:t xml:space="preserve">Provataris, P., Meusemann, K., Niehuis, O., Grath, S. &amp; Misof, B. Signatures of DNA Methylation across Insects Suggest Reduced DNA Methylation Levels in Holometabola. </w:t>
      </w:r>
      <w:r w:rsidRPr="00985A36">
        <w:rPr>
          <w:i/>
          <w:noProof/>
        </w:rPr>
        <w:t>Genome biology and evolution</w:t>
      </w:r>
      <w:r w:rsidRPr="00985A36">
        <w:rPr>
          <w:noProof/>
        </w:rPr>
        <w:t xml:space="preserve"> </w:t>
      </w:r>
      <w:r w:rsidRPr="00985A36">
        <w:rPr>
          <w:b/>
          <w:noProof/>
        </w:rPr>
        <w:t>10</w:t>
      </w:r>
      <w:r w:rsidRPr="00985A36">
        <w:rPr>
          <w:noProof/>
        </w:rPr>
        <w:t>, 1185-1197, doi:10.1093/gbe/evy066 (2018).</w:t>
      </w:r>
    </w:p>
    <w:p w14:paraId="783699D4" w14:textId="77777777" w:rsidR="00985A36" w:rsidRPr="00985A36" w:rsidRDefault="00985A36" w:rsidP="00985A36">
      <w:pPr>
        <w:pStyle w:val="EndNoteBibliography"/>
        <w:ind w:left="720" w:hanging="720"/>
        <w:rPr>
          <w:noProof/>
        </w:rPr>
      </w:pPr>
      <w:r w:rsidRPr="00985A36">
        <w:rPr>
          <w:noProof/>
        </w:rPr>
        <w:t>52</w:t>
      </w:r>
      <w:r w:rsidRPr="00985A36">
        <w:rPr>
          <w:noProof/>
        </w:rPr>
        <w:tab/>
        <w:t xml:space="preserve">Bewick, A. J., Vogel, K. J., Moore, A. J. &amp; Schmitz, R. J. Evolution of DNA Methylation across Insects. </w:t>
      </w:r>
      <w:r w:rsidRPr="00985A36">
        <w:rPr>
          <w:i/>
          <w:noProof/>
        </w:rPr>
        <w:t>Molecular biology and evolution</w:t>
      </w:r>
      <w:r w:rsidRPr="00985A36">
        <w:rPr>
          <w:noProof/>
        </w:rPr>
        <w:t xml:space="preserve"> </w:t>
      </w:r>
      <w:r w:rsidRPr="00985A36">
        <w:rPr>
          <w:b/>
          <w:noProof/>
        </w:rPr>
        <w:t>34</w:t>
      </w:r>
      <w:r w:rsidRPr="00985A36">
        <w:rPr>
          <w:noProof/>
        </w:rPr>
        <w:t>, 654-665, doi:10.1093/molbev/msw264 (2017).</w:t>
      </w:r>
    </w:p>
    <w:p w14:paraId="749B51E0" w14:textId="77777777" w:rsidR="00985A36" w:rsidRPr="00985A36" w:rsidRDefault="00985A36" w:rsidP="00985A36">
      <w:pPr>
        <w:pStyle w:val="EndNoteBibliography"/>
        <w:ind w:left="720" w:hanging="720"/>
        <w:rPr>
          <w:noProof/>
        </w:rPr>
      </w:pPr>
      <w:r w:rsidRPr="00985A36">
        <w:rPr>
          <w:noProof/>
        </w:rPr>
        <w:t>53</w:t>
      </w:r>
      <w:r w:rsidRPr="00985A36">
        <w:rPr>
          <w:noProof/>
        </w:rPr>
        <w:tab/>
        <w:t>Glastad, K. M.</w:t>
      </w:r>
      <w:r w:rsidRPr="00985A36">
        <w:rPr>
          <w:i/>
          <w:noProof/>
        </w:rPr>
        <w:t xml:space="preserve"> et al.</w:t>
      </w:r>
      <w:r w:rsidRPr="00985A36">
        <w:rPr>
          <w:noProof/>
        </w:rPr>
        <w:t xml:space="preserve"> Variation in DNA Methylation Is Not Consistently Reflected by Sociality in Hymenoptera. </w:t>
      </w:r>
      <w:r w:rsidRPr="00985A36">
        <w:rPr>
          <w:i/>
          <w:noProof/>
        </w:rPr>
        <w:t>Genome biology and evolution</w:t>
      </w:r>
      <w:r w:rsidRPr="00985A36">
        <w:rPr>
          <w:noProof/>
        </w:rPr>
        <w:t xml:space="preserve"> </w:t>
      </w:r>
      <w:r w:rsidRPr="00985A36">
        <w:rPr>
          <w:b/>
          <w:noProof/>
        </w:rPr>
        <w:t>9</w:t>
      </w:r>
      <w:r w:rsidRPr="00985A36">
        <w:rPr>
          <w:noProof/>
        </w:rPr>
        <w:t>, 1687-1698, doi:10.1093/gbe/evx128 (2017).</w:t>
      </w:r>
    </w:p>
    <w:p w14:paraId="2135C631" w14:textId="77777777" w:rsidR="00985A36" w:rsidRPr="00985A36" w:rsidRDefault="00985A36" w:rsidP="00985A36">
      <w:pPr>
        <w:pStyle w:val="EndNoteBibliography"/>
        <w:ind w:left="720" w:hanging="720"/>
        <w:rPr>
          <w:noProof/>
        </w:rPr>
      </w:pPr>
      <w:r w:rsidRPr="00985A36">
        <w:rPr>
          <w:noProof/>
        </w:rPr>
        <w:t>54</w:t>
      </w:r>
      <w:r w:rsidRPr="00985A36">
        <w:rPr>
          <w:noProof/>
        </w:rPr>
        <w:tab/>
        <w:t xml:space="preserve">Kent, C. F., Minaei, S., Harpur, B. A. &amp; Zayed, A. Recombination is associated with the evolution of genome structure and worker behavior in honey bees. </w:t>
      </w:r>
      <w:r w:rsidRPr="00985A36">
        <w:rPr>
          <w:i/>
          <w:noProof/>
        </w:rPr>
        <w:t>Proceedings of the National Academy of Sciences of the United States of America</w:t>
      </w:r>
      <w:r w:rsidRPr="00985A36">
        <w:rPr>
          <w:noProof/>
        </w:rPr>
        <w:t xml:space="preserve"> </w:t>
      </w:r>
      <w:r w:rsidRPr="00985A36">
        <w:rPr>
          <w:b/>
          <w:noProof/>
        </w:rPr>
        <w:t>109</w:t>
      </w:r>
      <w:r w:rsidRPr="00985A36">
        <w:rPr>
          <w:noProof/>
        </w:rPr>
        <w:t>, 18012-18017, doi:10.1073/pnas.1208094109 (2012).</w:t>
      </w:r>
    </w:p>
    <w:p w14:paraId="2B472BDB" w14:textId="77777777" w:rsidR="00985A36" w:rsidRPr="00985A36" w:rsidRDefault="00985A36" w:rsidP="00985A36">
      <w:pPr>
        <w:pStyle w:val="EndNoteBibliography"/>
        <w:ind w:left="720" w:hanging="720"/>
        <w:rPr>
          <w:noProof/>
        </w:rPr>
      </w:pPr>
      <w:r w:rsidRPr="00985A36">
        <w:rPr>
          <w:noProof/>
        </w:rPr>
        <w:t>55</w:t>
      </w:r>
      <w:r w:rsidRPr="00985A36">
        <w:rPr>
          <w:noProof/>
        </w:rPr>
        <w:tab/>
        <w:t xml:space="preserve">Borner, J., Rehm, P., Schill, R. O., Ebersberger, I. &amp; Burmester, T. A transcriptome approach to ecdysozoan phylogeny. </w:t>
      </w:r>
      <w:r w:rsidRPr="00985A36">
        <w:rPr>
          <w:i/>
          <w:noProof/>
        </w:rPr>
        <w:t>Molecular Phylogenetics and Evolution</w:t>
      </w:r>
      <w:r w:rsidRPr="00985A36">
        <w:rPr>
          <w:noProof/>
        </w:rPr>
        <w:t xml:space="preserve"> </w:t>
      </w:r>
      <w:r w:rsidRPr="00985A36">
        <w:rPr>
          <w:b/>
          <w:noProof/>
        </w:rPr>
        <w:t>80</w:t>
      </w:r>
      <w:r w:rsidRPr="00985A36">
        <w:rPr>
          <w:noProof/>
        </w:rPr>
        <w:t>, 79-87, doi:10.1016/j.ympev.2014.08.001 (2014).</w:t>
      </w:r>
    </w:p>
    <w:p w14:paraId="3603D9E6" w14:textId="77777777" w:rsidR="00985A36" w:rsidRPr="00985A36" w:rsidRDefault="00985A36" w:rsidP="00985A36">
      <w:pPr>
        <w:pStyle w:val="EndNoteBibliography"/>
        <w:ind w:left="720" w:hanging="720"/>
        <w:rPr>
          <w:noProof/>
        </w:rPr>
      </w:pPr>
      <w:r w:rsidRPr="00985A36">
        <w:rPr>
          <w:noProof/>
        </w:rPr>
        <w:t>56</w:t>
      </w:r>
      <w:r w:rsidRPr="00985A36">
        <w:rPr>
          <w:noProof/>
        </w:rPr>
        <w:tab/>
        <w:t xml:space="preserve">Oakley, T. H., Wolfe, J. M., Lindgren, A. R. &amp; Zaharoff, A. K. Phylotranscriptomics to Bring the Understudied into the Fold: Monophyletic Ostracoda, Fossil Placement, and Pancrustacean Phylogeny. </w:t>
      </w:r>
      <w:r w:rsidRPr="00985A36">
        <w:rPr>
          <w:i/>
          <w:noProof/>
        </w:rPr>
        <w:t>Molecular biology and evolution</w:t>
      </w:r>
      <w:r w:rsidRPr="00985A36">
        <w:rPr>
          <w:noProof/>
        </w:rPr>
        <w:t xml:space="preserve"> </w:t>
      </w:r>
      <w:r w:rsidRPr="00985A36">
        <w:rPr>
          <w:b/>
          <w:noProof/>
        </w:rPr>
        <w:t>30</w:t>
      </w:r>
      <w:r w:rsidRPr="00985A36">
        <w:rPr>
          <w:noProof/>
        </w:rPr>
        <w:t>, 215-233, doi:10.1093/molbev/mss216 (2013).</w:t>
      </w:r>
    </w:p>
    <w:p w14:paraId="44E90ED1" w14:textId="77777777" w:rsidR="00985A36" w:rsidRPr="00985A36" w:rsidRDefault="00985A36" w:rsidP="00985A36">
      <w:pPr>
        <w:pStyle w:val="EndNoteBibliography"/>
        <w:ind w:left="720" w:hanging="720"/>
        <w:rPr>
          <w:noProof/>
        </w:rPr>
      </w:pPr>
      <w:r w:rsidRPr="00985A36">
        <w:rPr>
          <w:noProof/>
        </w:rPr>
        <w:t>57</w:t>
      </w:r>
      <w:r w:rsidRPr="00985A36">
        <w:rPr>
          <w:noProof/>
        </w:rPr>
        <w:tab/>
        <w:t>von Reumont, B. M.</w:t>
      </w:r>
      <w:r w:rsidRPr="00985A36">
        <w:rPr>
          <w:i/>
          <w:noProof/>
        </w:rPr>
        <w:t xml:space="preserve"> et al.</w:t>
      </w:r>
      <w:r w:rsidRPr="00985A36">
        <w:rPr>
          <w:noProof/>
        </w:rPr>
        <w:t xml:space="preserve"> Pancrustacean Phylogeny in the Light of New Phylogenomic Data: Support for Remipedia as the Possible Sister Group of Hexapoda. </w:t>
      </w:r>
      <w:r w:rsidRPr="00985A36">
        <w:rPr>
          <w:i/>
          <w:noProof/>
        </w:rPr>
        <w:t>Molecular biology and evolution</w:t>
      </w:r>
      <w:r w:rsidRPr="00985A36">
        <w:rPr>
          <w:noProof/>
        </w:rPr>
        <w:t xml:space="preserve"> </w:t>
      </w:r>
      <w:r w:rsidRPr="00985A36">
        <w:rPr>
          <w:b/>
          <w:noProof/>
        </w:rPr>
        <w:t>29</w:t>
      </w:r>
      <w:r w:rsidRPr="00985A36">
        <w:rPr>
          <w:noProof/>
        </w:rPr>
        <w:t>, 1031-1045, doi:10.1093/molbev/msr270 (2012).</w:t>
      </w:r>
    </w:p>
    <w:p w14:paraId="2548C0EA" w14:textId="77777777" w:rsidR="00985A36" w:rsidRPr="00985A36" w:rsidRDefault="00985A36" w:rsidP="00985A36">
      <w:pPr>
        <w:pStyle w:val="EndNoteBibliography"/>
        <w:ind w:left="720" w:hanging="720"/>
        <w:rPr>
          <w:noProof/>
        </w:rPr>
      </w:pPr>
      <w:r w:rsidRPr="00985A36">
        <w:rPr>
          <w:noProof/>
        </w:rPr>
        <w:t>58</w:t>
      </w:r>
      <w:r w:rsidRPr="00985A36">
        <w:rPr>
          <w:noProof/>
        </w:rPr>
        <w:tab/>
        <w:t>McKenna, D. D.</w:t>
      </w:r>
      <w:r w:rsidRPr="00985A36">
        <w:rPr>
          <w:i/>
          <w:noProof/>
        </w:rPr>
        <w:t xml:space="preserve"> et al.</w:t>
      </w:r>
      <w:r w:rsidRPr="00985A36">
        <w:rPr>
          <w:noProof/>
        </w:rPr>
        <w:t xml:space="preserve"> Genome of the Asian longhorned beetle (Anoplophora glabripennis), a globally significant invasive species, reveals key functional and evolutionary innovations at the beetle-plant interface. </w:t>
      </w:r>
      <w:r w:rsidRPr="00985A36">
        <w:rPr>
          <w:i/>
          <w:noProof/>
        </w:rPr>
        <w:t>Genome Biol</w:t>
      </w:r>
      <w:r w:rsidRPr="00985A36">
        <w:rPr>
          <w:noProof/>
        </w:rPr>
        <w:t xml:space="preserve"> </w:t>
      </w:r>
      <w:r w:rsidRPr="00985A36">
        <w:rPr>
          <w:b/>
          <w:noProof/>
        </w:rPr>
        <w:t>17</w:t>
      </w:r>
      <w:r w:rsidRPr="00985A36">
        <w:rPr>
          <w:noProof/>
        </w:rPr>
        <w:t>, 227, doi:10.1186/s13059-016-1088-8 (2016).</w:t>
      </w:r>
    </w:p>
    <w:p w14:paraId="51085CD8" w14:textId="77777777" w:rsidR="00985A36" w:rsidRPr="00985A36" w:rsidRDefault="00985A36" w:rsidP="00985A36">
      <w:pPr>
        <w:pStyle w:val="EndNoteBibliography"/>
        <w:ind w:left="720" w:hanging="720"/>
        <w:rPr>
          <w:noProof/>
        </w:rPr>
      </w:pPr>
      <w:r w:rsidRPr="00985A36">
        <w:rPr>
          <w:noProof/>
        </w:rPr>
        <w:t>59</w:t>
      </w:r>
      <w:r w:rsidRPr="00985A36">
        <w:rPr>
          <w:noProof/>
        </w:rPr>
        <w:tab/>
        <w:t>Wiegmann, B. M.</w:t>
      </w:r>
      <w:r w:rsidRPr="00985A36">
        <w:rPr>
          <w:i/>
          <w:noProof/>
        </w:rPr>
        <w:t xml:space="preserve"> et al.</w:t>
      </w:r>
      <w:r w:rsidRPr="00985A36">
        <w:rPr>
          <w:noProof/>
        </w:rPr>
        <w:t xml:space="preserve"> Episodic radiations in the fly tree of life. </w:t>
      </w:r>
      <w:r w:rsidRPr="00985A36">
        <w:rPr>
          <w:i/>
          <w:noProof/>
        </w:rPr>
        <w:t>Proc. Natl. Acad. Sci. USA</w:t>
      </w:r>
      <w:r w:rsidRPr="00985A36">
        <w:rPr>
          <w:noProof/>
        </w:rPr>
        <w:t xml:space="preserve"> </w:t>
      </w:r>
      <w:r w:rsidRPr="00985A36">
        <w:rPr>
          <w:b/>
          <w:noProof/>
        </w:rPr>
        <w:t>108</w:t>
      </w:r>
      <w:r w:rsidRPr="00985A36">
        <w:rPr>
          <w:noProof/>
        </w:rPr>
        <w:t>, 5690-5695 (2011).</w:t>
      </w:r>
    </w:p>
    <w:p w14:paraId="52A41C0F" w14:textId="77777777" w:rsidR="00985A36" w:rsidRPr="00985A36" w:rsidRDefault="00985A36" w:rsidP="00985A36">
      <w:pPr>
        <w:pStyle w:val="EndNoteBibliography"/>
        <w:ind w:left="720" w:hanging="720"/>
        <w:rPr>
          <w:noProof/>
        </w:rPr>
      </w:pPr>
      <w:r w:rsidRPr="00985A36">
        <w:rPr>
          <w:noProof/>
        </w:rPr>
        <w:t>60</w:t>
      </w:r>
      <w:r w:rsidRPr="00985A36">
        <w:rPr>
          <w:noProof/>
        </w:rPr>
        <w:tab/>
        <w:t xml:space="preserve">Page, A. W. &amp; Orr-Weaver, T. L. The Drosophila genes grauzone and cortex are necessary for proper female meiosis. </w:t>
      </w:r>
      <w:r w:rsidRPr="00985A36">
        <w:rPr>
          <w:i/>
          <w:noProof/>
        </w:rPr>
        <w:t>J Cell Sci</w:t>
      </w:r>
      <w:r w:rsidRPr="00985A36">
        <w:rPr>
          <w:noProof/>
        </w:rPr>
        <w:t xml:space="preserve"> </w:t>
      </w:r>
      <w:r w:rsidRPr="00985A36">
        <w:rPr>
          <w:b/>
          <w:noProof/>
        </w:rPr>
        <w:t>109 ( Pt 7)</w:t>
      </w:r>
      <w:r w:rsidRPr="00985A36">
        <w:rPr>
          <w:noProof/>
        </w:rPr>
        <w:t>, 1707-1715 (1996).</w:t>
      </w:r>
    </w:p>
    <w:p w14:paraId="04C99BCD" w14:textId="77777777" w:rsidR="00985A36" w:rsidRPr="00985A36" w:rsidRDefault="00985A36" w:rsidP="00985A36">
      <w:pPr>
        <w:pStyle w:val="EndNoteBibliography"/>
        <w:ind w:left="720" w:hanging="720"/>
        <w:rPr>
          <w:noProof/>
        </w:rPr>
      </w:pPr>
      <w:r w:rsidRPr="00985A36">
        <w:rPr>
          <w:noProof/>
        </w:rPr>
        <w:lastRenderedPageBreak/>
        <w:t>61</w:t>
      </w:r>
      <w:r w:rsidRPr="00985A36">
        <w:rPr>
          <w:noProof/>
        </w:rPr>
        <w:tab/>
        <w:t xml:space="preserve">Daffre, S., Kylsten, P., Samakovlis, C. &amp; Hultmark, D. The lysozyme locus in Drosophila melanogaster: an expanded gene family adapted for expression in the digestive tract. </w:t>
      </w:r>
      <w:r w:rsidRPr="00985A36">
        <w:rPr>
          <w:i/>
          <w:noProof/>
        </w:rPr>
        <w:t>Mol Gen Genet</w:t>
      </w:r>
      <w:r w:rsidRPr="00985A36">
        <w:rPr>
          <w:noProof/>
        </w:rPr>
        <w:t xml:space="preserve"> </w:t>
      </w:r>
      <w:r w:rsidRPr="00985A36">
        <w:rPr>
          <w:b/>
          <w:noProof/>
        </w:rPr>
        <w:t>242</w:t>
      </w:r>
      <w:r w:rsidRPr="00985A36">
        <w:rPr>
          <w:noProof/>
        </w:rPr>
        <w:t>, 152-162 (1994).</w:t>
      </w:r>
    </w:p>
    <w:p w14:paraId="29313DDC" w14:textId="77777777" w:rsidR="00985A36" w:rsidRPr="00985A36" w:rsidRDefault="00985A36" w:rsidP="00985A36">
      <w:pPr>
        <w:pStyle w:val="EndNoteBibliography"/>
        <w:ind w:left="720" w:hanging="720"/>
        <w:rPr>
          <w:noProof/>
        </w:rPr>
      </w:pPr>
      <w:r w:rsidRPr="00985A36">
        <w:rPr>
          <w:noProof/>
        </w:rPr>
        <w:t>62</w:t>
      </w:r>
      <w:r w:rsidRPr="00985A36">
        <w:rPr>
          <w:noProof/>
        </w:rPr>
        <w:tab/>
        <w:t xml:space="preserve">Borner, S. &amp; Ragg, H. Functional diversification of a protease inhibitor gene in the genus Drosophila and its molecular basis. </w:t>
      </w:r>
      <w:r w:rsidRPr="00985A36">
        <w:rPr>
          <w:i/>
          <w:noProof/>
        </w:rPr>
        <w:t>Gene</w:t>
      </w:r>
      <w:r w:rsidRPr="00985A36">
        <w:rPr>
          <w:noProof/>
        </w:rPr>
        <w:t xml:space="preserve"> </w:t>
      </w:r>
      <w:r w:rsidRPr="00985A36">
        <w:rPr>
          <w:b/>
          <w:noProof/>
        </w:rPr>
        <w:t>415</w:t>
      </w:r>
      <w:r w:rsidRPr="00985A36">
        <w:rPr>
          <w:noProof/>
        </w:rPr>
        <w:t>, 23-31, doi:10.1016/j.gene.2008.02.004 (2008).</w:t>
      </w:r>
    </w:p>
    <w:p w14:paraId="2E4739B3" w14:textId="77777777" w:rsidR="00985A36" w:rsidRPr="00985A36" w:rsidRDefault="00985A36" w:rsidP="00985A36">
      <w:pPr>
        <w:pStyle w:val="EndNoteBibliography"/>
        <w:ind w:left="720" w:hanging="720"/>
        <w:rPr>
          <w:noProof/>
        </w:rPr>
      </w:pPr>
      <w:r w:rsidRPr="00985A36">
        <w:rPr>
          <w:noProof/>
        </w:rPr>
        <w:t>63</w:t>
      </w:r>
      <w:r w:rsidRPr="00985A36">
        <w:rPr>
          <w:noProof/>
        </w:rPr>
        <w:tab/>
        <w:t xml:space="preserve">Kent, L. B. &amp; Robertson, H. M. Evolution of the sugar receptors in insects. </w:t>
      </w:r>
      <w:r w:rsidRPr="00985A36">
        <w:rPr>
          <w:i/>
          <w:noProof/>
        </w:rPr>
        <w:t>BMC Evol Biol</w:t>
      </w:r>
      <w:r w:rsidRPr="00985A36">
        <w:rPr>
          <w:noProof/>
        </w:rPr>
        <w:t xml:space="preserve"> </w:t>
      </w:r>
      <w:r w:rsidRPr="00985A36">
        <w:rPr>
          <w:b/>
          <w:noProof/>
        </w:rPr>
        <w:t>9</w:t>
      </w:r>
      <w:r w:rsidRPr="00985A36">
        <w:rPr>
          <w:noProof/>
        </w:rPr>
        <w:t>, 41, doi:10.1186/1471-2148-9-41 (2009).</w:t>
      </w:r>
    </w:p>
    <w:p w14:paraId="4F5A6AF2" w14:textId="77777777" w:rsidR="00985A36" w:rsidRPr="00985A36" w:rsidRDefault="00985A36" w:rsidP="00985A36">
      <w:pPr>
        <w:pStyle w:val="EndNoteBibliography"/>
        <w:ind w:left="720" w:hanging="720"/>
        <w:rPr>
          <w:noProof/>
        </w:rPr>
      </w:pPr>
      <w:r w:rsidRPr="00985A36">
        <w:rPr>
          <w:noProof/>
        </w:rPr>
        <w:t>64</w:t>
      </w:r>
      <w:r w:rsidRPr="00985A36">
        <w:rPr>
          <w:noProof/>
        </w:rPr>
        <w:tab/>
        <w:t xml:space="preserve">Mast, J. D., De Moraes, C. M., Alborn, H. T., Lavis, L. D. &amp; Stern, D. L. Evolved differences in larval social behavior mediated by novel pheromones. </w:t>
      </w:r>
      <w:r w:rsidRPr="00985A36">
        <w:rPr>
          <w:i/>
          <w:noProof/>
        </w:rPr>
        <w:t>eLife</w:t>
      </w:r>
      <w:r w:rsidRPr="00985A36">
        <w:rPr>
          <w:noProof/>
        </w:rPr>
        <w:t xml:space="preserve"> </w:t>
      </w:r>
      <w:r w:rsidRPr="00985A36">
        <w:rPr>
          <w:b/>
          <w:noProof/>
        </w:rPr>
        <w:t>3</w:t>
      </w:r>
      <w:r w:rsidRPr="00985A36">
        <w:rPr>
          <w:noProof/>
        </w:rPr>
        <w:t>, e04205, doi:10.7554/eLife.04205 (2014).</w:t>
      </w:r>
    </w:p>
    <w:p w14:paraId="0B137E28" w14:textId="77777777" w:rsidR="00985A36" w:rsidRPr="00985A36" w:rsidRDefault="00985A36" w:rsidP="00985A36">
      <w:pPr>
        <w:pStyle w:val="EndNoteBibliography"/>
        <w:ind w:left="720" w:hanging="720"/>
        <w:rPr>
          <w:noProof/>
        </w:rPr>
      </w:pPr>
      <w:r w:rsidRPr="00985A36">
        <w:rPr>
          <w:noProof/>
        </w:rPr>
        <w:t>65</w:t>
      </w:r>
      <w:r w:rsidRPr="00985A36">
        <w:rPr>
          <w:noProof/>
        </w:rPr>
        <w:tab/>
        <w:t xml:space="preserve">Friedrich, M. &amp; Jones, J. W. Gene Ages, Nomenclatures, and Functional Diversification of the Methuselah/Methuselah-Like GPCR Family in Drosophila and Tribolium. </w:t>
      </w:r>
      <w:r w:rsidRPr="00985A36">
        <w:rPr>
          <w:i/>
          <w:noProof/>
        </w:rPr>
        <w:t>J Exp Zool B Mol Dev Evol</w:t>
      </w:r>
      <w:r w:rsidRPr="00985A36">
        <w:rPr>
          <w:noProof/>
        </w:rPr>
        <w:t xml:space="preserve"> </w:t>
      </w:r>
      <w:r w:rsidRPr="00985A36">
        <w:rPr>
          <w:b/>
          <w:noProof/>
        </w:rPr>
        <w:t>326</w:t>
      </w:r>
      <w:r w:rsidRPr="00985A36">
        <w:rPr>
          <w:noProof/>
        </w:rPr>
        <w:t>, 453-463, doi:10.1002/jez.b.22721 (2016).</w:t>
      </w:r>
    </w:p>
    <w:p w14:paraId="52EA901E" w14:textId="77777777" w:rsidR="00985A36" w:rsidRPr="00985A36" w:rsidRDefault="00985A36" w:rsidP="00985A36">
      <w:pPr>
        <w:pStyle w:val="EndNoteBibliography"/>
        <w:ind w:left="720" w:hanging="720"/>
        <w:rPr>
          <w:noProof/>
        </w:rPr>
      </w:pPr>
      <w:r w:rsidRPr="00985A36">
        <w:rPr>
          <w:noProof/>
        </w:rPr>
        <w:t>66</w:t>
      </w:r>
      <w:r w:rsidRPr="00985A36">
        <w:rPr>
          <w:noProof/>
        </w:rPr>
        <w:tab/>
        <w:t>Araujo, A. R.</w:t>
      </w:r>
      <w:r w:rsidRPr="00985A36">
        <w:rPr>
          <w:i/>
          <w:noProof/>
        </w:rPr>
        <w:t xml:space="preserve"> et al.</w:t>
      </w:r>
      <w:r w:rsidRPr="00985A36">
        <w:rPr>
          <w:noProof/>
        </w:rPr>
        <w:t xml:space="preserve"> The Drosophila melanogaster methuselah gene: a novel gene with ancient functions. </w:t>
      </w:r>
      <w:r w:rsidRPr="00985A36">
        <w:rPr>
          <w:i/>
          <w:noProof/>
        </w:rPr>
        <w:t>PloS one</w:t>
      </w:r>
      <w:r w:rsidRPr="00985A36">
        <w:rPr>
          <w:noProof/>
        </w:rPr>
        <w:t xml:space="preserve"> </w:t>
      </w:r>
      <w:r w:rsidRPr="00985A36">
        <w:rPr>
          <w:b/>
          <w:noProof/>
        </w:rPr>
        <w:t>8</w:t>
      </w:r>
      <w:r w:rsidRPr="00985A36">
        <w:rPr>
          <w:noProof/>
        </w:rPr>
        <w:t>, e63747, doi:10.1371/journal.pone.0063747 (2013).</w:t>
      </w:r>
    </w:p>
    <w:p w14:paraId="11031B8E" w14:textId="77777777" w:rsidR="00985A36" w:rsidRPr="00985A36" w:rsidRDefault="00985A36" w:rsidP="00985A36">
      <w:pPr>
        <w:pStyle w:val="EndNoteBibliography"/>
        <w:ind w:left="720" w:hanging="720"/>
        <w:rPr>
          <w:noProof/>
        </w:rPr>
      </w:pPr>
      <w:r w:rsidRPr="00985A36">
        <w:rPr>
          <w:noProof/>
        </w:rPr>
        <w:t>67</w:t>
      </w:r>
      <w:r w:rsidRPr="00985A36">
        <w:rPr>
          <w:noProof/>
        </w:rPr>
        <w:tab/>
        <w:t>Patel, M. V.</w:t>
      </w:r>
      <w:r w:rsidRPr="00985A36">
        <w:rPr>
          <w:i/>
          <w:noProof/>
        </w:rPr>
        <w:t xml:space="preserve"> et al.</w:t>
      </w:r>
      <w:r w:rsidRPr="00985A36">
        <w:rPr>
          <w:noProof/>
        </w:rPr>
        <w:t xml:space="preserve"> Dramatic expansion and developmental expression diversification of the methuselah gene family during recent Drosophila evolution. </w:t>
      </w:r>
      <w:r w:rsidRPr="00985A36">
        <w:rPr>
          <w:i/>
          <w:noProof/>
        </w:rPr>
        <w:t>J Exp Zool B Mol Dev Evol</w:t>
      </w:r>
      <w:r w:rsidRPr="00985A36">
        <w:rPr>
          <w:noProof/>
        </w:rPr>
        <w:t xml:space="preserve"> </w:t>
      </w:r>
      <w:r w:rsidRPr="00985A36">
        <w:rPr>
          <w:b/>
          <w:noProof/>
        </w:rPr>
        <w:t>318</w:t>
      </w:r>
      <w:r w:rsidRPr="00985A36">
        <w:rPr>
          <w:noProof/>
        </w:rPr>
        <w:t>, 368-387, doi:10.1002/jez.b.22453 (2012).</w:t>
      </w:r>
    </w:p>
    <w:p w14:paraId="2C1994CF" w14:textId="77777777" w:rsidR="00985A36" w:rsidRPr="00985A36" w:rsidRDefault="00985A36" w:rsidP="00985A36">
      <w:pPr>
        <w:pStyle w:val="EndNoteBibliography"/>
        <w:ind w:left="720" w:hanging="720"/>
        <w:rPr>
          <w:noProof/>
        </w:rPr>
      </w:pPr>
      <w:r w:rsidRPr="00985A36">
        <w:rPr>
          <w:noProof/>
        </w:rPr>
        <w:t>68</w:t>
      </w:r>
      <w:r w:rsidRPr="00985A36">
        <w:rPr>
          <w:noProof/>
        </w:rPr>
        <w:tab/>
        <w:t xml:space="preserve">Foelix., R. F. </w:t>
      </w:r>
      <w:r w:rsidRPr="00985A36">
        <w:rPr>
          <w:i/>
          <w:noProof/>
        </w:rPr>
        <w:t>Biology of Spiders (3rd edn)</w:t>
      </w:r>
      <w:r w:rsidRPr="00985A36">
        <w:rPr>
          <w:noProof/>
        </w:rPr>
        <w:t>.  (Oxford University Press, 2011).</w:t>
      </w:r>
    </w:p>
    <w:p w14:paraId="6B438A5F" w14:textId="77777777" w:rsidR="00985A36" w:rsidRPr="00985A36" w:rsidRDefault="00985A36" w:rsidP="00985A36">
      <w:pPr>
        <w:pStyle w:val="EndNoteBibliography"/>
        <w:ind w:left="720" w:hanging="720"/>
        <w:rPr>
          <w:noProof/>
        </w:rPr>
      </w:pPr>
      <w:r w:rsidRPr="00985A36">
        <w:rPr>
          <w:noProof/>
        </w:rPr>
        <w:t>69</w:t>
      </w:r>
      <w:r w:rsidRPr="00985A36">
        <w:rPr>
          <w:noProof/>
        </w:rPr>
        <w:tab/>
        <w:t>Askarieh, G.</w:t>
      </w:r>
      <w:r w:rsidRPr="00985A36">
        <w:rPr>
          <w:i/>
          <w:noProof/>
        </w:rPr>
        <w:t xml:space="preserve"> et al.</w:t>
      </w:r>
      <w:r w:rsidRPr="00985A36">
        <w:rPr>
          <w:noProof/>
        </w:rPr>
        <w:t xml:space="preserve"> Self-assembly of spider silk proteins is controlled by a pH-sensitive relay. </w:t>
      </w:r>
      <w:r w:rsidRPr="00985A36">
        <w:rPr>
          <w:i/>
          <w:noProof/>
        </w:rPr>
        <w:t>Nature</w:t>
      </w:r>
      <w:r w:rsidRPr="00985A36">
        <w:rPr>
          <w:noProof/>
        </w:rPr>
        <w:t xml:space="preserve"> </w:t>
      </w:r>
      <w:r w:rsidRPr="00985A36">
        <w:rPr>
          <w:b/>
          <w:noProof/>
        </w:rPr>
        <w:t>465</w:t>
      </w:r>
      <w:r w:rsidRPr="00985A36">
        <w:rPr>
          <w:noProof/>
        </w:rPr>
        <w:t>, 236-238, doi:10.1038/nature08962 (2010).</w:t>
      </w:r>
    </w:p>
    <w:p w14:paraId="7302AD9B" w14:textId="77777777" w:rsidR="00985A36" w:rsidRPr="00985A36" w:rsidRDefault="00985A36" w:rsidP="00985A36">
      <w:pPr>
        <w:pStyle w:val="EndNoteBibliography"/>
        <w:ind w:left="720" w:hanging="720"/>
        <w:rPr>
          <w:noProof/>
        </w:rPr>
      </w:pPr>
      <w:r w:rsidRPr="00985A36">
        <w:rPr>
          <w:noProof/>
        </w:rPr>
        <w:t>70</w:t>
      </w:r>
      <w:r w:rsidRPr="00985A36">
        <w:rPr>
          <w:noProof/>
        </w:rPr>
        <w:tab/>
        <w:t xml:space="preserve">Lin, Z., Huang, W., Zhang, J., Fan, J. S. &amp; Yang, D. Solution structure of eggcase silk protein and its implications for silk fiber formation. </w:t>
      </w:r>
      <w:r w:rsidRPr="00985A36">
        <w:rPr>
          <w:i/>
          <w:noProof/>
        </w:rPr>
        <w:t>Proceedings of the National Academy of Sciences of the United States of America</w:t>
      </w:r>
      <w:r w:rsidRPr="00985A36">
        <w:rPr>
          <w:noProof/>
        </w:rPr>
        <w:t xml:space="preserve"> </w:t>
      </w:r>
      <w:r w:rsidRPr="00985A36">
        <w:rPr>
          <w:b/>
          <w:noProof/>
        </w:rPr>
        <w:t>106</w:t>
      </w:r>
      <w:r w:rsidRPr="00985A36">
        <w:rPr>
          <w:noProof/>
        </w:rPr>
        <w:t>, 8906-8911, doi:10.1073/pnas.0813255106 (2009).</w:t>
      </w:r>
    </w:p>
    <w:p w14:paraId="68C91182" w14:textId="77777777" w:rsidR="00985A36" w:rsidRPr="00985A36" w:rsidRDefault="00985A36" w:rsidP="00985A36">
      <w:pPr>
        <w:pStyle w:val="EndNoteBibliography"/>
        <w:ind w:left="720" w:hanging="720"/>
        <w:rPr>
          <w:noProof/>
        </w:rPr>
      </w:pPr>
      <w:r w:rsidRPr="00985A36">
        <w:rPr>
          <w:noProof/>
        </w:rPr>
        <w:t>71</w:t>
      </w:r>
      <w:r w:rsidRPr="00985A36">
        <w:rPr>
          <w:noProof/>
        </w:rPr>
        <w:tab/>
        <w:t>Kubista, H.</w:t>
      </w:r>
      <w:r w:rsidRPr="00985A36">
        <w:rPr>
          <w:i/>
          <w:noProof/>
        </w:rPr>
        <w:t xml:space="preserve"> et al.</w:t>
      </w:r>
      <w:r w:rsidRPr="00985A36">
        <w:rPr>
          <w:noProof/>
        </w:rPr>
        <w:t xml:space="preserve"> CSTX-1, a toxin from the venom of the hunting spider Cupiennius salei, is a selective blocker of L-type calcium channels in mammalian neurons. </w:t>
      </w:r>
      <w:r w:rsidRPr="00985A36">
        <w:rPr>
          <w:i/>
          <w:noProof/>
        </w:rPr>
        <w:t>Neuropharmacology</w:t>
      </w:r>
      <w:r w:rsidRPr="00985A36">
        <w:rPr>
          <w:noProof/>
        </w:rPr>
        <w:t xml:space="preserve"> </w:t>
      </w:r>
      <w:r w:rsidRPr="00985A36">
        <w:rPr>
          <w:b/>
          <w:noProof/>
        </w:rPr>
        <w:t>52</w:t>
      </w:r>
      <w:r w:rsidRPr="00985A36">
        <w:rPr>
          <w:noProof/>
        </w:rPr>
        <w:t>, 1650-1662, doi:10.1016/j.neuropharm.2007.03.012 (2007).</w:t>
      </w:r>
    </w:p>
    <w:p w14:paraId="1DB98CB9" w14:textId="328D10C5" w:rsidR="00770994" w:rsidRPr="00072CD5" w:rsidRDefault="00072CD5">
      <w:pPr>
        <w:rPr>
          <w:rFonts w:ascii="Times New Roman" w:eastAsia="Times New Roman" w:hAnsi="Times New Roman" w:cs="Times New Roman"/>
          <w:sz w:val="24"/>
          <w:szCs w:val="24"/>
        </w:rPr>
      </w:pPr>
      <w:r w:rsidRPr="00072CD5">
        <w:rPr>
          <w:rFonts w:ascii="Times New Roman" w:eastAsia="Times New Roman" w:hAnsi="Times New Roman" w:cs="Times New Roman"/>
          <w:sz w:val="24"/>
          <w:szCs w:val="24"/>
        </w:rPr>
        <w:fldChar w:fldCharType="end"/>
      </w:r>
    </w:p>
    <w:sectPr w:rsidR="00770994" w:rsidRPr="00072CD5" w:rsidSect="00E8456F">
      <w:pgSz w:w="12240" w:h="15840"/>
      <w:pgMar w:top="1440" w:right="1440" w:bottom="1440" w:left="1440" w:header="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592D2F" w14:textId="77777777" w:rsidR="007B5045" w:rsidRDefault="007B5045">
      <w:pPr>
        <w:spacing w:line="240" w:lineRule="auto"/>
      </w:pPr>
      <w:r>
        <w:separator/>
      </w:r>
    </w:p>
  </w:endnote>
  <w:endnote w:type="continuationSeparator" w:id="0">
    <w:p w14:paraId="6611228D" w14:textId="77777777" w:rsidR="007B5045" w:rsidRDefault="007B5045">
      <w:pPr>
        <w:spacing w:line="240" w:lineRule="auto"/>
      </w:pPr>
      <w:r>
        <w:continuationSeparator/>
      </w:r>
    </w:p>
  </w:endnote>
  <w:endnote w:type="continuationNotice" w:id="1">
    <w:p w14:paraId="2DF9E1A7" w14:textId="77777777" w:rsidR="007B5045" w:rsidRDefault="007B504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F">
    <w:altName w:val="Cambria"/>
    <w:panose1 w:val="020B0604020202020204"/>
    <w:charset w:val="00"/>
    <w:family w:val="roman"/>
    <w:notTrueType/>
    <w:pitch w:val="default"/>
  </w:font>
  <w:font w:name="-webkit-standard">
    <w:altName w:val="Cambria"/>
    <w:panose1 w:val="020B0604020202020204"/>
    <w:charset w:val="00"/>
    <w:family w:val="roman"/>
    <w:notTrueType/>
    <w:pitch w:val="default"/>
  </w:font>
  <w:font w:name="Gungsuh">
    <w:panose1 w:val="02030600000101010101"/>
    <w:charset w:val="81"/>
    <w:family w:val="roman"/>
    <w:pitch w:val="variable"/>
    <w:sig w:usb0="B00002AF" w:usb1="69D77CFB" w:usb2="00000030" w:usb3="00000000" w:csb0="0008009F" w:csb1="00000000"/>
  </w:font>
  <w:font w:name="Cardo">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2AFF" w:usb1="5000785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D8AA88" w14:textId="77777777" w:rsidR="00B94CA9" w:rsidRDefault="00B94CA9" w:rsidP="00907D48">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67</w:t>
    </w:r>
    <w:r>
      <w:rPr>
        <w:rStyle w:val="PageNumber"/>
      </w:rPr>
      <w:fldChar w:fldCharType="end"/>
    </w:r>
  </w:p>
  <w:p w14:paraId="47130DF4" w14:textId="77777777" w:rsidR="00B94CA9" w:rsidRDefault="00B94CA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02C94D" w14:textId="77777777" w:rsidR="00B94CA9" w:rsidRDefault="00B94CA9" w:rsidP="00907D48">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67</w:t>
    </w:r>
    <w:r>
      <w:rPr>
        <w:rStyle w:val="PageNumber"/>
      </w:rPr>
      <w:fldChar w:fldCharType="end"/>
    </w:r>
  </w:p>
  <w:p w14:paraId="19F155B5" w14:textId="77777777" w:rsidR="00B94CA9" w:rsidRDefault="00B94CA9">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11EF18" w14:textId="77777777" w:rsidR="00B94CA9" w:rsidRDefault="00B94CA9" w:rsidP="00907D48">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67</w:t>
    </w:r>
    <w:r>
      <w:rPr>
        <w:rStyle w:val="PageNumber"/>
      </w:rPr>
      <w:fldChar w:fldCharType="end"/>
    </w:r>
  </w:p>
  <w:p w14:paraId="63D3D76A" w14:textId="77777777" w:rsidR="00B94CA9" w:rsidRDefault="00B94CA9">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A90EED" w14:textId="77777777" w:rsidR="007B5045" w:rsidRDefault="007B5045">
      <w:pPr>
        <w:spacing w:line="240" w:lineRule="auto"/>
      </w:pPr>
      <w:r>
        <w:separator/>
      </w:r>
    </w:p>
  </w:footnote>
  <w:footnote w:type="continuationSeparator" w:id="0">
    <w:p w14:paraId="31469400" w14:textId="77777777" w:rsidR="007B5045" w:rsidRDefault="007B5045">
      <w:pPr>
        <w:spacing w:line="240" w:lineRule="auto"/>
      </w:pPr>
      <w:r>
        <w:continuationSeparator/>
      </w:r>
    </w:p>
  </w:footnote>
  <w:footnote w:type="continuationNotice" w:id="1">
    <w:p w14:paraId="0B6EF8CD" w14:textId="77777777" w:rsidR="007B5045" w:rsidRDefault="007B504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E3C181A"/>
    <w:multiLevelType w:val="multilevel"/>
    <w:tmpl w:val="901263E8"/>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47262B2"/>
    <w:multiLevelType w:val="hybridMultilevel"/>
    <w:tmpl w:val="BE1CE802"/>
    <w:lvl w:ilvl="0" w:tplc="04090001">
      <w:start w:val="1"/>
      <w:numFmt w:val="bullet"/>
      <w:lvlText w:val=""/>
      <w:lvlJc w:val="left"/>
      <w:pPr>
        <w:ind w:left="720" w:hanging="360"/>
      </w:pPr>
      <w:rPr>
        <w:rFonts w:ascii="Symbol" w:hAnsi="Symbol" w:hint="default"/>
        <w:sz w:val="2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DC4F6C"/>
    <w:multiLevelType w:val="hybridMultilevel"/>
    <w:tmpl w:val="D1403A7C"/>
    <w:lvl w:ilvl="0" w:tplc="34609DE4">
      <w:start w:val="2"/>
      <w:numFmt w:val="bullet"/>
      <w:lvlText w:val="-"/>
      <w:lvlJc w:val="left"/>
      <w:pPr>
        <w:ind w:left="720" w:hanging="360"/>
      </w:pPr>
      <w:rPr>
        <w:rFonts w:ascii="Times" w:eastAsia="Arial" w:hAnsi="Times" w:cs="Times" w:hint="default"/>
        <w:sz w:val="2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7"/>
  <w:proofState w:spelling="clean" w:grammar="clean"/>
  <w:defaultTabStop w:val="720"/>
  <w:drawingGridHorizontalSpacing w:val="110"/>
  <w:drawingGridVerticalSpacing w:val="299"/>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zzxezpwdrte22e2fe5vrww72fdtdf2wp5ep&quot;&gt;One Endnote Library to Rule Them All&lt;record-ids&gt;&lt;item&gt;15&lt;/item&gt;&lt;item&gt;16&lt;/item&gt;&lt;item&gt;122&lt;/item&gt;&lt;item&gt;181&lt;/item&gt;&lt;item&gt;195&lt;/item&gt;&lt;item&gt;202&lt;/item&gt;&lt;item&gt;206&lt;/item&gt;&lt;item&gt;214&lt;/item&gt;&lt;item&gt;288&lt;/item&gt;&lt;item&gt;354&lt;/item&gt;&lt;item&gt;869&lt;/item&gt;&lt;item&gt;898&lt;/item&gt;&lt;item&gt;903&lt;/item&gt;&lt;item&gt;904&lt;/item&gt;&lt;item&gt;1112&lt;/item&gt;&lt;item&gt;1116&lt;/item&gt;&lt;item&gt;1132&lt;/item&gt;&lt;item&gt;1162&lt;/item&gt;&lt;item&gt;1208&lt;/item&gt;&lt;item&gt;1230&lt;/item&gt;&lt;item&gt;1266&lt;/item&gt;&lt;item&gt;1267&lt;/item&gt;&lt;item&gt;1268&lt;/item&gt;&lt;item&gt;1270&lt;/item&gt;&lt;item&gt;1271&lt;/item&gt;&lt;item&gt;1272&lt;/item&gt;&lt;item&gt;1273&lt;/item&gt;&lt;item&gt;1274&lt;/item&gt;&lt;item&gt;1275&lt;/item&gt;&lt;item&gt;1276&lt;/item&gt;&lt;item&gt;1277&lt;/item&gt;&lt;item&gt;1278&lt;/item&gt;&lt;item&gt;1279&lt;/item&gt;&lt;item&gt;1280&lt;/item&gt;&lt;item&gt;1281&lt;/item&gt;&lt;item&gt;1282&lt;/item&gt;&lt;item&gt;1283&lt;/item&gt;&lt;item&gt;1284&lt;/item&gt;&lt;item&gt;1285&lt;/item&gt;&lt;item&gt;1286&lt;/item&gt;&lt;item&gt;1287&lt;/item&gt;&lt;item&gt;1288&lt;/item&gt;&lt;item&gt;1289&lt;/item&gt;&lt;item&gt;1290&lt;/item&gt;&lt;item&gt;1291&lt;/item&gt;&lt;item&gt;1292&lt;/item&gt;&lt;item&gt;1293&lt;/item&gt;&lt;item&gt;1294&lt;/item&gt;&lt;item&gt;1295&lt;/item&gt;&lt;item&gt;1296&lt;/item&gt;&lt;item&gt;1298&lt;/item&gt;&lt;item&gt;1299&lt;/item&gt;&lt;item&gt;1300&lt;/item&gt;&lt;item&gt;1301&lt;/item&gt;&lt;item&gt;1302&lt;/item&gt;&lt;item&gt;1303&lt;/item&gt;&lt;item&gt;1327&lt;/item&gt;&lt;item&gt;1328&lt;/item&gt;&lt;item&gt;1329&lt;/item&gt;&lt;item&gt;1331&lt;/item&gt;&lt;item&gt;1332&lt;/item&gt;&lt;item&gt;1334&lt;/item&gt;&lt;item&gt;1335&lt;/item&gt;&lt;item&gt;1341&lt;/item&gt;&lt;item&gt;1355&lt;/item&gt;&lt;item&gt;1367&lt;/item&gt;&lt;item&gt;1562&lt;/item&gt;&lt;item&gt;1563&lt;/item&gt;&lt;item&gt;1607&lt;/item&gt;&lt;item&gt;1608&lt;/item&gt;&lt;item&gt;1609&lt;/item&gt;&lt;/record-ids&gt;&lt;/item&gt;&lt;/Libraries&gt;"/>
  </w:docVars>
  <w:rsids>
    <w:rsidRoot w:val="00535AB1"/>
    <w:rsid w:val="000012BB"/>
    <w:rsid w:val="00002B9C"/>
    <w:rsid w:val="00003D30"/>
    <w:rsid w:val="00007D3E"/>
    <w:rsid w:val="00011CC6"/>
    <w:rsid w:val="00023317"/>
    <w:rsid w:val="00025995"/>
    <w:rsid w:val="0002638D"/>
    <w:rsid w:val="00031883"/>
    <w:rsid w:val="0003291B"/>
    <w:rsid w:val="00033021"/>
    <w:rsid w:val="00037CB1"/>
    <w:rsid w:val="00044239"/>
    <w:rsid w:val="00046DCC"/>
    <w:rsid w:val="000513B8"/>
    <w:rsid w:val="00051E9E"/>
    <w:rsid w:val="00054DD3"/>
    <w:rsid w:val="00055CEA"/>
    <w:rsid w:val="00057F82"/>
    <w:rsid w:val="00061AAC"/>
    <w:rsid w:val="00072822"/>
    <w:rsid w:val="00072CD5"/>
    <w:rsid w:val="00077B6B"/>
    <w:rsid w:val="000809A0"/>
    <w:rsid w:val="0009617C"/>
    <w:rsid w:val="00096EA2"/>
    <w:rsid w:val="000979BE"/>
    <w:rsid w:val="000A456D"/>
    <w:rsid w:val="000A535B"/>
    <w:rsid w:val="000A57DB"/>
    <w:rsid w:val="000B4FC2"/>
    <w:rsid w:val="000C494D"/>
    <w:rsid w:val="000D71C1"/>
    <w:rsid w:val="000E3127"/>
    <w:rsid w:val="000E7408"/>
    <w:rsid w:val="000F0658"/>
    <w:rsid w:val="000F3ECC"/>
    <w:rsid w:val="00103082"/>
    <w:rsid w:val="001036F9"/>
    <w:rsid w:val="00105FC0"/>
    <w:rsid w:val="00114A15"/>
    <w:rsid w:val="00122BD2"/>
    <w:rsid w:val="00125702"/>
    <w:rsid w:val="001262F2"/>
    <w:rsid w:val="00142EB2"/>
    <w:rsid w:val="00153E3D"/>
    <w:rsid w:val="00154E1D"/>
    <w:rsid w:val="00156958"/>
    <w:rsid w:val="001574B1"/>
    <w:rsid w:val="001638F3"/>
    <w:rsid w:val="0016754E"/>
    <w:rsid w:val="00167ED0"/>
    <w:rsid w:val="0017092E"/>
    <w:rsid w:val="00180A13"/>
    <w:rsid w:val="001900F8"/>
    <w:rsid w:val="00197DAC"/>
    <w:rsid w:val="001A0F0D"/>
    <w:rsid w:val="001B1887"/>
    <w:rsid w:val="001D6B53"/>
    <w:rsid w:val="001E6037"/>
    <w:rsid w:val="001F0AC4"/>
    <w:rsid w:val="001F44F2"/>
    <w:rsid w:val="00206BC8"/>
    <w:rsid w:val="002152D6"/>
    <w:rsid w:val="00216EE7"/>
    <w:rsid w:val="0022337C"/>
    <w:rsid w:val="00224543"/>
    <w:rsid w:val="00236A18"/>
    <w:rsid w:val="00241B3C"/>
    <w:rsid w:val="00244E32"/>
    <w:rsid w:val="00245970"/>
    <w:rsid w:val="00246595"/>
    <w:rsid w:val="0025532C"/>
    <w:rsid w:val="00263F6A"/>
    <w:rsid w:val="0026624A"/>
    <w:rsid w:val="00267FEE"/>
    <w:rsid w:val="002745C7"/>
    <w:rsid w:val="00274EA8"/>
    <w:rsid w:val="0027636D"/>
    <w:rsid w:val="00280541"/>
    <w:rsid w:val="0029780A"/>
    <w:rsid w:val="002A2B97"/>
    <w:rsid w:val="002A2DCA"/>
    <w:rsid w:val="002A366B"/>
    <w:rsid w:val="002B3B67"/>
    <w:rsid w:val="002B5323"/>
    <w:rsid w:val="002C2AB2"/>
    <w:rsid w:val="002C7334"/>
    <w:rsid w:val="002D4ADD"/>
    <w:rsid w:val="002D78C5"/>
    <w:rsid w:val="002E00C5"/>
    <w:rsid w:val="002E448E"/>
    <w:rsid w:val="002F5D48"/>
    <w:rsid w:val="003025A6"/>
    <w:rsid w:val="00302C3F"/>
    <w:rsid w:val="0030368C"/>
    <w:rsid w:val="00304D17"/>
    <w:rsid w:val="00315832"/>
    <w:rsid w:val="003164C9"/>
    <w:rsid w:val="003320CE"/>
    <w:rsid w:val="00336179"/>
    <w:rsid w:val="00337623"/>
    <w:rsid w:val="003437E8"/>
    <w:rsid w:val="0034607A"/>
    <w:rsid w:val="00346401"/>
    <w:rsid w:val="00352B46"/>
    <w:rsid w:val="0036348F"/>
    <w:rsid w:val="00367B50"/>
    <w:rsid w:val="003705D0"/>
    <w:rsid w:val="003810A2"/>
    <w:rsid w:val="00384C8D"/>
    <w:rsid w:val="003862D9"/>
    <w:rsid w:val="00386BA8"/>
    <w:rsid w:val="00387C71"/>
    <w:rsid w:val="00387E5B"/>
    <w:rsid w:val="0039259A"/>
    <w:rsid w:val="00392B25"/>
    <w:rsid w:val="003A1AF4"/>
    <w:rsid w:val="003A24B6"/>
    <w:rsid w:val="003A60F7"/>
    <w:rsid w:val="003B4EEE"/>
    <w:rsid w:val="003B615F"/>
    <w:rsid w:val="003D081A"/>
    <w:rsid w:val="003D184C"/>
    <w:rsid w:val="003D56D6"/>
    <w:rsid w:val="003E2C27"/>
    <w:rsid w:val="003F2FEC"/>
    <w:rsid w:val="003F605F"/>
    <w:rsid w:val="00401998"/>
    <w:rsid w:val="00404F66"/>
    <w:rsid w:val="00411D03"/>
    <w:rsid w:val="0041203A"/>
    <w:rsid w:val="00415045"/>
    <w:rsid w:val="00417518"/>
    <w:rsid w:val="00421145"/>
    <w:rsid w:val="00422960"/>
    <w:rsid w:val="00423E03"/>
    <w:rsid w:val="00424626"/>
    <w:rsid w:val="00426AC9"/>
    <w:rsid w:val="004334A0"/>
    <w:rsid w:val="00436640"/>
    <w:rsid w:val="004404A6"/>
    <w:rsid w:val="00442222"/>
    <w:rsid w:val="00443B93"/>
    <w:rsid w:val="004442EC"/>
    <w:rsid w:val="00445A1F"/>
    <w:rsid w:val="004466A9"/>
    <w:rsid w:val="00446EB4"/>
    <w:rsid w:val="0044710D"/>
    <w:rsid w:val="0045022B"/>
    <w:rsid w:val="0045723D"/>
    <w:rsid w:val="00457DC3"/>
    <w:rsid w:val="00463FBE"/>
    <w:rsid w:val="00464106"/>
    <w:rsid w:val="004726F4"/>
    <w:rsid w:val="004758C5"/>
    <w:rsid w:val="00483683"/>
    <w:rsid w:val="00494136"/>
    <w:rsid w:val="00496F94"/>
    <w:rsid w:val="004C1780"/>
    <w:rsid w:val="004C1C66"/>
    <w:rsid w:val="004D1259"/>
    <w:rsid w:val="004D7DF7"/>
    <w:rsid w:val="004E0A54"/>
    <w:rsid w:val="004E1DBF"/>
    <w:rsid w:val="004E21A7"/>
    <w:rsid w:val="004E2A15"/>
    <w:rsid w:val="004E596F"/>
    <w:rsid w:val="004E7534"/>
    <w:rsid w:val="004F1D71"/>
    <w:rsid w:val="004F25BC"/>
    <w:rsid w:val="004F7695"/>
    <w:rsid w:val="00500B19"/>
    <w:rsid w:val="00503364"/>
    <w:rsid w:val="005073E5"/>
    <w:rsid w:val="00507C9B"/>
    <w:rsid w:val="005220F7"/>
    <w:rsid w:val="00532FA5"/>
    <w:rsid w:val="00535236"/>
    <w:rsid w:val="00535AB1"/>
    <w:rsid w:val="005376A4"/>
    <w:rsid w:val="00540A21"/>
    <w:rsid w:val="00542DC5"/>
    <w:rsid w:val="00546A36"/>
    <w:rsid w:val="00554599"/>
    <w:rsid w:val="005565BC"/>
    <w:rsid w:val="0056104F"/>
    <w:rsid w:val="00563DF3"/>
    <w:rsid w:val="00584170"/>
    <w:rsid w:val="0058485D"/>
    <w:rsid w:val="00587F18"/>
    <w:rsid w:val="005A078D"/>
    <w:rsid w:val="005A1776"/>
    <w:rsid w:val="005A5582"/>
    <w:rsid w:val="005A6521"/>
    <w:rsid w:val="005B0F30"/>
    <w:rsid w:val="005B6285"/>
    <w:rsid w:val="005C0C95"/>
    <w:rsid w:val="005C110F"/>
    <w:rsid w:val="005D276D"/>
    <w:rsid w:val="005D3E5F"/>
    <w:rsid w:val="005E1A13"/>
    <w:rsid w:val="005E1CE9"/>
    <w:rsid w:val="005E5E70"/>
    <w:rsid w:val="005E655F"/>
    <w:rsid w:val="005F2DB2"/>
    <w:rsid w:val="005F3CB6"/>
    <w:rsid w:val="00602FBC"/>
    <w:rsid w:val="00605B0B"/>
    <w:rsid w:val="0061036D"/>
    <w:rsid w:val="00616769"/>
    <w:rsid w:val="00623C78"/>
    <w:rsid w:val="006300EB"/>
    <w:rsid w:val="00631A5F"/>
    <w:rsid w:val="00631C5F"/>
    <w:rsid w:val="00635B04"/>
    <w:rsid w:val="00635D4B"/>
    <w:rsid w:val="00645A81"/>
    <w:rsid w:val="0064625D"/>
    <w:rsid w:val="00654709"/>
    <w:rsid w:val="00657AA8"/>
    <w:rsid w:val="0066057A"/>
    <w:rsid w:val="00662E25"/>
    <w:rsid w:val="006638A9"/>
    <w:rsid w:val="00664663"/>
    <w:rsid w:val="00674E18"/>
    <w:rsid w:val="006770F9"/>
    <w:rsid w:val="006A4B4D"/>
    <w:rsid w:val="006B1111"/>
    <w:rsid w:val="006C0EBF"/>
    <w:rsid w:val="006C2D06"/>
    <w:rsid w:val="006D3B8E"/>
    <w:rsid w:val="006E1457"/>
    <w:rsid w:val="006E2BE7"/>
    <w:rsid w:val="006E45CF"/>
    <w:rsid w:val="006F6CD4"/>
    <w:rsid w:val="00700CCC"/>
    <w:rsid w:val="0071359D"/>
    <w:rsid w:val="00715480"/>
    <w:rsid w:val="007247F7"/>
    <w:rsid w:val="00724E86"/>
    <w:rsid w:val="007327DC"/>
    <w:rsid w:val="00732A9B"/>
    <w:rsid w:val="007363A3"/>
    <w:rsid w:val="0073714F"/>
    <w:rsid w:val="007439FD"/>
    <w:rsid w:val="00754832"/>
    <w:rsid w:val="00756007"/>
    <w:rsid w:val="0075653B"/>
    <w:rsid w:val="0075687B"/>
    <w:rsid w:val="00756B57"/>
    <w:rsid w:val="00757CA0"/>
    <w:rsid w:val="00757ECC"/>
    <w:rsid w:val="007604CB"/>
    <w:rsid w:val="0076175C"/>
    <w:rsid w:val="00767623"/>
    <w:rsid w:val="00770994"/>
    <w:rsid w:val="007723B3"/>
    <w:rsid w:val="00775AE1"/>
    <w:rsid w:val="007800DF"/>
    <w:rsid w:val="00786018"/>
    <w:rsid w:val="0079121E"/>
    <w:rsid w:val="00794F19"/>
    <w:rsid w:val="00796995"/>
    <w:rsid w:val="007A13B1"/>
    <w:rsid w:val="007A4553"/>
    <w:rsid w:val="007B3D83"/>
    <w:rsid w:val="007B5045"/>
    <w:rsid w:val="007B602D"/>
    <w:rsid w:val="007C0061"/>
    <w:rsid w:val="007C02C3"/>
    <w:rsid w:val="007C26AD"/>
    <w:rsid w:val="007C43B9"/>
    <w:rsid w:val="007C7416"/>
    <w:rsid w:val="007D325F"/>
    <w:rsid w:val="007E095A"/>
    <w:rsid w:val="007F6281"/>
    <w:rsid w:val="00801AB3"/>
    <w:rsid w:val="0080221C"/>
    <w:rsid w:val="0081014B"/>
    <w:rsid w:val="008127EC"/>
    <w:rsid w:val="00812CC7"/>
    <w:rsid w:val="00815A3E"/>
    <w:rsid w:val="00816C3D"/>
    <w:rsid w:val="00816C9E"/>
    <w:rsid w:val="00827105"/>
    <w:rsid w:val="008276DA"/>
    <w:rsid w:val="008331B8"/>
    <w:rsid w:val="008423BE"/>
    <w:rsid w:val="00852C9A"/>
    <w:rsid w:val="00862AB6"/>
    <w:rsid w:val="008632F3"/>
    <w:rsid w:val="00863E4F"/>
    <w:rsid w:val="00867094"/>
    <w:rsid w:val="00871378"/>
    <w:rsid w:val="00876A09"/>
    <w:rsid w:val="008812A6"/>
    <w:rsid w:val="008903D0"/>
    <w:rsid w:val="008917A4"/>
    <w:rsid w:val="008A1253"/>
    <w:rsid w:val="008A2DF1"/>
    <w:rsid w:val="008B1A81"/>
    <w:rsid w:val="008D0319"/>
    <w:rsid w:val="008D082F"/>
    <w:rsid w:val="008E0F34"/>
    <w:rsid w:val="008E2DD8"/>
    <w:rsid w:val="008F0BBF"/>
    <w:rsid w:val="008F1DBF"/>
    <w:rsid w:val="008F69C6"/>
    <w:rsid w:val="008F6EA4"/>
    <w:rsid w:val="00907D48"/>
    <w:rsid w:val="00910B85"/>
    <w:rsid w:val="00912748"/>
    <w:rsid w:val="009227F9"/>
    <w:rsid w:val="00922FBB"/>
    <w:rsid w:val="00924C78"/>
    <w:rsid w:val="00925A0D"/>
    <w:rsid w:val="00927866"/>
    <w:rsid w:val="009303EB"/>
    <w:rsid w:val="00931D13"/>
    <w:rsid w:val="00932630"/>
    <w:rsid w:val="00933C24"/>
    <w:rsid w:val="00940901"/>
    <w:rsid w:val="00942304"/>
    <w:rsid w:val="00950813"/>
    <w:rsid w:val="00950B71"/>
    <w:rsid w:val="00951089"/>
    <w:rsid w:val="009617D3"/>
    <w:rsid w:val="00963216"/>
    <w:rsid w:val="00965266"/>
    <w:rsid w:val="00972287"/>
    <w:rsid w:val="00973FC4"/>
    <w:rsid w:val="009758EF"/>
    <w:rsid w:val="00981BCE"/>
    <w:rsid w:val="00985A36"/>
    <w:rsid w:val="00987CB8"/>
    <w:rsid w:val="0099002F"/>
    <w:rsid w:val="009A283E"/>
    <w:rsid w:val="009B146E"/>
    <w:rsid w:val="009C3B2B"/>
    <w:rsid w:val="009C7CE3"/>
    <w:rsid w:val="009D6281"/>
    <w:rsid w:val="009E2323"/>
    <w:rsid w:val="009E297C"/>
    <w:rsid w:val="009F127C"/>
    <w:rsid w:val="009F696D"/>
    <w:rsid w:val="00A02F41"/>
    <w:rsid w:val="00A0391C"/>
    <w:rsid w:val="00A05CB1"/>
    <w:rsid w:val="00A0600D"/>
    <w:rsid w:val="00A13C52"/>
    <w:rsid w:val="00A1473C"/>
    <w:rsid w:val="00A14C36"/>
    <w:rsid w:val="00A26D8C"/>
    <w:rsid w:val="00A26E34"/>
    <w:rsid w:val="00A30CF2"/>
    <w:rsid w:val="00A318A0"/>
    <w:rsid w:val="00A338AE"/>
    <w:rsid w:val="00A471B3"/>
    <w:rsid w:val="00A51113"/>
    <w:rsid w:val="00A51E24"/>
    <w:rsid w:val="00A60156"/>
    <w:rsid w:val="00A66FAE"/>
    <w:rsid w:val="00A70075"/>
    <w:rsid w:val="00A70529"/>
    <w:rsid w:val="00A7297F"/>
    <w:rsid w:val="00A83CD4"/>
    <w:rsid w:val="00A86780"/>
    <w:rsid w:val="00A9269B"/>
    <w:rsid w:val="00AB19CC"/>
    <w:rsid w:val="00AB7275"/>
    <w:rsid w:val="00AB79F8"/>
    <w:rsid w:val="00AC7359"/>
    <w:rsid w:val="00AD406C"/>
    <w:rsid w:val="00AE1424"/>
    <w:rsid w:val="00AE61CC"/>
    <w:rsid w:val="00B0573B"/>
    <w:rsid w:val="00B062FC"/>
    <w:rsid w:val="00B06F16"/>
    <w:rsid w:val="00B171D1"/>
    <w:rsid w:val="00B22322"/>
    <w:rsid w:val="00B234AD"/>
    <w:rsid w:val="00B2429E"/>
    <w:rsid w:val="00B27D4A"/>
    <w:rsid w:val="00B32B79"/>
    <w:rsid w:val="00B42105"/>
    <w:rsid w:val="00B4686B"/>
    <w:rsid w:val="00B47AD1"/>
    <w:rsid w:val="00B50582"/>
    <w:rsid w:val="00B52962"/>
    <w:rsid w:val="00B53BB7"/>
    <w:rsid w:val="00B555DD"/>
    <w:rsid w:val="00B6514E"/>
    <w:rsid w:val="00B67501"/>
    <w:rsid w:val="00B8144D"/>
    <w:rsid w:val="00B83681"/>
    <w:rsid w:val="00B8613A"/>
    <w:rsid w:val="00B93151"/>
    <w:rsid w:val="00B94CA9"/>
    <w:rsid w:val="00B97F68"/>
    <w:rsid w:val="00BB2E3C"/>
    <w:rsid w:val="00BB3474"/>
    <w:rsid w:val="00BB509A"/>
    <w:rsid w:val="00BC520B"/>
    <w:rsid w:val="00BC74A4"/>
    <w:rsid w:val="00BD6328"/>
    <w:rsid w:val="00BE2DF2"/>
    <w:rsid w:val="00BE32B8"/>
    <w:rsid w:val="00BF3D51"/>
    <w:rsid w:val="00BF64DF"/>
    <w:rsid w:val="00C140C5"/>
    <w:rsid w:val="00C1550E"/>
    <w:rsid w:val="00C2487C"/>
    <w:rsid w:val="00C267E9"/>
    <w:rsid w:val="00C3616C"/>
    <w:rsid w:val="00C361AA"/>
    <w:rsid w:val="00C531BA"/>
    <w:rsid w:val="00C541C7"/>
    <w:rsid w:val="00C55173"/>
    <w:rsid w:val="00C62735"/>
    <w:rsid w:val="00C63095"/>
    <w:rsid w:val="00C671E9"/>
    <w:rsid w:val="00C72504"/>
    <w:rsid w:val="00C76019"/>
    <w:rsid w:val="00C92358"/>
    <w:rsid w:val="00C94E83"/>
    <w:rsid w:val="00C953DB"/>
    <w:rsid w:val="00CA29FE"/>
    <w:rsid w:val="00CA34DD"/>
    <w:rsid w:val="00CA35B7"/>
    <w:rsid w:val="00CB5130"/>
    <w:rsid w:val="00CC40F4"/>
    <w:rsid w:val="00CC4381"/>
    <w:rsid w:val="00CC4E63"/>
    <w:rsid w:val="00CD5B6E"/>
    <w:rsid w:val="00CE6D0A"/>
    <w:rsid w:val="00CF0C48"/>
    <w:rsid w:val="00CF4A96"/>
    <w:rsid w:val="00D03C8F"/>
    <w:rsid w:val="00D05DB7"/>
    <w:rsid w:val="00D16B7F"/>
    <w:rsid w:val="00D170CA"/>
    <w:rsid w:val="00D171F1"/>
    <w:rsid w:val="00D245B3"/>
    <w:rsid w:val="00D25DB1"/>
    <w:rsid w:val="00D5115E"/>
    <w:rsid w:val="00D52504"/>
    <w:rsid w:val="00D5321E"/>
    <w:rsid w:val="00D536C5"/>
    <w:rsid w:val="00D54E49"/>
    <w:rsid w:val="00D60F0E"/>
    <w:rsid w:val="00D64FAF"/>
    <w:rsid w:val="00D80B26"/>
    <w:rsid w:val="00D83E88"/>
    <w:rsid w:val="00D90B02"/>
    <w:rsid w:val="00D92C52"/>
    <w:rsid w:val="00D93EC1"/>
    <w:rsid w:val="00DA186A"/>
    <w:rsid w:val="00DA3398"/>
    <w:rsid w:val="00DA7845"/>
    <w:rsid w:val="00DB15FE"/>
    <w:rsid w:val="00DB1BF1"/>
    <w:rsid w:val="00DB29A5"/>
    <w:rsid w:val="00DC149E"/>
    <w:rsid w:val="00DC23E8"/>
    <w:rsid w:val="00DC73B9"/>
    <w:rsid w:val="00DD568D"/>
    <w:rsid w:val="00DD7D68"/>
    <w:rsid w:val="00DE1EAB"/>
    <w:rsid w:val="00DE5DF0"/>
    <w:rsid w:val="00DF381B"/>
    <w:rsid w:val="00DF4CCD"/>
    <w:rsid w:val="00DF5F06"/>
    <w:rsid w:val="00DF7326"/>
    <w:rsid w:val="00E00F8E"/>
    <w:rsid w:val="00E11B89"/>
    <w:rsid w:val="00E251AD"/>
    <w:rsid w:val="00E2545C"/>
    <w:rsid w:val="00E442F1"/>
    <w:rsid w:val="00E46E60"/>
    <w:rsid w:val="00E569EF"/>
    <w:rsid w:val="00E6241A"/>
    <w:rsid w:val="00E63854"/>
    <w:rsid w:val="00E64A22"/>
    <w:rsid w:val="00E706F6"/>
    <w:rsid w:val="00E74DC9"/>
    <w:rsid w:val="00E76B2B"/>
    <w:rsid w:val="00E8456F"/>
    <w:rsid w:val="00E84691"/>
    <w:rsid w:val="00E84AB0"/>
    <w:rsid w:val="00E94A90"/>
    <w:rsid w:val="00EA49CD"/>
    <w:rsid w:val="00EB4327"/>
    <w:rsid w:val="00EB4664"/>
    <w:rsid w:val="00EB73B1"/>
    <w:rsid w:val="00EC0264"/>
    <w:rsid w:val="00ED1A6D"/>
    <w:rsid w:val="00ED2855"/>
    <w:rsid w:val="00ED2A6E"/>
    <w:rsid w:val="00ED733D"/>
    <w:rsid w:val="00ED7C9D"/>
    <w:rsid w:val="00EE2267"/>
    <w:rsid w:val="00EE7A82"/>
    <w:rsid w:val="00EF0E06"/>
    <w:rsid w:val="00EF55AE"/>
    <w:rsid w:val="00F032CD"/>
    <w:rsid w:val="00F03F01"/>
    <w:rsid w:val="00F04808"/>
    <w:rsid w:val="00F12843"/>
    <w:rsid w:val="00F1340A"/>
    <w:rsid w:val="00F13BC7"/>
    <w:rsid w:val="00F140C6"/>
    <w:rsid w:val="00F14F75"/>
    <w:rsid w:val="00F20A08"/>
    <w:rsid w:val="00F2405B"/>
    <w:rsid w:val="00F25091"/>
    <w:rsid w:val="00F31893"/>
    <w:rsid w:val="00F4159B"/>
    <w:rsid w:val="00F45317"/>
    <w:rsid w:val="00F5552E"/>
    <w:rsid w:val="00F567C2"/>
    <w:rsid w:val="00F56929"/>
    <w:rsid w:val="00F56F7C"/>
    <w:rsid w:val="00F70CD9"/>
    <w:rsid w:val="00F73E10"/>
    <w:rsid w:val="00F74DC2"/>
    <w:rsid w:val="00F77998"/>
    <w:rsid w:val="00F8353F"/>
    <w:rsid w:val="00F85AE9"/>
    <w:rsid w:val="00F86C60"/>
    <w:rsid w:val="00FA55A6"/>
    <w:rsid w:val="00FB464A"/>
    <w:rsid w:val="00FB4D27"/>
    <w:rsid w:val="00FB5FC5"/>
    <w:rsid w:val="00FB711D"/>
    <w:rsid w:val="00FB78C2"/>
    <w:rsid w:val="00FC4905"/>
    <w:rsid w:val="00FD2194"/>
    <w:rsid w:val="00FD4490"/>
    <w:rsid w:val="00FF2C18"/>
    <w:rsid w:val="00FF4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FB87A"/>
  <w15:docId w15:val="{025BC48E-6928-074B-9E27-51B90E750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C520B"/>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4"/>
      <w:szCs w:val="24"/>
    </w:rPr>
  </w:style>
  <w:style w:type="character" w:customStyle="1" w:styleId="CommentTextChar">
    <w:name w:val="Comment Text Char"/>
    <w:basedOn w:val="DefaultParagraphFont"/>
    <w:link w:val="CommentText"/>
    <w:uiPriority w:val="99"/>
    <w:semiHidden/>
    <w:rPr>
      <w:sz w:val="24"/>
      <w:szCs w:val="24"/>
    </w:rPr>
  </w:style>
  <w:style w:type="character" w:styleId="CommentReference">
    <w:name w:val="annotation reference"/>
    <w:basedOn w:val="DefaultParagraphFont"/>
    <w:uiPriority w:val="99"/>
    <w:unhideWhenUsed/>
    <w:rPr>
      <w:sz w:val="18"/>
      <w:szCs w:val="18"/>
    </w:rPr>
  </w:style>
  <w:style w:type="paragraph" w:styleId="BalloonText">
    <w:name w:val="Balloon Text"/>
    <w:basedOn w:val="Normal"/>
    <w:link w:val="BalloonTextChar"/>
    <w:uiPriority w:val="99"/>
    <w:semiHidden/>
    <w:unhideWhenUsed/>
    <w:rsid w:val="005C110F"/>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C110F"/>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411D03"/>
    <w:rPr>
      <w:b/>
      <w:bCs/>
      <w:sz w:val="20"/>
      <w:szCs w:val="20"/>
    </w:rPr>
  </w:style>
  <w:style w:type="character" w:customStyle="1" w:styleId="CommentSubjectChar">
    <w:name w:val="Comment Subject Char"/>
    <w:basedOn w:val="CommentTextChar"/>
    <w:link w:val="CommentSubject"/>
    <w:uiPriority w:val="99"/>
    <w:semiHidden/>
    <w:rsid w:val="00411D03"/>
    <w:rPr>
      <w:b/>
      <w:bCs/>
      <w:sz w:val="20"/>
      <w:szCs w:val="20"/>
    </w:rPr>
  </w:style>
  <w:style w:type="character" w:customStyle="1" w:styleId="apple-converted-space">
    <w:name w:val="apple-converted-space"/>
    <w:basedOn w:val="DefaultParagraphFont"/>
    <w:rsid w:val="008D0319"/>
  </w:style>
  <w:style w:type="character" w:styleId="Emphasis">
    <w:name w:val="Emphasis"/>
    <w:basedOn w:val="DefaultParagraphFont"/>
    <w:uiPriority w:val="20"/>
    <w:qFormat/>
    <w:rsid w:val="008D0319"/>
    <w:rPr>
      <w:i/>
      <w:iCs/>
    </w:rPr>
  </w:style>
  <w:style w:type="character" w:styleId="Hyperlink">
    <w:name w:val="Hyperlink"/>
    <w:basedOn w:val="DefaultParagraphFont"/>
    <w:uiPriority w:val="99"/>
    <w:unhideWhenUsed/>
    <w:rsid w:val="008D0319"/>
    <w:rPr>
      <w:color w:val="0000FF"/>
      <w:u w:val="single"/>
    </w:rPr>
  </w:style>
  <w:style w:type="paragraph" w:customStyle="1" w:styleId="EndNoteBibliographyTitle">
    <w:name w:val="EndNote Bibliography Title"/>
    <w:basedOn w:val="Normal"/>
    <w:rsid w:val="00072CD5"/>
    <w:pPr>
      <w:jc w:val="center"/>
    </w:pPr>
    <w:rPr>
      <w:rFonts w:ascii="Times New Roman" w:hAnsi="Times New Roman" w:cs="Times New Roman"/>
      <w:lang w:val="en-US"/>
    </w:rPr>
  </w:style>
  <w:style w:type="paragraph" w:customStyle="1" w:styleId="EndNoteBibliography">
    <w:name w:val="EndNote Bibliography"/>
    <w:basedOn w:val="Normal"/>
    <w:rsid w:val="00072CD5"/>
    <w:pPr>
      <w:spacing w:line="240" w:lineRule="auto"/>
    </w:pPr>
    <w:rPr>
      <w:rFonts w:ascii="Times New Roman" w:hAnsi="Times New Roman" w:cs="Times New Roman"/>
      <w:lang w:val="en-US"/>
    </w:rPr>
  </w:style>
  <w:style w:type="character" w:styleId="PlaceholderText">
    <w:name w:val="Placeholder Text"/>
    <w:basedOn w:val="DefaultParagraphFont"/>
    <w:uiPriority w:val="99"/>
    <w:semiHidden/>
    <w:rsid w:val="007D325F"/>
    <w:rPr>
      <w:color w:val="808080"/>
    </w:rPr>
  </w:style>
  <w:style w:type="paragraph" w:styleId="ListParagraph">
    <w:name w:val="List Paragraph"/>
    <w:basedOn w:val="Normal"/>
    <w:uiPriority w:val="34"/>
    <w:qFormat/>
    <w:rsid w:val="00061AAC"/>
    <w:pPr>
      <w:ind w:left="720"/>
      <w:contextualSpacing/>
    </w:pPr>
  </w:style>
  <w:style w:type="paragraph" w:styleId="Footer">
    <w:name w:val="footer"/>
    <w:basedOn w:val="Normal"/>
    <w:link w:val="FooterChar"/>
    <w:uiPriority w:val="99"/>
    <w:unhideWhenUsed/>
    <w:rsid w:val="00263F6A"/>
    <w:pPr>
      <w:tabs>
        <w:tab w:val="center" w:pos="4680"/>
        <w:tab w:val="right" w:pos="9360"/>
      </w:tabs>
      <w:spacing w:line="240" w:lineRule="auto"/>
    </w:pPr>
  </w:style>
  <w:style w:type="character" w:customStyle="1" w:styleId="FooterChar">
    <w:name w:val="Footer Char"/>
    <w:basedOn w:val="DefaultParagraphFont"/>
    <w:link w:val="Footer"/>
    <w:uiPriority w:val="99"/>
    <w:rsid w:val="00263F6A"/>
  </w:style>
  <w:style w:type="character" w:styleId="PageNumber">
    <w:name w:val="page number"/>
    <w:basedOn w:val="DefaultParagraphFont"/>
    <w:uiPriority w:val="99"/>
    <w:semiHidden/>
    <w:unhideWhenUsed/>
    <w:rsid w:val="00263F6A"/>
  </w:style>
  <w:style w:type="paragraph" w:styleId="Header">
    <w:name w:val="header"/>
    <w:basedOn w:val="Normal"/>
    <w:link w:val="HeaderChar"/>
    <w:uiPriority w:val="99"/>
    <w:unhideWhenUsed/>
    <w:rsid w:val="00263F6A"/>
    <w:pPr>
      <w:tabs>
        <w:tab w:val="center" w:pos="4680"/>
        <w:tab w:val="right" w:pos="9360"/>
      </w:tabs>
      <w:spacing w:line="240" w:lineRule="auto"/>
    </w:pPr>
  </w:style>
  <w:style w:type="character" w:customStyle="1" w:styleId="HeaderChar">
    <w:name w:val="Header Char"/>
    <w:basedOn w:val="DefaultParagraphFont"/>
    <w:link w:val="Header"/>
    <w:uiPriority w:val="99"/>
    <w:rsid w:val="00263F6A"/>
  </w:style>
  <w:style w:type="paragraph" w:styleId="TOCHeading">
    <w:name w:val="TOC Heading"/>
    <w:basedOn w:val="Heading1"/>
    <w:next w:val="Normal"/>
    <w:uiPriority w:val="39"/>
    <w:unhideWhenUsed/>
    <w:qFormat/>
    <w:rsid w:val="002A2DCA"/>
    <w:pPr>
      <w:spacing w:before="480" w:after="0"/>
      <w:outlineLvl w:val="9"/>
    </w:pPr>
    <w:rPr>
      <w:rFonts w:asciiTheme="majorHAnsi" w:eastAsiaTheme="majorEastAsia" w:hAnsiTheme="majorHAnsi" w:cstheme="majorBidi"/>
      <w:b/>
      <w:bCs/>
      <w:color w:val="365F91" w:themeColor="accent1" w:themeShade="BF"/>
      <w:sz w:val="28"/>
      <w:szCs w:val="28"/>
      <w:lang w:val="en-US"/>
    </w:rPr>
  </w:style>
  <w:style w:type="paragraph" w:styleId="TOC1">
    <w:name w:val="toc 1"/>
    <w:basedOn w:val="Normal"/>
    <w:next w:val="Normal"/>
    <w:autoRedefine/>
    <w:uiPriority w:val="39"/>
    <w:unhideWhenUsed/>
    <w:rsid w:val="002A2DCA"/>
    <w:pPr>
      <w:spacing w:before="240" w:after="120"/>
    </w:pPr>
    <w:rPr>
      <w:rFonts w:asciiTheme="minorHAnsi" w:hAnsiTheme="minorHAnsi"/>
      <w:b/>
      <w:bCs/>
      <w:caps/>
      <w:u w:val="single"/>
    </w:rPr>
  </w:style>
  <w:style w:type="paragraph" w:styleId="TOC2">
    <w:name w:val="toc 2"/>
    <w:basedOn w:val="Normal"/>
    <w:next w:val="Normal"/>
    <w:autoRedefine/>
    <w:uiPriority w:val="39"/>
    <w:unhideWhenUsed/>
    <w:rsid w:val="002A2DCA"/>
    <w:rPr>
      <w:rFonts w:asciiTheme="minorHAnsi" w:hAnsiTheme="minorHAnsi"/>
      <w:b/>
      <w:bCs/>
      <w:smallCaps/>
    </w:rPr>
  </w:style>
  <w:style w:type="paragraph" w:styleId="TOC3">
    <w:name w:val="toc 3"/>
    <w:basedOn w:val="Normal"/>
    <w:next w:val="Normal"/>
    <w:autoRedefine/>
    <w:uiPriority w:val="39"/>
    <w:semiHidden/>
    <w:unhideWhenUsed/>
    <w:rsid w:val="002A2DCA"/>
    <w:rPr>
      <w:rFonts w:asciiTheme="minorHAnsi" w:hAnsiTheme="minorHAnsi"/>
      <w:smallCaps/>
    </w:rPr>
  </w:style>
  <w:style w:type="paragraph" w:styleId="TOC4">
    <w:name w:val="toc 4"/>
    <w:basedOn w:val="Normal"/>
    <w:next w:val="Normal"/>
    <w:autoRedefine/>
    <w:uiPriority w:val="39"/>
    <w:semiHidden/>
    <w:unhideWhenUsed/>
    <w:rsid w:val="002A2DCA"/>
    <w:rPr>
      <w:rFonts w:asciiTheme="minorHAnsi" w:hAnsiTheme="minorHAnsi"/>
    </w:rPr>
  </w:style>
  <w:style w:type="paragraph" w:styleId="TOC5">
    <w:name w:val="toc 5"/>
    <w:basedOn w:val="Normal"/>
    <w:next w:val="Normal"/>
    <w:autoRedefine/>
    <w:uiPriority w:val="39"/>
    <w:semiHidden/>
    <w:unhideWhenUsed/>
    <w:rsid w:val="002A2DCA"/>
    <w:rPr>
      <w:rFonts w:asciiTheme="minorHAnsi" w:hAnsiTheme="minorHAnsi"/>
    </w:rPr>
  </w:style>
  <w:style w:type="paragraph" w:styleId="TOC6">
    <w:name w:val="toc 6"/>
    <w:basedOn w:val="Normal"/>
    <w:next w:val="Normal"/>
    <w:autoRedefine/>
    <w:uiPriority w:val="39"/>
    <w:semiHidden/>
    <w:unhideWhenUsed/>
    <w:rsid w:val="002A2DCA"/>
    <w:rPr>
      <w:rFonts w:asciiTheme="minorHAnsi" w:hAnsiTheme="minorHAnsi"/>
    </w:rPr>
  </w:style>
  <w:style w:type="paragraph" w:styleId="TOC7">
    <w:name w:val="toc 7"/>
    <w:basedOn w:val="Normal"/>
    <w:next w:val="Normal"/>
    <w:autoRedefine/>
    <w:uiPriority w:val="39"/>
    <w:semiHidden/>
    <w:unhideWhenUsed/>
    <w:rsid w:val="002A2DCA"/>
    <w:rPr>
      <w:rFonts w:asciiTheme="minorHAnsi" w:hAnsiTheme="minorHAnsi"/>
    </w:rPr>
  </w:style>
  <w:style w:type="paragraph" w:styleId="TOC8">
    <w:name w:val="toc 8"/>
    <w:basedOn w:val="Normal"/>
    <w:next w:val="Normal"/>
    <w:autoRedefine/>
    <w:uiPriority w:val="39"/>
    <w:semiHidden/>
    <w:unhideWhenUsed/>
    <w:rsid w:val="002A2DCA"/>
    <w:rPr>
      <w:rFonts w:asciiTheme="minorHAnsi" w:hAnsiTheme="minorHAnsi"/>
    </w:rPr>
  </w:style>
  <w:style w:type="paragraph" w:styleId="TOC9">
    <w:name w:val="toc 9"/>
    <w:basedOn w:val="Normal"/>
    <w:next w:val="Normal"/>
    <w:autoRedefine/>
    <w:uiPriority w:val="39"/>
    <w:semiHidden/>
    <w:unhideWhenUsed/>
    <w:rsid w:val="002A2DCA"/>
    <w:rPr>
      <w:rFonts w:asciiTheme="minorHAnsi" w:hAnsiTheme="minorHAnsi"/>
    </w:rPr>
  </w:style>
  <w:style w:type="paragraph" w:styleId="NormalWeb">
    <w:name w:val="Normal (Web)"/>
    <w:basedOn w:val="Normal"/>
    <w:uiPriority w:val="99"/>
    <w:semiHidden/>
    <w:unhideWhenUsed/>
    <w:rsid w:val="00616769"/>
    <w:pPr>
      <w:spacing w:before="100" w:beforeAutospacing="1" w:after="100" w:afterAutospacing="1" w:line="240" w:lineRule="auto"/>
    </w:pPr>
    <w:rPr>
      <w:rFonts w:ascii="Times New Roman" w:hAnsi="Times New Roman" w:cs="Times New Roman"/>
      <w:sz w:val="24"/>
      <w:szCs w:val="24"/>
      <w:lang w:val="en-US"/>
    </w:rPr>
  </w:style>
  <w:style w:type="paragraph" w:styleId="DocumentMap">
    <w:name w:val="Document Map"/>
    <w:basedOn w:val="Normal"/>
    <w:link w:val="DocumentMapChar"/>
    <w:uiPriority w:val="99"/>
    <w:semiHidden/>
    <w:unhideWhenUsed/>
    <w:rsid w:val="009D6281"/>
    <w:pPr>
      <w:spacing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9D6281"/>
    <w:rPr>
      <w:rFonts w:ascii="Times New Roman" w:hAnsi="Times New Roman" w:cs="Times New Roman"/>
      <w:sz w:val="24"/>
      <w:szCs w:val="24"/>
    </w:rPr>
  </w:style>
  <w:style w:type="paragraph" w:styleId="Revision">
    <w:name w:val="Revision"/>
    <w:hidden/>
    <w:uiPriority w:val="99"/>
    <w:semiHidden/>
    <w:rsid w:val="000513B8"/>
    <w:pPr>
      <w:spacing w:line="240" w:lineRule="auto"/>
    </w:pPr>
  </w:style>
  <w:style w:type="character" w:styleId="FollowedHyperlink">
    <w:name w:val="FollowedHyperlink"/>
    <w:basedOn w:val="DefaultParagraphFont"/>
    <w:uiPriority w:val="99"/>
    <w:semiHidden/>
    <w:unhideWhenUsed/>
    <w:rsid w:val="00B83681"/>
    <w:rPr>
      <w:color w:val="800080" w:themeColor="followedHyperlink"/>
      <w:u w:val="single"/>
    </w:rPr>
  </w:style>
  <w:style w:type="paragraph" w:customStyle="1" w:styleId="Standard">
    <w:name w:val="Standard"/>
    <w:rsid w:val="00002B9C"/>
    <w:pPr>
      <w:suppressAutoHyphens/>
      <w:autoSpaceDN w:val="0"/>
      <w:spacing w:after="200"/>
      <w:textAlignment w:val="baseline"/>
    </w:pPr>
    <w:rPr>
      <w:rFonts w:ascii="Calibri" w:eastAsia="Calibri" w:hAnsi="Calibri" w:cs="F"/>
      <w:lang w:val="de-DE"/>
    </w:rPr>
  </w:style>
  <w:style w:type="paragraph" w:styleId="Caption">
    <w:name w:val="caption"/>
    <w:basedOn w:val="Normal"/>
    <w:next w:val="Normal"/>
    <w:uiPriority w:val="35"/>
    <w:semiHidden/>
    <w:unhideWhenUsed/>
    <w:qFormat/>
    <w:rsid w:val="001262F2"/>
    <w:pPr>
      <w:spacing w:after="200"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302C3F"/>
    <w:rPr>
      <w:color w:val="605E5C"/>
      <w:shd w:val="clear" w:color="auto" w:fill="E1DFDD"/>
    </w:rPr>
  </w:style>
  <w:style w:type="paragraph" w:styleId="NoSpacing">
    <w:name w:val="No Spacing"/>
    <w:uiPriority w:val="1"/>
    <w:qFormat/>
    <w:rsid w:val="00384C8D"/>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274247">
      <w:bodyDiv w:val="1"/>
      <w:marLeft w:val="0"/>
      <w:marRight w:val="0"/>
      <w:marTop w:val="0"/>
      <w:marBottom w:val="0"/>
      <w:divBdr>
        <w:top w:val="none" w:sz="0" w:space="0" w:color="auto"/>
        <w:left w:val="none" w:sz="0" w:space="0" w:color="auto"/>
        <w:bottom w:val="none" w:sz="0" w:space="0" w:color="auto"/>
        <w:right w:val="none" w:sz="0" w:space="0" w:color="auto"/>
      </w:divBdr>
    </w:div>
    <w:div w:id="114301412">
      <w:bodyDiv w:val="1"/>
      <w:marLeft w:val="0"/>
      <w:marRight w:val="0"/>
      <w:marTop w:val="0"/>
      <w:marBottom w:val="0"/>
      <w:divBdr>
        <w:top w:val="none" w:sz="0" w:space="0" w:color="auto"/>
        <w:left w:val="none" w:sz="0" w:space="0" w:color="auto"/>
        <w:bottom w:val="none" w:sz="0" w:space="0" w:color="auto"/>
        <w:right w:val="none" w:sz="0" w:space="0" w:color="auto"/>
      </w:divBdr>
    </w:div>
    <w:div w:id="503974455">
      <w:bodyDiv w:val="1"/>
      <w:marLeft w:val="0"/>
      <w:marRight w:val="0"/>
      <w:marTop w:val="0"/>
      <w:marBottom w:val="0"/>
      <w:divBdr>
        <w:top w:val="none" w:sz="0" w:space="0" w:color="auto"/>
        <w:left w:val="none" w:sz="0" w:space="0" w:color="auto"/>
        <w:bottom w:val="none" w:sz="0" w:space="0" w:color="auto"/>
        <w:right w:val="none" w:sz="0" w:space="0" w:color="auto"/>
      </w:divBdr>
    </w:div>
    <w:div w:id="504131397">
      <w:bodyDiv w:val="1"/>
      <w:marLeft w:val="0"/>
      <w:marRight w:val="0"/>
      <w:marTop w:val="0"/>
      <w:marBottom w:val="0"/>
      <w:divBdr>
        <w:top w:val="none" w:sz="0" w:space="0" w:color="auto"/>
        <w:left w:val="none" w:sz="0" w:space="0" w:color="auto"/>
        <w:bottom w:val="none" w:sz="0" w:space="0" w:color="auto"/>
        <w:right w:val="none" w:sz="0" w:space="0" w:color="auto"/>
      </w:divBdr>
    </w:div>
    <w:div w:id="535775782">
      <w:bodyDiv w:val="1"/>
      <w:marLeft w:val="0"/>
      <w:marRight w:val="0"/>
      <w:marTop w:val="0"/>
      <w:marBottom w:val="0"/>
      <w:divBdr>
        <w:top w:val="none" w:sz="0" w:space="0" w:color="auto"/>
        <w:left w:val="none" w:sz="0" w:space="0" w:color="auto"/>
        <w:bottom w:val="none" w:sz="0" w:space="0" w:color="auto"/>
        <w:right w:val="none" w:sz="0" w:space="0" w:color="auto"/>
      </w:divBdr>
      <w:divsChild>
        <w:div w:id="775637568">
          <w:marLeft w:val="0"/>
          <w:marRight w:val="0"/>
          <w:marTop w:val="0"/>
          <w:marBottom w:val="0"/>
          <w:divBdr>
            <w:top w:val="none" w:sz="0" w:space="0" w:color="auto"/>
            <w:left w:val="none" w:sz="0" w:space="0" w:color="auto"/>
            <w:bottom w:val="none" w:sz="0" w:space="0" w:color="auto"/>
            <w:right w:val="none" w:sz="0" w:space="0" w:color="auto"/>
          </w:divBdr>
          <w:divsChild>
            <w:div w:id="17247025">
              <w:marLeft w:val="0"/>
              <w:marRight w:val="0"/>
              <w:marTop w:val="0"/>
              <w:marBottom w:val="0"/>
              <w:divBdr>
                <w:top w:val="none" w:sz="0" w:space="0" w:color="auto"/>
                <w:left w:val="none" w:sz="0" w:space="0" w:color="auto"/>
                <w:bottom w:val="none" w:sz="0" w:space="0" w:color="auto"/>
                <w:right w:val="none" w:sz="0" w:space="0" w:color="auto"/>
              </w:divBdr>
              <w:divsChild>
                <w:div w:id="770468386">
                  <w:marLeft w:val="0"/>
                  <w:marRight w:val="0"/>
                  <w:marTop w:val="0"/>
                  <w:marBottom w:val="0"/>
                  <w:divBdr>
                    <w:top w:val="none" w:sz="0" w:space="0" w:color="auto"/>
                    <w:left w:val="none" w:sz="0" w:space="0" w:color="auto"/>
                    <w:bottom w:val="none" w:sz="0" w:space="0" w:color="auto"/>
                    <w:right w:val="none" w:sz="0" w:space="0" w:color="auto"/>
                  </w:divBdr>
                </w:div>
                <w:div w:id="1308780457">
                  <w:marLeft w:val="0"/>
                  <w:marRight w:val="0"/>
                  <w:marTop w:val="0"/>
                  <w:marBottom w:val="0"/>
                  <w:divBdr>
                    <w:top w:val="none" w:sz="0" w:space="0" w:color="auto"/>
                    <w:left w:val="none" w:sz="0" w:space="0" w:color="auto"/>
                    <w:bottom w:val="none" w:sz="0" w:space="0" w:color="auto"/>
                    <w:right w:val="none" w:sz="0" w:space="0" w:color="auto"/>
                  </w:divBdr>
                </w:div>
                <w:div w:id="1538616299">
                  <w:marLeft w:val="0"/>
                  <w:marRight w:val="0"/>
                  <w:marTop w:val="0"/>
                  <w:marBottom w:val="0"/>
                  <w:divBdr>
                    <w:top w:val="none" w:sz="0" w:space="0" w:color="auto"/>
                    <w:left w:val="none" w:sz="0" w:space="0" w:color="auto"/>
                    <w:bottom w:val="none" w:sz="0" w:space="0" w:color="auto"/>
                    <w:right w:val="none" w:sz="0" w:space="0" w:color="auto"/>
                  </w:divBdr>
                </w:div>
                <w:div w:id="733744325">
                  <w:marLeft w:val="0"/>
                  <w:marRight w:val="0"/>
                  <w:marTop w:val="0"/>
                  <w:marBottom w:val="0"/>
                  <w:divBdr>
                    <w:top w:val="none" w:sz="0" w:space="0" w:color="auto"/>
                    <w:left w:val="none" w:sz="0" w:space="0" w:color="auto"/>
                    <w:bottom w:val="none" w:sz="0" w:space="0" w:color="auto"/>
                    <w:right w:val="none" w:sz="0" w:space="0" w:color="auto"/>
                  </w:divBdr>
                </w:div>
                <w:div w:id="1967420715">
                  <w:marLeft w:val="0"/>
                  <w:marRight w:val="0"/>
                  <w:marTop w:val="0"/>
                  <w:marBottom w:val="0"/>
                  <w:divBdr>
                    <w:top w:val="none" w:sz="0" w:space="0" w:color="auto"/>
                    <w:left w:val="none" w:sz="0" w:space="0" w:color="auto"/>
                    <w:bottom w:val="none" w:sz="0" w:space="0" w:color="auto"/>
                    <w:right w:val="none" w:sz="0" w:space="0" w:color="auto"/>
                  </w:divBdr>
                </w:div>
                <w:div w:id="707339717">
                  <w:marLeft w:val="0"/>
                  <w:marRight w:val="0"/>
                  <w:marTop w:val="0"/>
                  <w:marBottom w:val="0"/>
                  <w:divBdr>
                    <w:top w:val="none" w:sz="0" w:space="0" w:color="auto"/>
                    <w:left w:val="none" w:sz="0" w:space="0" w:color="auto"/>
                    <w:bottom w:val="none" w:sz="0" w:space="0" w:color="auto"/>
                    <w:right w:val="none" w:sz="0" w:space="0" w:color="auto"/>
                  </w:divBdr>
                </w:div>
              </w:divsChild>
            </w:div>
            <w:div w:id="2129660463">
              <w:marLeft w:val="0"/>
              <w:marRight w:val="0"/>
              <w:marTop w:val="0"/>
              <w:marBottom w:val="0"/>
              <w:divBdr>
                <w:top w:val="none" w:sz="0" w:space="0" w:color="auto"/>
                <w:left w:val="none" w:sz="0" w:space="0" w:color="auto"/>
                <w:bottom w:val="none" w:sz="0" w:space="0" w:color="auto"/>
                <w:right w:val="none" w:sz="0" w:space="0" w:color="auto"/>
              </w:divBdr>
              <w:divsChild>
                <w:div w:id="12148909">
                  <w:marLeft w:val="0"/>
                  <w:marRight w:val="0"/>
                  <w:marTop w:val="0"/>
                  <w:marBottom w:val="0"/>
                  <w:divBdr>
                    <w:top w:val="none" w:sz="0" w:space="0" w:color="auto"/>
                    <w:left w:val="none" w:sz="0" w:space="0" w:color="auto"/>
                    <w:bottom w:val="none" w:sz="0" w:space="0" w:color="auto"/>
                    <w:right w:val="none" w:sz="0" w:space="0" w:color="auto"/>
                  </w:divBdr>
                </w:div>
                <w:div w:id="54790478">
                  <w:marLeft w:val="0"/>
                  <w:marRight w:val="0"/>
                  <w:marTop w:val="0"/>
                  <w:marBottom w:val="0"/>
                  <w:divBdr>
                    <w:top w:val="none" w:sz="0" w:space="0" w:color="auto"/>
                    <w:left w:val="none" w:sz="0" w:space="0" w:color="auto"/>
                    <w:bottom w:val="none" w:sz="0" w:space="0" w:color="auto"/>
                    <w:right w:val="none" w:sz="0" w:space="0" w:color="auto"/>
                  </w:divBdr>
                </w:div>
                <w:div w:id="2124808732">
                  <w:marLeft w:val="0"/>
                  <w:marRight w:val="0"/>
                  <w:marTop w:val="0"/>
                  <w:marBottom w:val="0"/>
                  <w:divBdr>
                    <w:top w:val="none" w:sz="0" w:space="0" w:color="auto"/>
                    <w:left w:val="none" w:sz="0" w:space="0" w:color="auto"/>
                    <w:bottom w:val="none" w:sz="0" w:space="0" w:color="auto"/>
                    <w:right w:val="none" w:sz="0" w:space="0" w:color="auto"/>
                  </w:divBdr>
                </w:div>
              </w:divsChild>
            </w:div>
            <w:div w:id="1643383069">
              <w:marLeft w:val="0"/>
              <w:marRight w:val="0"/>
              <w:marTop w:val="0"/>
              <w:marBottom w:val="0"/>
              <w:divBdr>
                <w:top w:val="none" w:sz="0" w:space="0" w:color="auto"/>
                <w:left w:val="none" w:sz="0" w:space="0" w:color="auto"/>
                <w:bottom w:val="none" w:sz="0" w:space="0" w:color="auto"/>
                <w:right w:val="none" w:sz="0" w:space="0" w:color="auto"/>
              </w:divBdr>
              <w:divsChild>
                <w:div w:id="1018192995">
                  <w:marLeft w:val="0"/>
                  <w:marRight w:val="0"/>
                  <w:marTop w:val="0"/>
                  <w:marBottom w:val="0"/>
                  <w:divBdr>
                    <w:top w:val="none" w:sz="0" w:space="0" w:color="auto"/>
                    <w:left w:val="none" w:sz="0" w:space="0" w:color="auto"/>
                    <w:bottom w:val="none" w:sz="0" w:space="0" w:color="auto"/>
                    <w:right w:val="none" w:sz="0" w:space="0" w:color="auto"/>
                  </w:divBdr>
                </w:div>
              </w:divsChild>
            </w:div>
            <w:div w:id="1429816394">
              <w:marLeft w:val="0"/>
              <w:marRight w:val="0"/>
              <w:marTop w:val="0"/>
              <w:marBottom w:val="0"/>
              <w:divBdr>
                <w:top w:val="none" w:sz="0" w:space="0" w:color="auto"/>
                <w:left w:val="none" w:sz="0" w:space="0" w:color="auto"/>
                <w:bottom w:val="none" w:sz="0" w:space="0" w:color="auto"/>
                <w:right w:val="none" w:sz="0" w:space="0" w:color="auto"/>
              </w:divBdr>
              <w:divsChild>
                <w:div w:id="615257859">
                  <w:marLeft w:val="0"/>
                  <w:marRight w:val="0"/>
                  <w:marTop w:val="0"/>
                  <w:marBottom w:val="0"/>
                  <w:divBdr>
                    <w:top w:val="none" w:sz="0" w:space="0" w:color="auto"/>
                    <w:left w:val="none" w:sz="0" w:space="0" w:color="auto"/>
                    <w:bottom w:val="none" w:sz="0" w:space="0" w:color="auto"/>
                    <w:right w:val="none" w:sz="0" w:space="0" w:color="auto"/>
                  </w:divBdr>
                </w:div>
              </w:divsChild>
            </w:div>
            <w:div w:id="98642219">
              <w:marLeft w:val="0"/>
              <w:marRight w:val="0"/>
              <w:marTop w:val="0"/>
              <w:marBottom w:val="0"/>
              <w:divBdr>
                <w:top w:val="none" w:sz="0" w:space="0" w:color="auto"/>
                <w:left w:val="none" w:sz="0" w:space="0" w:color="auto"/>
                <w:bottom w:val="none" w:sz="0" w:space="0" w:color="auto"/>
                <w:right w:val="none" w:sz="0" w:space="0" w:color="auto"/>
              </w:divBdr>
              <w:divsChild>
                <w:div w:id="1513640808">
                  <w:marLeft w:val="0"/>
                  <w:marRight w:val="0"/>
                  <w:marTop w:val="0"/>
                  <w:marBottom w:val="0"/>
                  <w:divBdr>
                    <w:top w:val="none" w:sz="0" w:space="0" w:color="auto"/>
                    <w:left w:val="none" w:sz="0" w:space="0" w:color="auto"/>
                    <w:bottom w:val="none" w:sz="0" w:space="0" w:color="auto"/>
                    <w:right w:val="none" w:sz="0" w:space="0" w:color="auto"/>
                  </w:divBdr>
                </w:div>
                <w:div w:id="1533112362">
                  <w:marLeft w:val="0"/>
                  <w:marRight w:val="0"/>
                  <w:marTop w:val="0"/>
                  <w:marBottom w:val="0"/>
                  <w:divBdr>
                    <w:top w:val="none" w:sz="0" w:space="0" w:color="auto"/>
                    <w:left w:val="none" w:sz="0" w:space="0" w:color="auto"/>
                    <w:bottom w:val="none" w:sz="0" w:space="0" w:color="auto"/>
                    <w:right w:val="none" w:sz="0" w:space="0" w:color="auto"/>
                  </w:divBdr>
                </w:div>
                <w:div w:id="483857306">
                  <w:marLeft w:val="0"/>
                  <w:marRight w:val="0"/>
                  <w:marTop w:val="0"/>
                  <w:marBottom w:val="0"/>
                  <w:divBdr>
                    <w:top w:val="none" w:sz="0" w:space="0" w:color="auto"/>
                    <w:left w:val="none" w:sz="0" w:space="0" w:color="auto"/>
                    <w:bottom w:val="none" w:sz="0" w:space="0" w:color="auto"/>
                    <w:right w:val="none" w:sz="0" w:space="0" w:color="auto"/>
                  </w:divBdr>
                </w:div>
                <w:div w:id="419983623">
                  <w:marLeft w:val="0"/>
                  <w:marRight w:val="0"/>
                  <w:marTop w:val="0"/>
                  <w:marBottom w:val="0"/>
                  <w:divBdr>
                    <w:top w:val="none" w:sz="0" w:space="0" w:color="auto"/>
                    <w:left w:val="none" w:sz="0" w:space="0" w:color="auto"/>
                    <w:bottom w:val="none" w:sz="0" w:space="0" w:color="auto"/>
                    <w:right w:val="none" w:sz="0" w:space="0" w:color="auto"/>
                  </w:divBdr>
                </w:div>
                <w:div w:id="1047410017">
                  <w:marLeft w:val="0"/>
                  <w:marRight w:val="0"/>
                  <w:marTop w:val="0"/>
                  <w:marBottom w:val="0"/>
                  <w:divBdr>
                    <w:top w:val="none" w:sz="0" w:space="0" w:color="auto"/>
                    <w:left w:val="none" w:sz="0" w:space="0" w:color="auto"/>
                    <w:bottom w:val="none" w:sz="0" w:space="0" w:color="auto"/>
                    <w:right w:val="none" w:sz="0" w:space="0" w:color="auto"/>
                  </w:divBdr>
                </w:div>
                <w:div w:id="1432823717">
                  <w:marLeft w:val="0"/>
                  <w:marRight w:val="0"/>
                  <w:marTop w:val="0"/>
                  <w:marBottom w:val="0"/>
                  <w:divBdr>
                    <w:top w:val="none" w:sz="0" w:space="0" w:color="auto"/>
                    <w:left w:val="none" w:sz="0" w:space="0" w:color="auto"/>
                    <w:bottom w:val="none" w:sz="0" w:space="0" w:color="auto"/>
                    <w:right w:val="none" w:sz="0" w:space="0" w:color="auto"/>
                  </w:divBdr>
                </w:div>
              </w:divsChild>
            </w:div>
            <w:div w:id="2103329639">
              <w:marLeft w:val="0"/>
              <w:marRight w:val="0"/>
              <w:marTop w:val="0"/>
              <w:marBottom w:val="0"/>
              <w:divBdr>
                <w:top w:val="none" w:sz="0" w:space="0" w:color="auto"/>
                <w:left w:val="none" w:sz="0" w:space="0" w:color="auto"/>
                <w:bottom w:val="none" w:sz="0" w:space="0" w:color="auto"/>
                <w:right w:val="none" w:sz="0" w:space="0" w:color="auto"/>
              </w:divBdr>
              <w:divsChild>
                <w:div w:id="1695301172">
                  <w:marLeft w:val="0"/>
                  <w:marRight w:val="0"/>
                  <w:marTop w:val="0"/>
                  <w:marBottom w:val="0"/>
                  <w:divBdr>
                    <w:top w:val="none" w:sz="0" w:space="0" w:color="auto"/>
                    <w:left w:val="none" w:sz="0" w:space="0" w:color="auto"/>
                    <w:bottom w:val="none" w:sz="0" w:space="0" w:color="auto"/>
                    <w:right w:val="none" w:sz="0" w:space="0" w:color="auto"/>
                  </w:divBdr>
                </w:div>
              </w:divsChild>
            </w:div>
            <w:div w:id="1604144054">
              <w:marLeft w:val="0"/>
              <w:marRight w:val="0"/>
              <w:marTop w:val="0"/>
              <w:marBottom w:val="0"/>
              <w:divBdr>
                <w:top w:val="none" w:sz="0" w:space="0" w:color="auto"/>
                <w:left w:val="none" w:sz="0" w:space="0" w:color="auto"/>
                <w:bottom w:val="none" w:sz="0" w:space="0" w:color="auto"/>
                <w:right w:val="none" w:sz="0" w:space="0" w:color="auto"/>
              </w:divBdr>
              <w:divsChild>
                <w:div w:id="1615282213">
                  <w:marLeft w:val="0"/>
                  <w:marRight w:val="0"/>
                  <w:marTop w:val="0"/>
                  <w:marBottom w:val="0"/>
                  <w:divBdr>
                    <w:top w:val="none" w:sz="0" w:space="0" w:color="auto"/>
                    <w:left w:val="none" w:sz="0" w:space="0" w:color="auto"/>
                    <w:bottom w:val="none" w:sz="0" w:space="0" w:color="auto"/>
                    <w:right w:val="none" w:sz="0" w:space="0" w:color="auto"/>
                  </w:divBdr>
                </w:div>
                <w:div w:id="1747266068">
                  <w:marLeft w:val="0"/>
                  <w:marRight w:val="0"/>
                  <w:marTop w:val="0"/>
                  <w:marBottom w:val="0"/>
                  <w:divBdr>
                    <w:top w:val="none" w:sz="0" w:space="0" w:color="auto"/>
                    <w:left w:val="none" w:sz="0" w:space="0" w:color="auto"/>
                    <w:bottom w:val="none" w:sz="0" w:space="0" w:color="auto"/>
                    <w:right w:val="none" w:sz="0" w:space="0" w:color="auto"/>
                  </w:divBdr>
                </w:div>
              </w:divsChild>
            </w:div>
            <w:div w:id="1588033721">
              <w:marLeft w:val="0"/>
              <w:marRight w:val="0"/>
              <w:marTop w:val="0"/>
              <w:marBottom w:val="0"/>
              <w:divBdr>
                <w:top w:val="none" w:sz="0" w:space="0" w:color="auto"/>
                <w:left w:val="none" w:sz="0" w:space="0" w:color="auto"/>
                <w:bottom w:val="none" w:sz="0" w:space="0" w:color="auto"/>
                <w:right w:val="none" w:sz="0" w:space="0" w:color="auto"/>
              </w:divBdr>
              <w:divsChild>
                <w:div w:id="626618448">
                  <w:marLeft w:val="0"/>
                  <w:marRight w:val="0"/>
                  <w:marTop w:val="0"/>
                  <w:marBottom w:val="0"/>
                  <w:divBdr>
                    <w:top w:val="none" w:sz="0" w:space="0" w:color="auto"/>
                    <w:left w:val="none" w:sz="0" w:space="0" w:color="auto"/>
                    <w:bottom w:val="none" w:sz="0" w:space="0" w:color="auto"/>
                    <w:right w:val="none" w:sz="0" w:space="0" w:color="auto"/>
                  </w:divBdr>
                </w:div>
                <w:div w:id="1252544371">
                  <w:marLeft w:val="0"/>
                  <w:marRight w:val="0"/>
                  <w:marTop w:val="0"/>
                  <w:marBottom w:val="0"/>
                  <w:divBdr>
                    <w:top w:val="none" w:sz="0" w:space="0" w:color="auto"/>
                    <w:left w:val="none" w:sz="0" w:space="0" w:color="auto"/>
                    <w:bottom w:val="none" w:sz="0" w:space="0" w:color="auto"/>
                    <w:right w:val="none" w:sz="0" w:space="0" w:color="auto"/>
                  </w:divBdr>
                </w:div>
                <w:div w:id="42020006">
                  <w:marLeft w:val="0"/>
                  <w:marRight w:val="0"/>
                  <w:marTop w:val="0"/>
                  <w:marBottom w:val="0"/>
                  <w:divBdr>
                    <w:top w:val="none" w:sz="0" w:space="0" w:color="auto"/>
                    <w:left w:val="none" w:sz="0" w:space="0" w:color="auto"/>
                    <w:bottom w:val="none" w:sz="0" w:space="0" w:color="auto"/>
                    <w:right w:val="none" w:sz="0" w:space="0" w:color="auto"/>
                  </w:divBdr>
                </w:div>
              </w:divsChild>
            </w:div>
            <w:div w:id="136383792">
              <w:marLeft w:val="0"/>
              <w:marRight w:val="0"/>
              <w:marTop w:val="0"/>
              <w:marBottom w:val="0"/>
              <w:divBdr>
                <w:top w:val="none" w:sz="0" w:space="0" w:color="auto"/>
                <w:left w:val="none" w:sz="0" w:space="0" w:color="auto"/>
                <w:bottom w:val="none" w:sz="0" w:space="0" w:color="auto"/>
                <w:right w:val="none" w:sz="0" w:space="0" w:color="auto"/>
              </w:divBdr>
              <w:divsChild>
                <w:div w:id="1859612650">
                  <w:marLeft w:val="0"/>
                  <w:marRight w:val="0"/>
                  <w:marTop w:val="0"/>
                  <w:marBottom w:val="0"/>
                  <w:divBdr>
                    <w:top w:val="none" w:sz="0" w:space="0" w:color="auto"/>
                    <w:left w:val="none" w:sz="0" w:space="0" w:color="auto"/>
                    <w:bottom w:val="none" w:sz="0" w:space="0" w:color="auto"/>
                    <w:right w:val="none" w:sz="0" w:space="0" w:color="auto"/>
                  </w:divBdr>
                </w:div>
              </w:divsChild>
            </w:div>
            <w:div w:id="982927051">
              <w:marLeft w:val="0"/>
              <w:marRight w:val="0"/>
              <w:marTop w:val="0"/>
              <w:marBottom w:val="0"/>
              <w:divBdr>
                <w:top w:val="none" w:sz="0" w:space="0" w:color="auto"/>
                <w:left w:val="none" w:sz="0" w:space="0" w:color="auto"/>
                <w:bottom w:val="none" w:sz="0" w:space="0" w:color="auto"/>
                <w:right w:val="none" w:sz="0" w:space="0" w:color="auto"/>
              </w:divBdr>
              <w:divsChild>
                <w:div w:id="102112763">
                  <w:marLeft w:val="0"/>
                  <w:marRight w:val="0"/>
                  <w:marTop w:val="0"/>
                  <w:marBottom w:val="0"/>
                  <w:divBdr>
                    <w:top w:val="none" w:sz="0" w:space="0" w:color="auto"/>
                    <w:left w:val="none" w:sz="0" w:space="0" w:color="auto"/>
                    <w:bottom w:val="none" w:sz="0" w:space="0" w:color="auto"/>
                    <w:right w:val="none" w:sz="0" w:space="0" w:color="auto"/>
                  </w:divBdr>
                </w:div>
                <w:div w:id="778140721">
                  <w:marLeft w:val="0"/>
                  <w:marRight w:val="0"/>
                  <w:marTop w:val="0"/>
                  <w:marBottom w:val="0"/>
                  <w:divBdr>
                    <w:top w:val="none" w:sz="0" w:space="0" w:color="auto"/>
                    <w:left w:val="none" w:sz="0" w:space="0" w:color="auto"/>
                    <w:bottom w:val="none" w:sz="0" w:space="0" w:color="auto"/>
                    <w:right w:val="none" w:sz="0" w:space="0" w:color="auto"/>
                  </w:divBdr>
                </w:div>
                <w:div w:id="361637693">
                  <w:marLeft w:val="0"/>
                  <w:marRight w:val="0"/>
                  <w:marTop w:val="0"/>
                  <w:marBottom w:val="0"/>
                  <w:divBdr>
                    <w:top w:val="none" w:sz="0" w:space="0" w:color="auto"/>
                    <w:left w:val="none" w:sz="0" w:space="0" w:color="auto"/>
                    <w:bottom w:val="none" w:sz="0" w:space="0" w:color="auto"/>
                    <w:right w:val="none" w:sz="0" w:space="0" w:color="auto"/>
                  </w:divBdr>
                </w:div>
                <w:div w:id="1396659817">
                  <w:marLeft w:val="0"/>
                  <w:marRight w:val="0"/>
                  <w:marTop w:val="0"/>
                  <w:marBottom w:val="0"/>
                  <w:divBdr>
                    <w:top w:val="none" w:sz="0" w:space="0" w:color="auto"/>
                    <w:left w:val="none" w:sz="0" w:space="0" w:color="auto"/>
                    <w:bottom w:val="none" w:sz="0" w:space="0" w:color="auto"/>
                    <w:right w:val="none" w:sz="0" w:space="0" w:color="auto"/>
                  </w:divBdr>
                </w:div>
                <w:div w:id="206533651">
                  <w:marLeft w:val="0"/>
                  <w:marRight w:val="0"/>
                  <w:marTop w:val="0"/>
                  <w:marBottom w:val="0"/>
                  <w:divBdr>
                    <w:top w:val="none" w:sz="0" w:space="0" w:color="auto"/>
                    <w:left w:val="none" w:sz="0" w:space="0" w:color="auto"/>
                    <w:bottom w:val="none" w:sz="0" w:space="0" w:color="auto"/>
                    <w:right w:val="none" w:sz="0" w:space="0" w:color="auto"/>
                  </w:divBdr>
                </w:div>
              </w:divsChild>
            </w:div>
            <w:div w:id="629632900">
              <w:marLeft w:val="0"/>
              <w:marRight w:val="0"/>
              <w:marTop w:val="0"/>
              <w:marBottom w:val="0"/>
              <w:divBdr>
                <w:top w:val="none" w:sz="0" w:space="0" w:color="auto"/>
                <w:left w:val="none" w:sz="0" w:space="0" w:color="auto"/>
                <w:bottom w:val="none" w:sz="0" w:space="0" w:color="auto"/>
                <w:right w:val="none" w:sz="0" w:space="0" w:color="auto"/>
              </w:divBdr>
              <w:divsChild>
                <w:div w:id="1739399805">
                  <w:marLeft w:val="0"/>
                  <w:marRight w:val="0"/>
                  <w:marTop w:val="0"/>
                  <w:marBottom w:val="0"/>
                  <w:divBdr>
                    <w:top w:val="none" w:sz="0" w:space="0" w:color="auto"/>
                    <w:left w:val="none" w:sz="0" w:space="0" w:color="auto"/>
                    <w:bottom w:val="none" w:sz="0" w:space="0" w:color="auto"/>
                    <w:right w:val="none" w:sz="0" w:space="0" w:color="auto"/>
                  </w:divBdr>
                </w:div>
              </w:divsChild>
            </w:div>
            <w:div w:id="1734741285">
              <w:marLeft w:val="0"/>
              <w:marRight w:val="0"/>
              <w:marTop w:val="0"/>
              <w:marBottom w:val="0"/>
              <w:divBdr>
                <w:top w:val="none" w:sz="0" w:space="0" w:color="auto"/>
                <w:left w:val="none" w:sz="0" w:space="0" w:color="auto"/>
                <w:bottom w:val="none" w:sz="0" w:space="0" w:color="auto"/>
                <w:right w:val="none" w:sz="0" w:space="0" w:color="auto"/>
              </w:divBdr>
              <w:divsChild>
                <w:div w:id="1054085347">
                  <w:marLeft w:val="0"/>
                  <w:marRight w:val="0"/>
                  <w:marTop w:val="0"/>
                  <w:marBottom w:val="0"/>
                  <w:divBdr>
                    <w:top w:val="none" w:sz="0" w:space="0" w:color="auto"/>
                    <w:left w:val="none" w:sz="0" w:space="0" w:color="auto"/>
                    <w:bottom w:val="none" w:sz="0" w:space="0" w:color="auto"/>
                    <w:right w:val="none" w:sz="0" w:space="0" w:color="auto"/>
                  </w:divBdr>
                </w:div>
              </w:divsChild>
            </w:div>
            <w:div w:id="858935799">
              <w:marLeft w:val="0"/>
              <w:marRight w:val="0"/>
              <w:marTop w:val="0"/>
              <w:marBottom w:val="0"/>
              <w:divBdr>
                <w:top w:val="none" w:sz="0" w:space="0" w:color="auto"/>
                <w:left w:val="none" w:sz="0" w:space="0" w:color="auto"/>
                <w:bottom w:val="none" w:sz="0" w:space="0" w:color="auto"/>
                <w:right w:val="none" w:sz="0" w:space="0" w:color="auto"/>
              </w:divBdr>
              <w:divsChild>
                <w:div w:id="1643846486">
                  <w:marLeft w:val="0"/>
                  <w:marRight w:val="0"/>
                  <w:marTop w:val="0"/>
                  <w:marBottom w:val="0"/>
                  <w:divBdr>
                    <w:top w:val="none" w:sz="0" w:space="0" w:color="auto"/>
                    <w:left w:val="none" w:sz="0" w:space="0" w:color="auto"/>
                    <w:bottom w:val="none" w:sz="0" w:space="0" w:color="auto"/>
                    <w:right w:val="none" w:sz="0" w:space="0" w:color="auto"/>
                  </w:divBdr>
                </w:div>
                <w:div w:id="1177425659">
                  <w:marLeft w:val="0"/>
                  <w:marRight w:val="0"/>
                  <w:marTop w:val="0"/>
                  <w:marBottom w:val="0"/>
                  <w:divBdr>
                    <w:top w:val="none" w:sz="0" w:space="0" w:color="auto"/>
                    <w:left w:val="none" w:sz="0" w:space="0" w:color="auto"/>
                    <w:bottom w:val="none" w:sz="0" w:space="0" w:color="auto"/>
                    <w:right w:val="none" w:sz="0" w:space="0" w:color="auto"/>
                  </w:divBdr>
                </w:div>
              </w:divsChild>
            </w:div>
            <w:div w:id="1992899791">
              <w:marLeft w:val="0"/>
              <w:marRight w:val="0"/>
              <w:marTop w:val="0"/>
              <w:marBottom w:val="0"/>
              <w:divBdr>
                <w:top w:val="none" w:sz="0" w:space="0" w:color="auto"/>
                <w:left w:val="none" w:sz="0" w:space="0" w:color="auto"/>
                <w:bottom w:val="none" w:sz="0" w:space="0" w:color="auto"/>
                <w:right w:val="none" w:sz="0" w:space="0" w:color="auto"/>
              </w:divBdr>
              <w:divsChild>
                <w:div w:id="245261943">
                  <w:marLeft w:val="0"/>
                  <w:marRight w:val="0"/>
                  <w:marTop w:val="0"/>
                  <w:marBottom w:val="0"/>
                  <w:divBdr>
                    <w:top w:val="none" w:sz="0" w:space="0" w:color="auto"/>
                    <w:left w:val="none" w:sz="0" w:space="0" w:color="auto"/>
                    <w:bottom w:val="none" w:sz="0" w:space="0" w:color="auto"/>
                    <w:right w:val="none" w:sz="0" w:space="0" w:color="auto"/>
                  </w:divBdr>
                </w:div>
              </w:divsChild>
            </w:div>
            <w:div w:id="814492452">
              <w:marLeft w:val="0"/>
              <w:marRight w:val="0"/>
              <w:marTop w:val="0"/>
              <w:marBottom w:val="0"/>
              <w:divBdr>
                <w:top w:val="none" w:sz="0" w:space="0" w:color="auto"/>
                <w:left w:val="none" w:sz="0" w:space="0" w:color="auto"/>
                <w:bottom w:val="none" w:sz="0" w:space="0" w:color="auto"/>
                <w:right w:val="none" w:sz="0" w:space="0" w:color="auto"/>
              </w:divBdr>
              <w:divsChild>
                <w:div w:id="1507206772">
                  <w:marLeft w:val="0"/>
                  <w:marRight w:val="0"/>
                  <w:marTop w:val="0"/>
                  <w:marBottom w:val="0"/>
                  <w:divBdr>
                    <w:top w:val="none" w:sz="0" w:space="0" w:color="auto"/>
                    <w:left w:val="none" w:sz="0" w:space="0" w:color="auto"/>
                    <w:bottom w:val="none" w:sz="0" w:space="0" w:color="auto"/>
                    <w:right w:val="none" w:sz="0" w:space="0" w:color="auto"/>
                  </w:divBdr>
                </w:div>
              </w:divsChild>
            </w:div>
            <w:div w:id="509296078">
              <w:marLeft w:val="0"/>
              <w:marRight w:val="0"/>
              <w:marTop w:val="0"/>
              <w:marBottom w:val="0"/>
              <w:divBdr>
                <w:top w:val="none" w:sz="0" w:space="0" w:color="auto"/>
                <w:left w:val="none" w:sz="0" w:space="0" w:color="auto"/>
                <w:bottom w:val="none" w:sz="0" w:space="0" w:color="auto"/>
                <w:right w:val="none" w:sz="0" w:space="0" w:color="auto"/>
              </w:divBdr>
              <w:divsChild>
                <w:div w:id="330379337">
                  <w:marLeft w:val="0"/>
                  <w:marRight w:val="0"/>
                  <w:marTop w:val="0"/>
                  <w:marBottom w:val="0"/>
                  <w:divBdr>
                    <w:top w:val="none" w:sz="0" w:space="0" w:color="auto"/>
                    <w:left w:val="none" w:sz="0" w:space="0" w:color="auto"/>
                    <w:bottom w:val="none" w:sz="0" w:space="0" w:color="auto"/>
                    <w:right w:val="none" w:sz="0" w:space="0" w:color="auto"/>
                  </w:divBdr>
                </w:div>
                <w:div w:id="2092702144">
                  <w:marLeft w:val="0"/>
                  <w:marRight w:val="0"/>
                  <w:marTop w:val="0"/>
                  <w:marBottom w:val="0"/>
                  <w:divBdr>
                    <w:top w:val="none" w:sz="0" w:space="0" w:color="auto"/>
                    <w:left w:val="none" w:sz="0" w:space="0" w:color="auto"/>
                    <w:bottom w:val="none" w:sz="0" w:space="0" w:color="auto"/>
                    <w:right w:val="none" w:sz="0" w:space="0" w:color="auto"/>
                  </w:divBdr>
                </w:div>
                <w:div w:id="15572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89053">
      <w:bodyDiv w:val="1"/>
      <w:marLeft w:val="0"/>
      <w:marRight w:val="0"/>
      <w:marTop w:val="0"/>
      <w:marBottom w:val="0"/>
      <w:divBdr>
        <w:top w:val="none" w:sz="0" w:space="0" w:color="auto"/>
        <w:left w:val="none" w:sz="0" w:space="0" w:color="auto"/>
        <w:bottom w:val="none" w:sz="0" w:space="0" w:color="auto"/>
        <w:right w:val="none" w:sz="0" w:space="0" w:color="auto"/>
      </w:divBdr>
    </w:div>
    <w:div w:id="602418524">
      <w:bodyDiv w:val="1"/>
      <w:marLeft w:val="0"/>
      <w:marRight w:val="0"/>
      <w:marTop w:val="0"/>
      <w:marBottom w:val="0"/>
      <w:divBdr>
        <w:top w:val="none" w:sz="0" w:space="0" w:color="auto"/>
        <w:left w:val="none" w:sz="0" w:space="0" w:color="auto"/>
        <w:bottom w:val="none" w:sz="0" w:space="0" w:color="auto"/>
        <w:right w:val="none" w:sz="0" w:space="0" w:color="auto"/>
      </w:divBdr>
    </w:div>
    <w:div w:id="808864179">
      <w:bodyDiv w:val="1"/>
      <w:marLeft w:val="0"/>
      <w:marRight w:val="0"/>
      <w:marTop w:val="0"/>
      <w:marBottom w:val="0"/>
      <w:divBdr>
        <w:top w:val="none" w:sz="0" w:space="0" w:color="auto"/>
        <w:left w:val="none" w:sz="0" w:space="0" w:color="auto"/>
        <w:bottom w:val="none" w:sz="0" w:space="0" w:color="auto"/>
        <w:right w:val="none" w:sz="0" w:space="0" w:color="auto"/>
      </w:divBdr>
    </w:div>
    <w:div w:id="1705325358">
      <w:bodyDiv w:val="1"/>
      <w:marLeft w:val="0"/>
      <w:marRight w:val="0"/>
      <w:marTop w:val="0"/>
      <w:marBottom w:val="0"/>
      <w:divBdr>
        <w:top w:val="none" w:sz="0" w:space="0" w:color="auto"/>
        <w:left w:val="none" w:sz="0" w:space="0" w:color="auto"/>
        <w:bottom w:val="none" w:sz="0" w:space="0" w:color="auto"/>
        <w:right w:val="none" w:sz="0" w:space="0" w:color="auto"/>
      </w:divBdr>
    </w:div>
    <w:div w:id="1719209962">
      <w:bodyDiv w:val="1"/>
      <w:marLeft w:val="0"/>
      <w:marRight w:val="0"/>
      <w:marTop w:val="0"/>
      <w:marBottom w:val="0"/>
      <w:divBdr>
        <w:top w:val="none" w:sz="0" w:space="0" w:color="auto"/>
        <w:left w:val="none" w:sz="0" w:space="0" w:color="auto"/>
        <w:bottom w:val="none" w:sz="0" w:space="0" w:color="auto"/>
        <w:right w:val="none" w:sz="0" w:space="0" w:color="auto"/>
      </w:divBdr>
    </w:div>
    <w:div w:id="2090038040">
      <w:bodyDiv w:val="1"/>
      <w:marLeft w:val="0"/>
      <w:marRight w:val="0"/>
      <w:marTop w:val="0"/>
      <w:marBottom w:val="0"/>
      <w:divBdr>
        <w:top w:val="none" w:sz="0" w:space="0" w:color="auto"/>
        <w:left w:val="none" w:sz="0" w:space="0" w:color="auto"/>
        <w:bottom w:val="none" w:sz="0" w:space="0" w:color="auto"/>
        <w:right w:val="none" w:sz="0" w:space="0" w:color="auto"/>
      </w:divBdr>
    </w:div>
    <w:div w:id="21473573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emf"/><Relationship Id="rId21" Type="http://schemas.openxmlformats.org/officeDocument/2006/relationships/image" Target="media/image5.emf"/><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5.png"/><Relationship Id="rId68" Type="http://schemas.openxmlformats.org/officeDocument/2006/relationships/image" Target="media/image50.emf"/><Relationship Id="rId16" Type="http://schemas.openxmlformats.org/officeDocument/2006/relationships/hyperlink" Target="https://arthrofam.org" TargetMode="External"/><Relationship Id="rId11" Type="http://schemas.openxmlformats.org/officeDocument/2006/relationships/hyperlink" Target="https://i5k.nal.usda.gov" TargetMode="External"/><Relationship Id="rId32" Type="http://schemas.openxmlformats.org/officeDocument/2006/relationships/image" Target="media/image16.emf"/><Relationship Id="rId37" Type="http://schemas.openxmlformats.org/officeDocument/2006/relationships/image" Target="media/image21.emf"/><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hyperlink" Target="http://www.genomesize.com" TargetMode="External"/><Relationship Id="rId5" Type="http://schemas.openxmlformats.org/officeDocument/2006/relationships/settings" Target="settings.xml"/><Relationship Id="rId61" Type="http://schemas.openxmlformats.org/officeDocument/2006/relationships/image" Target="media/image43.png"/><Relationship Id="rId82" Type="http://schemas.openxmlformats.org/officeDocument/2006/relationships/theme" Target="theme/theme1.xml"/><Relationship Id="rId19" Type="http://schemas.openxmlformats.org/officeDocument/2006/relationships/image" Target="media/image3.emf"/><Relationship Id="rId14" Type="http://schemas.openxmlformats.org/officeDocument/2006/relationships/hyperlink" Target="https://github.com/NAL-i5K/I5KNAL_OGS/wiki/Merge-phase" TargetMode="External"/><Relationship Id="rId22" Type="http://schemas.openxmlformats.org/officeDocument/2006/relationships/image" Target="media/image6.emf"/><Relationship Id="rId27" Type="http://schemas.openxmlformats.org/officeDocument/2006/relationships/image" Target="media/image11.emf"/><Relationship Id="rId30" Type="http://schemas.openxmlformats.org/officeDocument/2006/relationships/image" Target="media/image14.emf"/><Relationship Id="rId35" Type="http://schemas.openxmlformats.org/officeDocument/2006/relationships/image" Target="media/image19.emf"/><Relationship Id="rId43" Type="http://schemas.openxmlformats.org/officeDocument/2006/relationships/image" Target="media/image27.png"/><Relationship Id="rId48" Type="http://schemas.openxmlformats.org/officeDocument/2006/relationships/footer" Target="footer1.xml"/><Relationship Id="rId56" Type="http://schemas.openxmlformats.org/officeDocument/2006/relationships/image" Target="media/image38.png"/><Relationship Id="rId64" Type="http://schemas.openxmlformats.org/officeDocument/2006/relationships/image" Target="media/image46.emf"/><Relationship Id="rId69" Type="http://schemas.openxmlformats.org/officeDocument/2006/relationships/image" Target="media/image51.emf"/><Relationship Id="rId77" Type="http://schemas.openxmlformats.org/officeDocument/2006/relationships/image" Target="media/image59.png"/><Relationship Id="rId8" Type="http://schemas.openxmlformats.org/officeDocument/2006/relationships/endnotes" Target="endnotes.xml"/><Relationship Id="rId51" Type="http://schemas.openxmlformats.org/officeDocument/2006/relationships/image" Target="media/image33.png"/><Relationship Id="rId72" Type="http://schemas.openxmlformats.org/officeDocument/2006/relationships/image" Target="media/image54.png"/><Relationship Id="rId80" Type="http://schemas.openxmlformats.org/officeDocument/2006/relationships/hyperlink" Target="https://doi.org/10.1016/j.earscirev.2016.06.008" TargetMode="External"/><Relationship Id="rId3" Type="http://schemas.openxmlformats.org/officeDocument/2006/relationships/numbering" Target="numbering.xml"/><Relationship Id="rId12" Type="http://schemas.openxmlformats.org/officeDocument/2006/relationships/hyperlink" Target="https://i5k.nal.usda.gov/content/rules-web-apollo-annotation-i5k-pilot-project" TargetMode="External"/><Relationship Id="rId17" Type="http://schemas.openxmlformats.org/officeDocument/2006/relationships/image" Target="media/image1.png"/><Relationship Id="rId25" Type="http://schemas.openxmlformats.org/officeDocument/2006/relationships/image" Target="media/image9.emf"/><Relationship Id="rId33" Type="http://schemas.openxmlformats.org/officeDocument/2006/relationships/image" Target="media/image17.emf"/><Relationship Id="rId38" Type="http://schemas.openxmlformats.org/officeDocument/2006/relationships/image" Target="media/image22.emf"/><Relationship Id="rId46" Type="http://schemas.openxmlformats.org/officeDocument/2006/relationships/image" Target="media/image30.png"/><Relationship Id="rId59" Type="http://schemas.openxmlformats.org/officeDocument/2006/relationships/image" Target="media/image41.png"/><Relationship Id="rId67" Type="http://schemas.openxmlformats.org/officeDocument/2006/relationships/image" Target="media/image49.emf"/><Relationship Id="rId20" Type="http://schemas.openxmlformats.org/officeDocument/2006/relationships/image" Target="media/image4.png"/><Relationship Id="rId41" Type="http://schemas.openxmlformats.org/officeDocument/2006/relationships/image" Target="media/image25.emf"/><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emf"/><Relationship Id="rId75"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ezmeta.unige.ch/i5k" TargetMode="External"/><Relationship Id="rId23" Type="http://schemas.openxmlformats.org/officeDocument/2006/relationships/image" Target="media/image7.emf"/><Relationship Id="rId28" Type="http://schemas.openxmlformats.org/officeDocument/2006/relationships/image" Target="media/image12.emf"/><Relationship Id="rId36" Type="http://schemas.openxmlformats.org/officeDocument/2006/relationships/image" Target="media/image20.emf"/><Relationship Id="rId49" Type="http://schemas.openxmlformats.org/officeDocument/2006/relationships/image" Target="media/image32.png"/><Relationship Id="rId57" Type="http://schemas.openxmlformats.org/officeDocument/2006/relationships/image" Target="media/image39.png"/><Relationship Id="rId10" Type="http://schemas.openxmlformats.org/officeDocument/2006/relationships/hyperlink" Target="https://www.hgsc.bcm.edu/software/" TargetMode="External"/><Relationship Id="rId31" Type="http://schemas.openxmlformats.org/officeDocument/2006/relationships/image" Target="media/image15.emf"/><Relationship Id="rId44" Type="http://schemas.openxmlformats.org/officeDocument/2006/relationships/image" Target="media/image28.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emf"/><Relationship Id="rId73" Type="http://schemas.openxmlformats.org/officeDocument/2006/relationships/image" Target="media/image55.png"/><Relationship Id="rId78" Type="http://schemas.openxmlformats.org/officeDocument/2006/relationships/footer" Target="footer3.xml"/><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hgsc.bcm.edu/software/" TargetMode="External"/><Relationship Id="rId13" Type="http://schemas.openxmlformats.org/officeDocument/2006/relationships/hyperlink" Target="https://github.com/NAL-i5K/I5KNAL_OGS/wiki/Merge-phase" TargetMode="External"/><Relationship Id="rId18" Type="http://schemas.openxmlformats.org/officeDocument/2006/relationships/image" Target="media/image2.png"/><Relationship Id="rId39" Type="http://schemas.openxmlformats.org/officeDocument/2006/relationships/image" Target="media/image23.emf"/><Relationship Id="rId34" Type="http://schemas.openxmlformats.org/officeDocument/2006/relationships/image" Target="media/image18.emf"/><Relationship Id="rId50" Type="http://schemas.openxmlformats.org/officeDocument/2006/relationships/footer" Target="footer2.xml"/><Relationship Id="rId55" Type="http://schemas.openxmlformats.org/officeDocument/2006/relationships/image" Target="media/image37.png"/><Relationship Id="rId76" Type="http://schemas.openxmlformats.org/officeDocument/2006/relationships/image" Target="media/image58.png"/><Relationship Id="rId7" Type="http://schemas.openxmlformats.org/officeDocument/2006/relationships/footnotes" Target="footnotes.xml"/><Relationship Id="rId71" Type="http://schemas.openxmlformats.org/officeDocument/2006/relationships/image" Target="media/image53.png"/><Relationship Id="rId2" Type="http://schemas.openxmlformats.org/officeDocument/2006/relationships/customXml" Target="../customXml/item2.xml"/><Relationship Id="rId29" Type="http://schemas.openxmlformats.org/officeDocument/2006/relationships/image" Target="media/image13.emf"/><Relationship Id="rId24" Type="http://schemas.openxmlformats.org/officeDocument/2006/relationships/image" Target="media/image8.emf"/><Relationship Id="rId40" Type="http://schemas.openxmlformats.org/officeDocument/2006/relationships/image" Target="media/image24.emf"/><Relationship Id="rId45" Type="http://schemas.openxmlformats.org/officeDocument/2006/relationships/image" Target="media/image29.png"/><Relationship Id="rId66" Type="http://schemas.openxmlformats.org/officeDocument/2006/relationships/image" Target="media/image4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2EF8EBC7-A2A1-7F45-96C8-A79D2D4F1B69}">
  <ds:schemaRefs>
    <ds:schemaRef ds:uri="http://schemas.openxmlformats.org/officeDocument/2006/bibliography"/>
  </ds:schemaRefs>
</ds:datastoreItem>
</file>

<file path=customXml/itemProps2.xml><?xml version="1.0" encoding="utf-8"?>
<ds:datastoreItem xmlns:ds="http://schemas.openxmlformats.org/officeDocument/2006/customXml" ds:itemID="{3546301B-C0D3-8E43-915F-C9DC6962F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90</Pages>
  <Words>25712</Words>
  <Characters>146559</Characters>
  <Application>Microsoft Office Word</Application>
  <DocSecurity>0</DocSecurity>
  <Lines>1221</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Stephen Richards</cp:lastModifiedBy>
  <cp:revision>2</cp:revision>
  <cp:lastPrinted>2019-03-26T02:28:00Z</cp:lastPrinted>
  <dcterms:created xsi:type="dcterms:W3CDTF">2019-12-13T01:09:00Z</dcterms:created>
  <dcterms:modified xsi:type="dcterms:W3CDTF">2019-12-13T01:09:00Z</dcterms:modified>
</cp:coreProperties>
</file>